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F70D9" w14:textId="77777777" w:rsidR="00BD65F0" w:rsidRPr="00BD65F0" w:rsidRDefault="00BD65F0" w:rsidP="00BD65F0">
      <w:pPr>
        <w:spacing w:after="0" w:line="240" w:lineRule="auto"/>
        <w:rPr>
          <w:rFonts w:ascii="Times New Roman" w:eastAsia="Times New Roman" w:hAnsi="Times New Roman" w:cs="Times New Roman"/>
          <w:sz w:val="24"/>
          <w:szCs w:val="24"/>
        </w:rPr>
      </w:pPr>
      <w:bookmarkStart w:id="0" w:name="_Hlk112936534"/>
      <w:r w:rsidRPr="00BD65F0">
        <w:rPr>
          <w:rFonts w:ascii="Arial" w:eastAsia="Times New Roman" w:hAnsi="Arial" w:cs="Arial"/>
          <w:color w:val="000000"/>
        </w:rPr>
        <w:t>Chapter 1</w:t>
      </w:r>
    </w:p>
    <w:p w14:paraId="6CB9205A" w14:textId="280F2778" w:rsidR="00BD65F0" w:rsidRDefault="000173D1" w:rsidP="00BD65F0">
      <w:pPr>
        <w:spacing w:after="0" w:line="240" w:lineRule="auto"/>
        <w:rPr>
          <w:rFonts w:ascii="Arial" w:eastAsia="Times New Roman" w:hAnsi="Arial" w:cs="Arial"/>
          <w:color w:val="262626"/>
          <w:sz w:val="44"/>
          <w:szCs w:val="44"/>
        </w:rPr>
      </w:pPr>
      <w:r>
        <w:rPr>
          <w:rFonts w:ascii="Arial" w:eastAsia="Times New Roman" w:hAnsi="Arial" w:cs="Arial"/>
          <w:color w:val="262626"/>
          <w:sz w:val="44"/>
          <w:szCs w:val="44"/>
        </w:rPr>
        <w:t xml:space="preserve">What does pathology have to do with disease ecology? Linking pathogenesis to viral spillover dynamics </w:t>
      </w:r>
    </w:p>
    <w:p w14:paraId="13CB261A" w14:textId="77777777" w:rsidR="009C7E07" w:rsidRPr="00BD65F0" w:rsidRDefault="009C7E07" w:rsidP="00BD65F0">
      <w:pPr>
        <w:spacing w:after="0" w:line="240" w:lineRule="auto"/>
        <w:rPr>
          <w:rFonts w:ascii="Times New Roman" w:eastAsia="Times New Roman" w:hAnsi="Times New Roman" w:cs="Times New Roman"/>
          <w:sz w:val="24"/>
          <w:szCs w:val="24"/>
        </w:rPr>
      </w:pPr>
    </w:p>
    <w:p w14:paraId="151B0FA3" w14:textId="31C88407" w:rsidR="00BD65F0" w:rsidRDefault="00BD65F0" w:rsidP="00BD65F0">
      <w:pPr>
        <w:spacing w:after="0" w:line="240" w:lineRule="auto"/>
        <w:rPr>
          <w:rFonts w:ascii="Arial" w:eastAsia="Times New Roman" w:hAnsi="Arial" w:cs="Arial"/>
          <w:b/>
          <w:bCs/>
          <w:color w:val="000000"/>
          <w:u w:val="single"/>
        </w:rPr>
      </w:pPr>
      <w:r w:rsidRPr="00BD65F0">
        <w:rPr>
          <w:rFonts w:ascii="Arial" w:eastAsia="Times New Roman" w:hAnsi="Arial" w:cs="Arial"/>
          <w:b/>
          <w:bCs/>
          <w:color w:val="000000"/>
          <w:u w:val="single"/>
        </w:rPr>
        <w:t>Introduction</w:t>
      </w:r>
    </w:p>
    <w:p w14:paraId="747DDFC6" w14:textId="77777777" w:rsidR="009C7E07" w:rsidRPr="00BD65F0" w:rsidRDefault="009C7E07" w:rsidP="00BD65F0">
      <w:pPr>
        <w:spacing w:after="0" w:line="240" w:lineRule="auto"/>
        <w:rPr>
          <w:rFonts w:ascii="Times New Roman" w:eastAsia="Times New Roman" w:hAnsi="Times New Roman" w:cs="Times New Roman"/>
          <w:b/>
          <w:bCs/>
          <w:sz w:val="24"/>
          <w:szCs w:val="24"/>
          <w:u w:val="single"/>
        </w:rPr>
      </w:pPr>
    </w:p>
    <w:p w14:paraId="66BE4266" w14:textId="743CF91A" w:rsidR="00C11DC6" w:rsidRDefault="00BD65F0" w:rsidP="00AA6AB3">
      <w:pPr>
        <w:spacing w:line="480" w:lineRule="auto"/>
        <w:rPr>
          <w:rFonts w:ascii="Arial" w:hAnsi="Arial" w:cs="Arial"/>
          <w:sz w:val="20"/>
          <w:szCs w:val="20"/>
        </w:rPr>
      </w:pPr>
      <w:r w:rsidRPr="00AA6AB3">
        <w:rPr>
          <w:rFonts w:ascii="Arial" w:hAnsi="Arial" w:cs="Arial"/>
          <w:sz w:val="20"/>
          <w:szCs w:val="20"/>
        </w:rPr>
        <w:t>Interspecies</w:t>
      </w:r>
      <w:r w:rsidR="009A05AB" w:rsidRPr="00AA6AB3">
        <w:rPr>
          <w:rFonts w:ascii="Arial" w:hAnsi="Arial" w:cs="Arial"/>
          <w:sz w:val="20"/>
          <w:szCs w:val="20"/>
        </w:rPr>
        <w:t xml:space="preserve"> pathogen transmission is</w:t>
      </w:r>
      <w:r w:rsidRPr="00AA6AB3">
        <w:rPr>
          <w:rFonts w:ascii="Arial" w:hAnsi="Arial" w:cs="Arial"/>
          <w:sz w:val="20"/>
          <w:szCs w:val="20"/>
        </w:rPr>
        <w:t xml:space="preserve"> a multifactorial process with both extrinsic drivers and intrinsic pathogen factors </w:t>
      </w:r>
      <w:commentRangeStart w:id="1"/>
      <w:r w:rsidRPr="00AA6AB3">
        <w:rPr>
          <w:rFonts w:ascii="Arial" w:hAnsi="Arial" w:cs="Arial"/>
          <w:sz w:val="20"/>
          <w:szCs w:val="20"/>
        </w:rPr>
        <w:t xml:space="preserve">playing major roles in the process </w:t>
      </w:r>
      <w:r w:rsidR="00913D22" w:rsidRPr="00AA6AB3">
        <w:rPr>
          <w:rFonts w:ascii="Arial" w:hAnsi="Arial" w:cs="Arial"/>
          <w:sz w:val="20"/>
          <w:szCs w:val="20"/>
        </w:rPr>
        <w:fldChar w:fldCharType="begin">
          <w:fldData xml:space="preserve">PEVuZE5vdGU+PENpdGU+PEF1dGhvcj5QbG93cmlnaHQ8L0F1dGhvcj48WWVhcj4yMDE3PC9ZZWFy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=
</w:fldData>
        </w:fldChar>
      </w:r>
      <w:r w:rsidR="00913D22" w:rsidRPr="00AA6AB3">
        <w:rPr>
          <w:rFonts w:ascii="Arial" w:hAnsi="Arial" w:cs="Arial"/>
          <w:sz w:val="20"/>
          <w:szCs w:val="20"/>
        </w:rPr>
        <w:instrText xml:space="preserve"> ADDIN EN.CITE </w:instrText>
      </w:r>
      <w:r w:rsidR="00913D22" w:rsidRPr="00AA6AB3">
        <w:rPr>
          <w:rFonts w:ascii="Arial" w:hAnsi="Arial" w:cs="Arial"/>
          <w:sz w:val="20"/>
          <w:szCs w:val="20"/>
        </w:rPr>
        <w:fldChar w:fldCharType="begin">
          <w:fldData xml:space="preserve">PEVuZE5vdGU+PENpdGU+PEF1dGhvcj5QbG93cmlnaHQ8L0F1dGhvcj48WWVhcj4yMDE3PC9ZZWFy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=
</w:fldData>
        </w:fldChar>
      </w:r>
      <w:r w:rsidR="00913D22" w:rsidRPr="00AA6AB3">
        <w:rPr>
          <w:rFonts w:ascii="Arial" w:hAnsi="Arial" w:cs="Arial"/>
          <w:sz w:val="20"/>
          <w:szCs w:val="20"/>
        </w:rPr>
        <w:instrText xml:space="preserve"> ADDIN EN.CITE.DATA </w:instrText>
      </w:r>
      <w:r w:rsidR="00913D22" w:rsidRPr="00AA6AB3">
        <w:rPr>
          <w:rFonts w:ascii="Arial" w:hAnsi="Arial" w:cs="Arial"/>
          <w:sz w:val="20"/>
          <w:szCs w:val="20"/>
        </w:rPr>
      </w:r>
      <w:r w:rsidR="00913D22" w:rsidRPr="00AA6AB3">
        <w:rPr>
          <w:rFonts w:ascii="Arial" w:hAnsi="Arial" w:cs="Arial"/>
          <w:sz w:val="20"/>
          <w:szCs w:val="20"/>
        </w:rPr>
        <w:fldChar w:fldCharType="end"/>
      </w:r>
      <w:r w:rsidR="00913D22" w:rsidRPr="00AA6AB3">
        <w:rPr>
          <w:rFonts w:ascii="Arial" w:hAnsi="Arial" w:cs="Arial"/>
          <w:sz w:val="20"/>
          <w:szCs w:val="20"/>
        </w:rPr>
      </w:r>
      <w:r w:rsidR="00913D22" w:rsidRPr="00AA6AB3">
        <w:rPr>
          <w:rFonts w:ascii="Arial" w:hAnsi="Arial" w:cs="Arial"/>
          <w:sz w:val="20"/>
          <w:szCs w:val="20"/>
        </w:rPr>
        <w:fldChar w:fldCharType="separate"/>
      </w:r>
      <w:r w:rsidR="00913D22" w:rsidRPr="00AA6AB3">
        <w:rPr>
          <w:rFonts w:ascii="Arial" w:hAnsi="Arial" w:cs="Arial"/>
          <w:noProof/>
          <w:sz w:val="20"/>
          <w:szCs w:val="20"/>
        </w:rPr>
        <w:t>(Plowright et al. 2017)</w:t>
      </w:r>
      <w:r w:rsidR="00913D22" w:rsidRPr="00AA6AB3">
        <w:rPr>
          <w:rFonts w:ascii="Arial" w:hAnsi="Arial" w:cs="Arial"/>
          <w:sz w:val="20"/>
          <w:szCs w:val="20"/>
        </w:rPr>
        <w:fldChar w:fldCharType="end"/>
      </w:r>
      <w:r w:rsidRPr="00AA6AB3">
        <w:rPr>
          <w:rFonts w:ascii="Arial" w:hAnsi="Arial" w:cs="Arial"/>
          <w:sz w:val="20"/>
          <w:szCs w:val="20"/>
        </w:rPr>
        <w:t xml:space="preserve">. Whilst there has been much investigation </w:t>
      </w:r>
      <w:proofErr w:type="gramStart"/>
      <w:r w:rsidR="00FF5C88" w:rsidRPr="00AA6AB3">
        <w:rPr>
          <w:rFonts w:ascii="Arial" w:hAnsi="Arial" w:cs="Arial"/>
          <w:sz w:val="20"/>
          <w:szCs w:val="20"/>
        </w:rPr>
        <w:t xml:space="preserve">of </w:t>
      </w:r>
      <w:r w:rsidRPr="00AA6AB3">
        <w:rPr>
          <w:rFonts w:ascii="Arial" w:hAnsi="Arial" w:cs="Arial"/>
          <w:sz w:val="20"/>
          <w:szCs w:val="20"/>
        </w:rPr>
        <w:t xml:space="preserve"> specific</w:t>
      </w:r>
      <w:proofErr w:type="gramEnd"/>
      <w:r w:rsidRPr="00AA6AB3">
        <w:rPr>
          <w:rFonts w:ascii="Arial" w:hAnsi="Arial" w:cs="Arial"/>
          <w:sz w:val="20"/>
          <w:szCs w:val="20"/>
        </w:rPr>
        <w:t xml:space="preserve"> </w:t>
      </w:r>
      <w:r w:rsidR="00C34951">
        <w:rPr>
          <w:rFonts w:ascii="Arial" w:hAnsi="Arial" w:cs="Arial"/>
          <w:sz w:val="20"/>
          <w:szCs w:val="20"/>
        </w:rPr>
        <w:t>pathogen</w:t>
      </w:r>
      <w:r w:rsidR="00C11DC6">
        <w:rPr>
          <w:rFonts w:ascii="Arial" w:hAnsi="Arial" w:cs="Arial"/>
          <w:sz w:val="20"/>
          <w:szCs w:val="20"/>
        </w:rPr>
        <w:t xml:space="preserve"> and host</w:t>
      </w:r>
      <w:r w:rsidR="00C34951">
        <w:rPr>
          <w:rFonts w:ascii="Arial" w:hAnsi="Arial" w:cs="Arial"/>
          <w:sz w:val="20"/>
          <w:szCs w:val="20"/>
        </w:rPr>
        <w:t xml:space="preserve"> traits </w:t>
      </w:r>
      <w:r w:rsidRPr="00AA6AB3">
        <w:rPr>
          <w:rFonts w:ascii="Arial" w:hAnsi="Arial" w:cs="Arial"/>
          <w:sz w:val="20"/>
          <w:szCs w:val="20"/>
        </w:rPr>
        <w:t xml:space="preserve"> involved in </w:t>
      </w:r>
      <w:commentRangeEnd w:id="1"/>
      <w:r w:rsidR="00C11DC6">
        <w:rPr>
          <w:rStyle w:val="CommentReference"/>
        </w:rPr>
        <w:commentReference w:id="1"/>
      </w:r>
      <w:r w:rsidRPr="00AA6AB3">
        <w:rPr>
          <w:rFonts w:ascii="Arial" w:hAnsi="Arial" w:cs="Arial"/>
          <w:sz w:val="20"/>
          <w:szCs w:val="20"/>
        </w:rPr>
        <w:t>cross species transmission</w:t>
      </w:r>
      <w:r w:rsidR="00FF5C88" w:rsidRPr="00AA6AB3">
        <w:rPr>
          <w:rFonts w:ascii="Arial" w:hAnsi="Arial" w:cs="Arial"/>
          <w:sz w:val="20"/>
          <w:szCs w:val="20"/>
        </w:rPr>
        <w:t xml:space="preserve">, </w:t>
      </w:r>
      <w:r w:rsidRPr="00AA6AB3">
        <w:rPr>
          <w:rFonts w:ascii="Arial" w:hAnsi="Arial" w:cs="Arial"/>
          <w:sz w:val="20"/>
          <w:szCs w:val="20"/>
        </w:rPr>
        <w:t xml:space="preserve">there has been little research on the </w:t>
      </w:r>
      <w:r w:rsidR="007251EE" w:rsidRPr="00AA6AB3">
        <w:rPr>
          <w:rFonts w:ascii="Arial" w:hAnsi="Arial" w:cs="Arial"/>
          <w:sz w:val="20"/>
          <w:szCs w:val="20"/>
        </w:rPr>
        <w:t xml:space="preserve">interplay </w:t>
      </w:r>
      <w:r w:rsidRPr="00AA6AB3">
        <w:rPr>
          <w:rFonts w:ascii="Arial" w:hAnsi="Arial" w:cs="Arial"/>
          <w:sz w:val="20"/>
          <w:szCs w:val="20"/>
        </w:rPr>
        <w:t xml:space="preserve">between host and </w:t>
      </w:r>
      <w:r w:rsidR="002D2C53" w:rsidRPr="00AA6AB3">
        <w:rPr>
          <w:rFonts w:ascii="Arial" w:hAnsi="Arial" w:cs="Arial"/>
          <w:sz w:val="20"/>
          <w:szCs w:val="20"/>
        </w:rPr>
        <w:t>pathogen</w:t>
      </w:r>
      <w:r w:rsidR="00C34951">
        <w:rPr>
          <w:rFonts w:ascii="Arial" w:hAnsi="Arial" w:cs="Arial"/>
          <w:sz w:val="20"/>
          <w:szCs w:val="20"/>
        </w:rPr>
        <w:t xml:space="preserve"> in disease spillover models.</w:t>
      </w:r>
      <w:r w:rsidRPr="00AA6AB3">
        <w:rPr>
          <w:rFonts w:ascii="Arial" w:hAnsi="Arial" w:cs="Arial"/>
          <w:sz w:val="20"/>
          <w:szCs w:val="20"/>
        </w:rPr>
        <w:t xml:space="preserve"> The potential role of </w:t>
      </w:r>
      <w:r w:rsidR="0038271A" w:rsidRPr="00AA6AB3">
        <w:rPr>
          <w:rFonts w:ascii="Arial" w:hAnsi="Arial" w:cs="Arial"/>
          <w:sz w:val="20"/>
          <w:szCs w:val="20"/>
        </w:rPr>
        <w:t xml:space="preserve">infectious disease </w:t>
      </w:r>
      <w:r w:rsidR="002A1A98" w:rsidRPr="00AA6AB3">
        <w:rPr>
          <w:rFonts w:ascii="Arial" w:hAnsi="Arial" w:cs="Arial"/>
          <w:sz w:val="20"/>
          <w:szCs w:val="20"/>
        </w:rPr>
        <w:t>pathogenesis</w:t>
      </w:r>
      <w:r w:rsidR="0038271A" w:rsidRPr="00AA6AB3">
        <w:rPr>
          <w:rFonts w:ascii="Arial" w:hAnsi="Arial" w:cs="Arial"/>
          <w:sz w:val="20"/>
          <w:szCs w:val="20"/>
        </w:rPr>
        <w:t xml:space="preserve">, defined as the manner in which </w:t>
      </w:r>
      <w:r w:rsidR="00E4722B" w:rsidRPr="00AA6AB3">
        <w:rPr>
          <w:rFonts w:ascii="Arial" w:hAnsi="Arial" w:cs="Arial"/>
          <w:sz w:val="20"/>
          <w:szCs w:val="20"/>
        </w:rPr>
        <w:t xml:space="preserve">a pathogen </w:t>
      </w:r>
      <w:r w:rsidR="00680F85" w:rsidRPr="00AA6AB3">
        <w:rPr>
          <w:rFonts w:ascii="Arial" w:hAnsi="Arial" w:cs="Arial"/>
          <w:sz w:val="20"/>
          <w:szCs w:val="20"/>
        </w:rPr>
        <w:t>infects</w:t>
      </w:r>
      <w:r w:rsidR="005C1ADE" w:rsidRPr="00AA6AB3">
        <w:rPr>
          <w:rFonts w:ascii="Arial" w:hAnsi="Arial" w:cs="Arial"/>
          <w:sz w:val="20"/>
          <w:szCs w:val="20"/>
        </w:rPr>
        <w:t>, rep</w:t>
      </w:r>
      <w:r w:rsidR="00C67E1D">
        <w:rPr>
          <w:rFonts w:ascii="Arial" w:hAnsi="Arial" w:cs="Arial"/>
          <w:sz w:val="20"/>
          <w:szCs w:val="20"/>
        </w:rPr>
        <w:t>licate</w:t>
      </w:r>
      <w:r w:rsidR="005C1ADE" w:rsidRPr="00AA6AB3">
        <w:rPr>
          <w:rFonts w:ascii="Arial" w:hAnsi="Arial" w:cs="Arial"/>
          <w:sz w:val="20"/>
          <w:szCs w:val="20"/>
        </w:rPr>
        <w:t>s within a host</w:t>
      </w:r>
      <w:r w:rsidR="00894134" w:rsidRPr="00AA6AB3">
        <w:rPr>
          <w:rFonts w:ascii="Arial" w:hAnsi="Arial" w:cs="Arial"/>
          <w:sz w:val="20"/>
          <w:szCs w:val="20"/>
        </w:rPr>
        <w:t xml:space="preserve"> and is transmitted between </w:t>
      </w:r>
      <w:r w:rsidR="002D2C53" w:rsidRPr="00AA6AB3">
        <w:rPr>
          <w:rFonts w:ascii="Arial" w:hAnsi="Arial" w:cs="Arial"/>
          <w:sz w:val="20"/>
          <w:szCs w:val="20"/>
        </w:rPr>
        <w:t>host</w:t>
      </w:r>
      <w:r w:rsidR="00C34951">
        <w:rPr>
          <w:rFonts w:ascii="Arial" w:hAnsi="Arial" w:cs="Arial"/>
          <w:sz w:val="20"/>
          <w:szCs w:val="20"/>
        </w:rPr>
        <w:t xml:space="preserve">s </w:t>
      </w:r>
      <w:commentRangeStart w:id="2"/>
      <w:r w:rsidR="000173D1">
        <w:rPr>
          <w:rFonts w:ascii="Arial" w:hAnsi="Arial" w:cs="Arial"/>
          <w:sz w:val="20"/>
          <w:szCs w:val="20"/>
        </w:rPr>
        <w:t xml:space="preserve">in </w:t>
      </w:r>
      <w:r w:rsidR="00C34951">
        <w:rPr>
          <w:rFonts w:ascii="Arial" w:hAnsi="Arial" w:cs="Arial"/>
          <w:sz w:val="20"/>
          <w:szCs w:val="20"/>
        </w:rPr>
        <w:t xml:space="preserve">predictive </w:t>
      </w:r>
      <w:r w:rsidR="000173D1">
        <w:rPr>
          <w:rFonts w:ascii="Arial" w:hAnsi="Arial" w:cs="Arial"/>
          <w:sz w:val="20"/>
          <w:szCs w:val="20"/>
        </w:rPr>
        <w:t xml:space="preserve">models of </w:t>
      </w:r>
      <w:r w:rsidR="00C34951">
        <w:rPr>
          <w:rFonts w:ascii="Arial" w:hAnsi="Arial" w:cs="Arial"/>
          <w:sz w:val="20"/>
          <w:szCs w:val="20"/>
        </w:rPr>
        <w:t xml:space="preserve">cross-species </w:t>
      </w:r>
      <w:r w:rsidR="000173D1">
        <w:rPr>
          <w:rFonts w:ascii="Arial" w:hAnsi="Arial" w:cs="Arial"/>
          <w:sz w:val="20"/>
          <w:szCs w:val="20"/>
        </w:rPr>
        <w:t xml:space="preserve">disease transmission </w:t>
      </w:r>
      <w:r w:rsidRPr="00AA6AB3">
        <w:rPr>
          <w:rFonts w:ascii="Arial" w:hAnsi="Arial" w:cs="Arial"/>
          <w:sz w:val="20"/>
          <w:szCs w:val="20"/>
        </w:rPr>
        <w:t>was first raised by Pulliam</w:t>
      </w:r>
      <w:r w:rsidR="00913D22" w:rsidRPr="00AA6AB3">
        <w:rPr>
          <w:rFonts w:ascii="Arial" w:hAnsi="Arial" w:cs="Arial"/>
          <w:sz w:val="20"/>
          <w:szCs w:val="20"/>
        </w:rPr>
        <w:t xml:space="preserve"> in 2009,</w:t>
      </w:r>
      <w:r w:rsidRPr="00AA6AB3">
        <w:rPr>
          <w:rFonts w:ascii="Arial" w:hAnsi="Arial" w:cs="Arial"/>
          <w:sz w:val="20"/>
          <w:szCs w:val="20"/>
        </w:rPr>
        <w:t xml:space="preserve"> but it has proven </w:t>
      </w:r>
      <w:commentRangeEnd w:id="2"/>
      <w:r w:rsidR="00C34951">
        <w:rPr>
          <w:rStyle w:val="CommentReference"/>
        </w:rPr>
        <w:commentReference w:id="2"/>
      </w:r>
      <w:r w:rsidRPr="00AA6AB3">
        <w:rPr>
          <w:rFonts w:ascii="Arial" w:hAnsi="Arial" w:cs="Arial"/>
          <w:sz w:val="20"/>
          <w:szCs w:val="20"/>
        </w:rPr>
        <w:t>to be a difficult question to answer</w:t>
      </w:r>
      <w:r w:rsidR="008D73FA" w:rsidRPr="00AA6AB3">
        <w:rPr>
          <w:rFonts w:ascii="Arial" w:hAnsi="Arial" w:cs="Arial"/>
          <w:sz w:val="20"/>
          <w:szCs w:val="20"/>
        </w:rPr>
        <w:fldChar w:fldCharType="begin"/>
      </w:r>
      <w:r w:rsidR="008D73FA" w:rsidRPr="00AA6AB3">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8D73FA" w:rsidRPr="00AA6AB3">
        <w:rPr>
          <w:rFonts w:ascii="Arial" w:hAnsi="Arial" w:cs="Arial"/>
          <w:sz w:val="20"/>
          <w:szCs w:val="20"/>
        </w:rPr>
        <w:fldChar w:fldCharType="separate"/>
      </w:r>
      <w:r w:rsidR="008D73FA" w:rsidRPr="00AA6AB3">
        <w:rPr>
          <w:rFonts w:ascii="Arial" w:hAnsi="Arial" w:cs="Arial"/>
          <w:sz w:val="20"/>
          <w:szCs w:val="20"/>
        </w:rPr>
        <w:t>(Pulliam and Dushoff 2009)</w:t>
      </w:r>
      <w:r w:rsidR="008D73FA" w:rsidRPr="00AA6AB3">
        <w:rPr>
          <w:rFonts w:ascii="Arial" w:hAnsi="Arial" w:cs="Arial"/>
          <w:sz w:val="20"/>
          <w:szCs w:val="20"/>
        </w:rPr>
        <w:fldChar w:fldCharType="end"/>
      </w:r>
      <w:r w:rsidRPr="00AA6AB3">
        <w:rPr>
          <w:rFonts w:ascii="Arial" w:hAnsi="Arial" w:cs="Arial"/>
          <w:sz w:val="20"/>
          <w:szCs w:val="20"/>
        </w:rPr>
        <w:t>. </w:t>
      </w:r>
    </w:p>
    <w:p w14:paraId="62EF50BE" w14:textId="01FF99DF" w:rsidR="00913D22" w:rsidRPr="00AA6AB3" w:rsidRDefault="00BD65F0" w:rsidP="00AA6AB3">
      <w:pPr>
        <w:spacing w:line="480" w:lineRule="auto"/>
        <w:rPr>
          <w:rFonts w:ascii="Arial" w:hAnsi="Arial" w:cs="Arial"/>
          <w:sz w:val="20"/>
          <w:szCs w:val="20"/>
        </w:rPr>
      </w:pPr>
      <w:r w:rsidRPr="00AA6AB3">
        <w:rPr>
          <w:rFonts w:ascii="Arial" w:hAnsi="Arial" w:cs="Arial"/>
          <w:sz w:val="20"/>
          <w:szCs w:val="20"/>
        </w:rPr>
        <w:t> </w:t>
      </w:r>
      <w:r w:rsidR="00C67E1D">
        <w:rPr>
          <w:rFonts w:ascii="Arial" w:hAnsi="Arial" w:cs="Arial"/>
          <w:sz w:val="20"/>
          <w:szCs w:val="20"/>
        </w:rPr>
        <w:t>M</w:t>
      </w:r>
      <w:r w:rsidR="00913D22" w:rsidRPr="00AA6AB3">
        <w:rPr>
          <w:rFonts w:ascii="Arial" w:hAnsi="Arial" w:cs="Arial"/>
          <w:sz w:val="20"/>
          <w:szCs w:val="20"/>
        </w:rPr>
        <w:t>ajor factors</w:t>
      </w:r>
      <w:r w:rsidR="004F7A57" w:rsidRPr="00AA6AB3">
        <w:rPr>
          <w:rFonts w:ascii="Arial" w:hAnsi="Arial" w:cs="Arial"/>
          <w:sz w:val="20"/>
          <w:szCs w:val="20"/>
        </w:rPr>
        <w:t xml:space="preserve"> influencing</w:t>
      </w:r>
      <w:r w:rsidR="00386B41" w:rsidRPr="00AA6AB3">
        <w:rPr>
          <w:rFonts w:ascii="Arial" w:hAnsi="Arial" w:cs="Arial"/>
          <w:sz w:val="20"/>
          <w:szCs w:val="20"/>
        </w:rPr>
        <w:t xml:space="preserve"> </w:t>
      </w:r>
      <w:proofErr w:type="gramStart"/>
      <w:r w:rsidR="00386B41" w:rsidRPr="00AA6AB3">
        <w:rPr>
          <w:rFonts w:ascii="Arial" w:hAnsi="Arial" w:cs="Arial"/>
          <w:sz w:val="20"/>
          <w:szCs w:val="20"/>
        </w:rPr>
        <w:t>pathogenesis</w:t>
      </w:r>
      <w:r w:rsidR="00913D22" w:rsidRPr="00AA6AB3">
        <w:rPr>
          <w:rFonts w:ascii="Arial" w:hAnsi="Arial" w:cs="Arial"/>
          <w:sz w:val="20"/>
          <w:szCs w:val="20"/>
        </w:rPr>
        <w:t xml:space="preserve"> </w:t>
      </w:r>
      <w:r w:rsidR="00C11DC6">
        <w:rPr>
          <w:rFonts w:ascii="Arial" w:hAnsi="Arial" w:cs="Arial"/>
          <w:sz w:val="20"/>
          <w:szCs w:val="20"/>
        </w:rPr>
        <w:t xml:space="preserve"> include</w:t>
      </w:r>
      <w:proofErr w:type="gramEnd"/>
      <w:r w:rsidR="00C11DC6">
        <w:rPr>
          <w:rFonts w:ascii="Arial" w:hAnsi="Arial" w:cs="Arial"/>
          <w:sz w:val="20"/>
          <w:szCs w:val="20"/>
        </w:rPr>
        <w:t xml:space="preserve"> </w:t>
      </w:r>
      <w:proofErr w:type="spellStart"/>
      <w:r w:rsidR="00C11DC6">
        <w:rPr>
          <w:rFonts w:ascii="Arial" w:hAnsi="Arial" w:cs="Arial"/>
          <w:sz w:val="20"/>
          <w:szCs w:val="20"/>
        </w:rPr>
        <w:t>the</w:t>
      </w:r>
      <w:r w:rsidR="00913D22" w:rsidRPr="00AA6AB3">
        <w:rPr>
          <w:rFonts w:ascii="Arial" w:hAnsi="Arial" w:cs="Arial"/>
          <w:sz w:val="20"/>
          <w:szCs w:val="20"/>
        </w:rPr>
        <w:t>cellular</w:t>
      </w:r>
      <w:proofErr w:type="spellEnd"/>
      <w:r w:rsidR="00913D22" w:rsidRPr="00AA6AB3">
        <w:rPr>
          <w:rFonts w:ascii="Arial" w:hAnsi="Arial" w:cs="Arial"/>
          <w:sz w:val="20"/>
          <w:szCs w:val="20"/>
        </w:rPr>
        <w:t xml:space="preserve"> receptor used by the virus </w:t>
      </w:r>
      <w:r w:rsidR="00386B41" w:rsidRPr="00AA6AB3">
        <w:rPr>
          <w:rFonts w:ascii="Arial" w:hAnsi="Arial" w:cs="Arial"/>
          <w:sz w:val="20"/>
          <w:szCs w:val="20"/>
        </w:rPr>
        <w:t xml:space="preserve">for attachment to host cells </w:t>
      </w:r>
      <w:r w:rsidR="00913D22" w:rsidRPr="00AA6AB3">
        <w:rPr>
          <w:rFonts w:ascii="Arial" w:hAnsi="Arial" w:cs="Arial"/>
          <w:sz w:val="20"/>
          <w:szCs w:val="20"/>
        </w:rPr>
        <w:t>and the distribution of those receptors</w:t>
      </w:r>
      <w:r w:rsidR="00D0031B" w:rsidRPr="00AA6AB3">
        <w:rPr>
          <w:rFonts w:ascii="Arial" w:hAnsi="Arial" w:cs="Arial"/>
          <w:sz w:val="20"/>
          <w:szCs w:val="20"/>
        </w:rPr>
        <w:t xml:space="preserve"> within different tissues and/or </w:t>
      </w:r>
      <w:r w:rsidR="002D2C53" w:rsidRPr="00AA6AB3">
        <w:rPr>
          <w:rFonts w:ascii="Arial" w:hAnsi="Arial" w:cs="Arial"/>
          <w:sz w:val="20"/>
          <w:szCs w:val="20"/>
        </w:rPr>
        <w:t>organs. The</w:t>
      </w:r>
      <w:r w:rsidR="00A774A6" w:rsidRPr="00AA6AB3">
        <w:rPr>
          <w:rFonts w:ascii="Arial" w:hAnsi="Arial" w:cs="Arial"/>
          <w:sz w:val="20"/>
          <w:szCs w:val="20"/>
        </w:rPr>
        <w:t xml:space="preserve"> cellular</w:t>
      </w:r>
      <w:r w:rsidR="00D0031B" w:rsidRPr="00AA6AB3">
        <w:rPr>
          <w:rFonts w:ascii="Arial" w:hAnsi="Arial" w:cs="Arial"/>
          <w:sz w:val="20"/>
          <w:szCs w:val="20"/>
        </w:rPr>
        <w:t>-</w:t>
      </w:r>
      <w:r w:rsidR="00A774A6" w:rsidRPr="00AA6AB3">
        <w:rPr>
          <w:rFonts w:ascii="Arial" w:hAnsi="Arial" w:cs="Arial"/>
          <w:sz w:val="20"/>
          <w:szCs w:val="20"/>
        </w:rPr>
        <w:t xml:space="preserve">level </w:t>
      </w:r>
      <w:r w:rsidR="008806C2" w:rsidRPr="00AA6AB3">
        <w:rPr>
          <w:rFonts w:ascii="Arial" w:hAnsi="Arial" w:cs="Arial"/>
          <w:sz w:val="20"/>
          <w:szCs w:val="20"/>
        </w:rPr>
        <w:t xml:space="preserve">mechanisms of pathogenesis </w:t>
      </w:r>
      <w:r w:rsidR="002D2C53" w:rsidRPr="00AA6AB3">
        <w:rPr>
          <w:rFonts w:ascii="Arial" w:hAnsi="Arial" w:cs="Arial"/>
          <w:sz w:val="20"/>
          <w:szCs w:val="20"/>
        </w:rPr>
        <w:t>are known</w:t>
      </w:r>
      <w:r w:rsidR="00D15FE3" w:rsidRPr="00AA6AB3">
        <w:rPr>
          <w:rFonts w:ascii="Arial" w:hAnsi="Arial" w:cs="Arial"/>
          <w:sz w:val="20"/>
          <w:szCs w:val="20"/>
        </w:rPr>
        <w:t xml:space="preserve"> in well-studied</w:t>
      </w:r>
      <w:r w:rsidR="00A774A6" w:rsidRPr="00AA6AB3">
        <w:rPr>
          <w:rFonts w:ascii="Arial" w:hAnsi="Arial" w:cs="Arial"/>
          <w:sz w:val="20"/>
          <w:szCs w:val="20"/>
        </w:rPr>
        <w:t xml:space="preserve"> viral systems such as influenza, h</w:t>
      </w:r>
      <w:r w:rsidR="00913D22" w:rsidRPr="00AA6AB3">
        <w:rPr>
          <w:rFonts w:ascii="Arial" w:hAnsi="Arial" w:cs="Arial"/>
          <w:sz w:val="20"/>
          <w:szCs w:val="20"/>
        </w:rPr>
        <w:t>owever</w:t>
      </w:r>
      <w:r w:rsidR="008806C2" w:rsidRPr="00AA6AB3">
        <w:rPr>
          <w:rFonts w:ascii="Arial" w:hAnsi="Arial" w:cs="Arial"/>
          <w:sz w:val="20"/>
          <w:szCs w:val="20"/>
        </w:rPr>
        <w:t xml:space="preserve">, </w:t>
      </w:r>
      <w:r w:rsidR="00913D22" w:rsidRPr="00AA6AB3">
        <w:rPr>
          <w:rFonts w:ascii="Arial" w:hAnsi="Arial" w:cs="Arial"/>
          <w:sz w:val="20"/>
          <w:szCs w:val="20"/>
        </w:rPr>
        <w:t xml:space="preserve">much of that </w:t>
      </w:r>
      <w:r w:rsidR="00B2318F" w:rsidRPr="00AA6AB3">
        <w:rPr>
          <w:rFonts w:ascii="Arial" w:hAnsi="Arial" w:cs="Arial"/>
          <w:sz w:val="20"/>
          <w:szCs w:val="20"/>
        </w:rPr>
        <w:t>detailed knowledge</w:t>
      </w:r>
      <w:r w:rsidR="00913D22" w:rsidRPr="00AA6AB3">
        <w:rPr>
          <w:rFonts w:ascii="Arial" w:hAnsi="Arial" w:cs="Arial"/>
          <w:sz w:val="20"/>
          <w:szCs w:val="20"/>
        </w:rPr>
        <w:t xml:space="preserve"> is likely to be absent in many cases</w:t>
      </w:r>
      <w:r w:rsidR="00B2318F" w:rsidRPr="00AA6AB3">
        <w:rPr>
          <w:rFonts w:ascii="Arial" w:hAnsi="Arial" w:cs="Arial"/>
          <w:sz w:val="20"/>
          <w:szCs w:val="20"/>
        </w:rPr>
        <w:t xml:space="preserve">, </w:t>
      </w:r>
      <w:r w:rsidR="002D2C53" w:rsidRPr="00AA6AB3">
        <w:rPr>
          <w:rFonts w:ascii="Arial" w:hAnsi="Arial" w:cs="Arial"/>
          <w:sz w:val="20"/>
          <w:szCs w:val="20"/>
        </w:rPr>
        <w:t>therefore cell</w:t>
      </w:r>
      <w:r w:rsidR="00913D22" w:rsidRPr="00AA6AB3">
        <w:rPr>
          <w:rFonts w:ascii="Arial" w:hAnsi="Arial" w:cs="Arial"/>
          <w:sz w:val="20"/>
          <w:szCs w:val="20"/>
        </w:rPr>
        <w:t xml:space="preserve"> tropism and organ systems affected can serve as a proxy</w:t>
      </w:r>
      <w:r w:rsidR="00444FB6" w:rsidRPr="00AA6AB3">
        <w:rPr>
          <w:rFonts w:ascii="Arial" w:hAnsi="Arial" w:cs="Arial"/>
          <w:sz w:val="20"/>
          <w:szCs w:val="20"/>
        </w:rPr>
        <w:t xml:space="preserve"> to study how infectious disease </w:t>
      </w:r>
      <w:r w:rsidR="002D2C53" w:rsidRPr="00AA6AB3">
        <w:rPr>
          <w:rFonts w:ascii="Arial" w:hAnsi="Arial" w:cs="Arial"/>
          <w:sz w:val="20"/>
          <w:szCs w:val="20"/>
        </w:rPr>
        <w:t>pathogenesis</w:t>
      </w:r>
      <w:r w:rsidR="00444FB6" w:rsidRPr="00AA6AB3">
        <w:rPr>
          <w:rFonts w:ascii="Arial" w:hAnsi="Arial" w:cs="Arial"/>
          <w:sz w:val="20"/>
          <w:szCs w:val="20"/>
        </w:rPr>
        <w:t xml:space="preserve"> is related to cross species </w:t>
      </w:r>
      <w:r w:rsidR="002D2C53" w:rsidRPr="00AA6AB3">
        <w:rPr>
          <w:rFonts w:ascii="Arial" w:hAnsi="Arial" w:cs="Arial"/>
          <w:sz w:val="20"/>
          <w:szCs w:val="20"/>
        </w:rPr>
        <w:t>transmission. Additionally</w:t>
      </w:r>
      <w:r w:rsidR="00913D22" w:rsidRPr="00AA6AB3">
        <w:rPr>
          <w:rFonts w:ascii="Arial" w:hAnsi="Arial" w:cs="Arial"/>
          <w:sz w:val="20"/>
          <w:szCs w:val="20"/>
        </w:rPr>
        <w:t>, the method of within</w:t>
      </w:r>
      <w:r w:rsidR="00C11DC6">
        <w:rPr>
          <w:rFonts w:ascii="Arial" w:hAnsi="Arial" w:cs="Arial"/>
          <w:sz w:val="20"/>
          <w:szCs w:val="20"/>
        </w:rPr>
        <w:t>-</w:t>
      </w:r>
      <w:r w:rsidR="00913D22" w:rsidRPr="00AA6AB3">
        <w:rPr>
          <w:rFonts w:ascii="Arial" w:hAnsi="Arial" w:cs="Arial"/>
          <w:sz w:val="20"/>
          <w:szCs w:val="20"/>
        </w:rPr>
        <w:t>host spread of the pathogen may play an important role</w:t>
      </w:r>
      <w:r w:rsidR="00C11DC6">
        <w:rPr>
          <w:rFonts w:ascii="Arial" w:hAnsi="Arial" w:cs="Arial"/>
          <w:sz w:val="20"/>
          <w:szCs w:val="20"/>
        </w:rPr>
        <w:t xml:space="preserve"> in </w:t>
      </w:r>
      <w:commentRangeStart w:id="3"/>
      <w:commentRangeStart w:id="4"/>
      <w:r w:rsidR="00C11DC6">
        <w:rPr>
          <w:rFonts w:ascii="Arial" w:hAnsi="Arial" w:cs="Arial"/>
          <w:sz w:val="20"/>
          <w:szCs w:val="20"/>
        </w:rPr>
        <w:t xml:space="preserve">determining whether disease spread can occur in the ‘recipient’ </w:t>
      </w:r>
      <w:commentRangeEnd w:id="3"/>
      <w:r w:rsidR="00C11DC6">
        <w:rPr>
          <w:rStyle w:val="CommentReference"/>
        </w:rPr>
        <w:commentReference w:id="3"/>
      </w:r>
      <w:commentRangeEnd w:id="4"/>
      <w:r w:rsidR="00CD44B5">
        <w:rPr>
          <w:rStyle w:val="CommentReference"/>
        </w:rPr>
        <w:commentReference w:id="4"/>
      </w:r>
      <w:r w:rsidR="00C11DC6">
        <w:rPr>
          <w:rFonts w:ascii="Arial" w:hAnsi="Arial" w:cs="Arial"/>
          <w:sz w:val="20"/>
          <w:szCs w:val="20"/>
        </w:rPr>
        <w:t xml:space="preserve">host </w:t>
      </w:r>
      <w:proofErr w:type="gramStart"/>
      <w:r w:rsidR="00C11DC6">
        <w:rPr>
          <w:rFonts w:ascii="Arial" w:hAnsi="Arial" w:cs="Arial"/>
          <w:sz w:val="20"/>
          <w:szCs w:val="20"/>
        </w:rPr>
        <w:t>species ?</w:t>
      </w:r>
      <w:r w:rsidR="00913D22" w:rsidRPr="00AA6AB3">
        <w:rPr>
          <w:rFonts w:ascii="Arial" w:hAnsi="Arial" w:cs="Arial"/>
          <w:sz w:val="20"/>
          <w:szCs w:val="20"/>
        </w:rPr>
        <w:t>.</w:t>
      </w:r>
      <w:commentRangeStart w:id="5"/>
      <w:r w:rsidR="00C11DC6">
        <w:rPr>
          <w:rFonts w:ascii="Arial" w:hAnsi="Arial" w:cs="Arial"/>
          <w:sz w:val="20"/>
          <w:szCs w:val="20"/>
        </w:rPr>
        <w:t>Further</w:t>
      </w:r>
      <w:proofErr w:type="gramEnd"/>
      <w:r w:rsidR="00C11DC6">
        <w:rPr>
          <w:rFonts w:ascii="Arial" w:hAnsi="Arial" w:cs="Arial"/>
          <w:sz w:val="20"/>
          <w:szCs w:val="20"/>
        </w:rPr>
        <w:t xml:space="preserve"> to</w:t>
      </w:r>
      <w:r w:rsidR="00913D22" w:rsidRPr="00AA6AB3">
        <w:rPr>
          <w:rFonts w:ascii="Arial" w:hAnsi="Arial" w:cs="Arial"/>
          <w:sz w:val="20"/>
          <w:szCs w:val="20"/>
        </w:rPr>
        <w:t xml:space="preserve"> the potential role of pathogenesis in cross species transmission there is the challenge of trying to incorporate this information into any predictive framework.</w:t>
      </w:r>
      <w:commentRangeEnd w:id="5"/>
      <w:r w:rsidR="00C11DC6">
        <w:rPr>
          <w:rStyle w:val="CommentReference"/>
        </w:rPr>
        <w:commentReference w:id="5"/>
      </w:r>
    </w:p>
    <w:p w14:paraId="7FFB36B3" w14:textId="1EF56A73" w:rsidR="00C11DC6" w:rsidRDefault="00C11DC6" w:rsidP="00AA6AB3">
      <w:pPr>
        <w:spacing w:line="480" w:lineRule="auto"/>
        <w:rPr>
          <w:rFonts w:ascii="Arial" w:hAnsi="Arial" w:cs="Arial"/>
          <w:sz w:val="20"/>
          <w:szCs w:val="20"/>
        </w:rPr>
      </w:pPr>
      <w:r>
        <w:rPr>
          <w:rFonts w:ascii="Arial" w:hAnsi="Arial" w:cs="Arial"/>
          <w:sz w:val="20"/>
          <w:szCs w:val="20"/>
        </w:rPr>
        <w:t xml:space="preserve">Viral pathogenesis and cross species transmission- Limiting step I- host receptor-virus interaction. </w:t>
      </w:r>
    </w:p>
    <w:p w14:paraId="40A0464B" w14:textId="0BDFF3ED" w:rsidR="00E77CCE" w:rsidRPr="00AA6AB3" w:rsidRDefault="00E77CCE" w:rsidP="00AA6AB3">
      <w:pPr>
        <w:spacing w:line="480" w:lineRule="auto"/>
        <w:rPr>
          <w:rFonts w:ascii="Arial" w:hAnsi="Arial" w:cs="Arial"/>
          <w:sz w:val="20"/>
          <w:szCs w:val="20"/>
        </w:rPr>
      </w:pPr>
      <w:r w:rsidRPr="00AA6AB3">
        <w:rPr>
          <w:rFonts w:ascii="Arial" w:hAnsi="Arial" w:cs="Arial"/>
          <w:sz w:val="20"/>
          <w:szCs w:val="20"/>
        </w:rPr>
        <w:t>The initial “decision” for a virus upon contact with a new potential host is that of receptor selection</w:t>
      </w:r>
      <w:r w:rsidR="00511715">
        <w:rPr>
          <w:rFonts w:ascii="Arial" w:hAnsi="Arial" w:cs="Arial"/>
          <w:sz w:val="20"/>
          <w:szCs w:val="20"/>
        </w:rPr>
        <w:t xml:space="preserve"> and attachment</w:t>
      </w:r>
      <w:r w:rsidRPr="00AA6AB3">
        <w:rPr>
          <w:rFonts w:ascii="Arial" w:hAnsi="Arial" w:cs="Arial"/>
          <w:sz w:val="20"/>
          <w:szCs w:val="20"/>
        </w:rPr>
        <w:t>.</w:t>
      </w:r>
      <w:r w:rsidR="008D73FA" w:rsidRPr="00AA6AB3">
        <w:rPr>
          <w:rFonts w:ascii="Arial" w:hAnsi="Arial" w:cs="Arial"/>
          <w:sz w:val="20"/>
          <w:szCs w:val="20"/>
        </w:rPr>
        <w:t xml:space="preserve"> </w:t>
      </w:r>
      <w:proofErr w:type="gramStart"/>
      <w:r w:rsidR="008D73FA" w:rsidRPr="00AA6AB3">
        <w:rPr>
          <w:rFonts w:ascii="Arial" w:hAnsi="Arial" w:cs="Arial"/>
          <w:sz w:val="20"/>
          <w:szCs w:val="20"/>
        </w:rPr>
        <w:t xml:space="preserve">Making </w:t>
      </w:r>
      <w:r w:rsidR="00E344CD" w:rsidRPr="00AA6AB3">
        <w:rPr>
          <w:rFonts w:ascii="Arial" w:hAnsi="Arial" w:cs="Arial"/>
          <w:sz w:val="20"/>
          <w:szCs w:val="20"/>
        </w:rPr>
        <w:t>contact</w:t>
      </w:r>
      <w:r w:rsidR="008D73FA" w:rsidRPr="00AA6AB3">
        <w:rPr>
          <w:rFonts w:ascii="Arial" w:hAnsi="Arial" w:cs="Arial"/>
          <w:sz w:val="20"/>
          <w:szCs w:val="20"/>
        </w:rPr>
        <w:t xml:space="preserve"> with</w:t>
      </w:r>
      <w:proofErr w:type="gramEnd"/>
      <w:r w:rsidR="008D73FA" w:rsidRPr="00AA6AB3">
        <w:rPr>
          <w:rFonts w:ascii="Arial" w:hAnsi="Arial" w:cs="Arial"/>
          <w:sz w:val="20"/>
          <w:szCs w:val="20"/>
        </w:rPr>
        <w:t xml:space="preserve"> a compatible receptor allows the virus to </w:t>
      </w:r>
      <w:r w:rsidR="008C13E5" w:rsidRPr="00AA6AB3">
        <w:rPr>
          <w:rFonts w:ascii="Arial" w:hAnsi="Arial" w:cs="Arial"/>
          <w:sz w:val="20"/>
          <w:szCs w:val="20"/>
        </w:rPr>
        <w:t xml:space="preserve">attach to and </w:t>
      </w:r>
      <w:r w:rsidR="008D73FA" w:rsidRPr="00AA6AB3">
        <w:rPr>
          <w:rFonts w:ascii="Arial" w:hAnsi="Arial" w:cs="Arial"/>
          <w:sz w:val="20"/>
          <w:szCs w:val="20"/>
        </w:rPr>
        <w:t xml:space="preserve">gain entry to </w:t>
      </w:r>
      <w:r w:rsidR="00E344CD" w:rsidRPr="00AA6AB3">
        <w:rPr>
          <w:rFonts w:ascii="Arial" w:hAnsi="Arial" w:cs="Arial"/>
          <w:sz w:val="20"/>
          <w:szCs w:val="20"/>
        </w:rPr>
        <w:t>the</w:t>
      </w:r>
      <w:r w:rsidR="008D73FA" w:rsidRPr="00AA6AB3">
        <w:rPr>
          <w:rFonts w:ascii="Arial" w:hAnsi="Arial" w:cs="Arial"/>
          <w:sz w:val="20"/>
          <w:szCs w:val="20"/>
        </w:rPr>
        <w:t xml:space="preserve"> </w:t>
      </w:r>
      <w:r w:rsidR="00C11DC6">
        <w:rPr>
          <w:rFonts w:ascii="Arial" w:hAnsi="Arial" w:cs="Arial"/>
          <w:sz w:val="20"/>
          <w:szCs w:val="20"/>
        </w:rPr>
        <w:t xml:space="preserve">host </w:t>
      </w:r>
      <w:r w:rsidR="008D73FA" w:rsidRPr="00AA6AB3">
        <w:rPr>
          <w:rFonts w:ascii="Arial" w:hAnsi="Arial" w:cs="Arial"/>
          <w:sz w:val="20"/>
          <w:szCs w:val="20"/>
        </w:rPr>
        <w:t>cell and consequently access the cellular machinery it requires for its replication cycle.</w:t>
      </w:r>
      <w:r w:rsidRPr="00AA6AB3">
        <w:rPr>
          <w:rFonts w:ascii="Arial" w:hAnsi="Arial" w:cs="Arial"/>
          <w:sz w:val="20"/>
          <w:szCs w:val="20"/>
        </w:rPr>
        <w:t xml:space="preserve"> </w:t>
      </w:r>
      <w:r w:rsidR="008D73FA" w:rsidRPr="00AA6AB3">
        <w:rPr>
          <w:rFonts w:ascii="Arial" w:hAnsi="Arial" w:cs="Arial"/>
          <w:sz w:val="20"/>
          <w:szCs w:val="20"/>
        </w:rPr>
        <w:t>Viruses</w:t>
      </w:r>
      <w:r w:rsidRPr="00AA6AB3">
        <w:rPr>
          <w:rFonts w:ascii="Arial" w:hAnsi="Arial" w:cs="Arial"/>
          <w:sz w:val="20"/>
          <w:szCs w:val="20"/>
        </w:rPr>
        <w:t xml:space="preserve"> that can infect multiple hosts tend to </w:t>
      </w:r>
      <w:r w:rsidR="008C13E5" w:rsidRPr="00AA6AB3">
        <w:rPr>
          <w:rFonts w:ascii="Arial" w:hAnsi="Arial" w:cs="Arial"/>
          <w:sz w:val="20"/>
          <w:szCs w:val="20"/>
        </w:rPr>
        <w:t xml:space="preserve">use </w:t>
      </w:r>
      <w:r w:rsidRPr="00AA6AB3">
        <w:rPr>
          <w:rFonts w:ascii="Arial" w:hAnsi="Arial" w:cs="Arial"/>
          <w:sz w:val="20"/>
          <w:szCs w:val="20"/>
        </w:rPr>
        <w:t>an evolutionarily conserved receptor.</w:t>
      </w:r>
      <w:r w:rsidR="00C67E1D">
        <w:rPr>
          <w:rFonts w:ascii="Arial" w:hAnsi="Arial" w:cs="Arial"/>
          <w:sz w:val="20"/>
          <w:szCs w:val="20"/>
        </w:rPr>
        <w:t xml:space="preserve"> (ref)</w:t>
      </w:r>
      <w:r w:rsidRPr="00AA6AB3">
        <w:rPr>
          <w:rFonts w:ascii="Arial" w:hAnsi="Arial" w:cs="Arial"/>
          <w:sz w:val="20"/>
          <w:szCs w:val="20"/>
        </w:rPr>
        <w:t xml:space="preserve"> A good example of this </w:t>
      </w:r>
      <w:r w:rsidRPr="00AA6AB3">
        <w:rPr>
          <w:rFonts w:ascii="Arial" w:hAnsi="Arial" w:cs="Arial"/>
          <w:sz w:val="20"/>
          <w:szCs w:val="20"/>
        </w:rPr>
        <w:lastRenderedPageBreak/>
        <w:t xml:space="preserve">would be rabies virus, which uses the nACh-receptor which is very conserved across all mammals, and rabies has been shown to possess the ability to infect all eutherian </w:t>
      </w:r>
      <w:r w:rsidR="00E344CD" w:rsidRPr="00AA6AB3">
        <w:rPr>
          <w:rFonts w:ascii="Arial" w:hAnsi="Arial" w:cs="Arial"/>
          <w:sz w:val="20"/>
          <w:szCs w:val="20"/>
        </w:rPr>
        <w:t>mammals. (</w:t>
      </w:r>
      <w:r w:rsidR="008D081D" w:rsidRPr="00AA6AB3">
        <w:rPr>
          <w:rFonts w:ascii="Arial" w:hAnsi="Arial" w:cs="Arial"/>
          <w:sz w:val="20"/>
          <w:szCs w:val="20"/>
        </w:rPr>
        <w:t>ref)</w:t>
      </w:r>
      <w:r w:rsidRPr="00AA6AB3">
        <w:rPr>
          <w:rFonts w:ascii="Arial" w:hAnsi="Arial" w:cs="Arial"/>
          <w:sz w:val="20"/>
          <w:szCs w:val="20"/>
        </w:rPr>
        <w:t xml:space="preserve"> Another option is to have multiple potential receptors that can be used. Foot-and-mouth disease virus has at least 3 potential integrin receptors </w:t>
      </w:r>
      <w:commentRangeStart w:id="6"/>
      <w:r w:rsidRPr="00AA6AB3">
        <w:rPr>
          <w:rFonts w:ascii="Arial" w:hAnsi="Arial" w:cs="Arial"/>
          <w:sz w:val="20"/>
          <w:szCs w:val="20"/>
        </w:rPr>
        <w:t>along with Fc receptors it can use</w:t>
      </w:r>
      <w:r w:rsidR="002371DA" w:rsidRPr="00AA6AB3">
        <w:rPr>
          <w:rFonts w:ascii="Arial" w:hAnsi="Arial" w:cs="Arial"/>
          <w:sz w:val="20"/>
          <w:szCs w:val="20"/>
        </w:rPr>
        <w:t>,</w:t>
      </w:r>
      <w:r w:rsidRPr="00AA6AB3">
        <w:rPr>
          <w:rFonts w:ascii="Arial" w:hAnsi="Arial" w:cs="Arial"/>
          <w:sz w:val="20"/>
          <w:szCs w:val="20"/>
        </w:rPr>
        <w:t xml:space="preserve"> giving it the ability to infect most known cloven-hoofed mammals</w:t>
      </w:r>
      <w:r w:rsidR="008D081D" w:rsidRPr="00AA6AB3">
        <w:rPr>
          <w:rFonts w:ascii="Arial" w:hAnsi="Arial" w:cs="Arial"/>
          <w:sz w:val="20"/>
          <w:szCs w:val="20"/>
        </w:rPr>
        <w:t xml:space="preserve"> (ref)</w:t>
      </w:r>
      <w:r w:rsidRPr="00AA6AB3">
        <w:rPr>
          <w:rFonts w:ascii="Arial" w:hAnsi="Arial" w:cs="Arial"/>
          <w:sz w:val="20"/>
          <w:szCs w:val="20"/>
        </w:rPr>
        <w:t>.</w:t>
      </w:r>
      <w:commentRangeEnd w:id="6"/>
      <w:r w:rsidR="00511715">
        <w:rPr>
          <w:rStyle w:val="CommentReference"/>
        </w:rPr>
        <w:commentReference w:id="6"/>
      </w:r>
    </w:p>
    <w:p w14:paraId="7A0C27EC" w14:textId="7BBCDADC" w:rsidR="008D73FA" w:rsidRPr="00AA6AB3" w:rsidRDefault="001A6745" w:rsidP="00AA6AB3">
      <w:pPr>
        <w:pStyle w:val="EndNoteBibliography"/>
        <w:spacing w:line="480" w:lineRule="auto"/>
        <w:rPr>
          <w:rFonts w:ascii="Arial" w:hAnsi="Arial" w:cs="Arial"/>
          <w:sz w:val="20"/>
          <w:szCs w:val="20"/>
          <w:lang w:val="en-GB"/>
        </w:rPr>
      </w:pPr>
      <w:r w:rsidRPr="00AA6AB3">
        <w:rPr>
          <w:rFonts w:ascii="Arial" w:hAnsi="Arial" w:cs="Arial"/>
          <w:sz w:val="20"/>
          <w:szCs w:val="20"/>
        </w:rPr>
        <w:t>In addition to</w:t>
      </w:r>
      <w:r w:rsidR="00E77CCE" w:rsidRPr="00AA6AB3">
        <w:rPr>
          <w:rFonts w:ascii="Arial" w:hAnsi="Arial" w:cs="Arial"/>
          <w:sz w:val="20"/>
          <w:szCs w:val="20"/>
        </w:rPr>
        <w:t xml:space="preserve"> receptor selection</w:t>
      </w:r>
      <w:r w:rsidR="00511715">
        <w:rPr>
          <w:rFonts w:ascii="Arial" w:hAnsi="Arial" w:cs="Arial"/>
          <w:sz w:val="20"/>
          <w:szCs w:val="20"/>
        </w:rPr>
        <w:t>/attachment</w:t>
      </w:r>
      <w:r w:rsidR="00E77CCE" w:rsidRPr="00AA6AB3">
        <w:rPr>
          <w:rFonts w:ascii="Arial" w:hAnsi="Arial" w:cs="Arial"/>
          <w:sz w:val="20"/>
          <w:szCs w:val="20"/>
        </w:rPr>
        <w:t>, a large part of cellular pathogenesis and</w:t>
      </w:r>
      <w:r w:rsidR="00C84C77" w:rsidRPr="00AA6AB3">
        <w:rPr>
          <w:rFonts w:ascii="Arial" w:hAnsi="Arial" w:cs="Arial"/>
          <w:sz w:val="20"/>
          <w:szCs w:val="20"/>
        </w:rPr>
        <w:t xml:space="preserve"> within-host infection dynamics</w:t>
      </w:r>
      <w:r w:rsidR="00E77CCE" w:rsidRPr="00AA6AB3">
        <w:rPr>
          <w:rFonts w:ascii="Arial" w:hAnsi="Arial" w:cs="Arial"/>
          <w:sz w:val="20"/>
          <w:szCs w:val="20"/>
        </w:rPr>
        <w:t xml:space="preserve"> are controlled by the distribution of the receptor used by the virus</w:t>
      </w:r>
      <w:r w:rsidR="00511715">
        <w:rPr>
          <w:rFonts w:ascii="Arial" w:hAnsi="Arial" w:cs="Arial"/>
          <w:sz w:val="20"/>
          <w:szCs w:val="20"/>
        </w:rPr>
        <w:t xml:space="preserve"> within or across organ systems.</w:t>
      </w:r>
      <w:r w:rsidR="00E77CCE" w:rsidRPr="00AA6AB3">
        <w:rPr>
          <w:rFonts w:ascii="Arial" w:hAnsi="Arial" w:cs="Arial"/>
          <w:sz w:val="20"/>
          <w:szCs w:val="20"/>
        </w:rPr>
        <w:t xml:space="preserve"> </w:t>
      </w:r>
      <w:r w:rsidR="00C43388" w:rsidRPr="00AA6AB3">
        <w:rPr>
          <w:rFonts w:ascii="Arial" w:hAnsi="Arial" w:cs="Arial"/>
          <w:sz w:val="20"/>
          <w:szCs w:val="20"/>
        </w:rPr>
        <w:t xml:space="preserve">The most studied system of receptor distribution is in different host species infected by influenza virus.  </w:t>
      </w:r>
      <w:r w:rsidR="008D73FA" w:rsidRPr="00AA6AB3">
        <w:rPr>
          <w:rFonts w:ascii="Arial" w:hAnsi="Arial" w:cs="Arial"/>
          <w:sz w:val="20"/>
          <w:szCs w:val="20"/>
        </w:rPr>
        <w:t>.</w:t>
      </w:r>
      <w:r w:rsidR="00E77CCE" w:rsidRPr="00AA6AB3">
        <w:rPr>
          <w:rFonts w:ascii="Arial" w:hAnsi="Arial" w:cs="Arial"/>
          <w:sz w:val="20"/>
          <w:szCs w:val="20"/>
          <w:lang w:val="en-GB"/>
        </w:rPr>
        <w:t xml:space="preserve"> Avian and human influenza </w:t>
      </w:r>
      <w:r w:rsidR="00A452CA" w:rsidRPr="00AA6AB3">
        <w:rPr>
          <w:rFonts w:ascii="Arial" w:hAnsi="Arial" w:cs="Arial"/>
          <w:sz w:val="20"/>
          <w:szCs w:val="20"/>
          <w:lang w:val="en-GB"/>
        </w:rPr>
        <w:t xml:space="preserve">strains </w:t>
      </w:r>
      <w:r w:rsidR="00E77CCE" w:rsidRPr="00AA6AB3">
        <w:rPr>
          <w:rFonts w:ascii="Arial" w:hAnsi="Arial" w:cs="Arial"/>
          <w:sz w:val="20"/>
          <w:szCs w:val="20"/>
          <w:lang w:val="en-GB"/>
        </w:rPr>
        <w:t xml:space="preserve">preferentially use differently terminated sialic acid receptors </w:t>
      </w:r>
      <w:r w:rsidR="00E77CCE" w:rsidRPr="00AA6AB3">
        <w:rPr>
          <w:rFonts w:ascii="Arial" w:hAnsi="Arial" w:cs="Arial"/>
          <w:sz w:val="20"/>
          <w:szCs w:val="20"/>
        </w:rPr>
        <w:t xml:space="preserve">with SAα2,3Gal (avian receptor) and SAα2,6Gal (mammalian receptor) terminated saccharides </w:t>
      </w:r>
      <w:r w:rsidR="00A452CA" w:rsidRPr="00AA6AB3">
        <w:rPr>
          <w:rFonts w:ascii="Arial" w:hAnsi="Arial" w:cs="Arial"/>
          <w:sz w:val="20"/>
          <w:szCs w:val="20"/>
        </w:rPr>
        <w:t xml:space="preserve">distributed </w:t>
      </w:r>
      <w:r w:rsidR="00E77CCE" w:rsidRPr="00AA6AB3">
        <w:rPr>
          <w:rFonts w:ascii="Arial" w:hAnsi="Arial" w:cs="Arial"/>
          <w:sz w:val="20"/>
          <w:szCs w:val="20"/>
        </w:rPr>
        <w:t xml:space="preserve">in the upper respiratory tract of birds and </w:t>
      </w:r>
      <w:r w:rsidR="00A967B2" w:rsidRPr="00AA6AB3">
        <w:rPr>
          <w:rFonts w:ascii="Arial" w:hAnsi="Arial" w:cs="Arial"/>
          <w:sz w:val="20"/>
          <w:szCs w:val="20"/>
        </w:rPr>
        <w:t>humans, respectively</w:t>
      </w:r>
      <w:r w:rsidR="00E77CCE" w:rsidRPr="00AA6AB3">
        <w:rPr>
          <w:rFonts w:ascii="Arial" w:hAnsi="Arial" w:cs="Arial"/>
          <w:sz w:val="20"/>
          <w:szCs w:val="20"/>
        </w:rPr>
        <w:t>.</w:t>
      </w:r>
      <w:r w:rsidR="00C67E1D">
        <w:rPr>
          <w:rFonts w:ascii="Arial" w:hAnsi="Arial" w:cs="Arial"/>
          <w:sz w:val="20"/>
          <w:szCs w:val="20"/>
        </w:rPr>
        <w:t>(REF)</w:t>
      </w:r>
      <w:r w:rsidR="00E77CCE" w:rsidRPr="00AA6AB3">
        <w:rPr>
          <w:rFonts w:ascii="Arial" w:hAnsi="Arial" w:cs="Arial"/>
          <w:sz w:val="20"/>
          <w:szCs w:val="20"/>
        </w:rPr>
        <w:t xml:space="preserve"> However, both types of receptor are </w:t>
      </w:r>
      <w:r w:rsidR="00A967B2" w:rsidRPr="00AA6AB3">
        <w:rPr>
          <w:rFonts w:ascii="Arial" w:hAnsi="Arial" w:cs="Arial"/>
          <w:sz w:val="20"/>
          <w:szCs w:val="20"/>
        </w:rPr>
        <w:t xml:space="preserve">also present </w:t>
      </w:r>
      <w:r w:rsidR="00E77CCE" w:rsidRPr="00AA6AB3">
        <w:rPr>
          <w:rFonts w:ascii="Arial" w:hAnsi="Arial" w:cs="Arial"/>
          <w:sz w:val="20"/>
          <w:szCs w:val="20"/>
        </w:rPr>
        <w:t xml:space="preserve">in the upper respiratory tract of pigs giving rise to the pigs as a “mixing vessel” theory of flu recombination and evolution </w:t>
      </w:r>
      <w:r w:rsidR="00E77CCE" w:rsidRPr="00AA6AB3">
        <w:rPr>
          <w:rFonts w:ascii="Arial" w:hAnsi="Arial" w:cs="Arial"/>
          <w:sz w:val="20"/>
          <w:szCs w:val="20"/>
        </w:rPr>
        <w:fldChar w:fldCharType="begin"/>
      </w:r>
      <w:r w:rsidR="00E77CCE" w:rsidRPr="00AA6AB3">
        <w:rPr>
          <w:rFonts w:ascii="Arial" w:hAnsi="Arial" w:cs="Arial"/>
          <w:sz w:val="20"/>
          <w:szCs w:val="20"/>
        </w:rPr>
        <w:instrText xml:space="preserve"> ADDIN EN.CITE &lt;EndNote&gt;&lt;Cite&gt;&lt;Author&gt;Ma&lt;/Author&gt;&lt;Year&gt;2008&lt;/Year&gt;&lt;RecNum&gt;112&lt;/RecNum&gt;&lt;DisplayText&gt;(Ma et al. 2008)&lt;/DisplayText&gt;&lt;record&gt;&lt;rec-number&gt;112&lt;/rec-number&gt;&lt;foreign-keys&gt;&lt;key app="EN" db-id="pv99xppxsftrpnevsxkp0tvm950xsdp9wz2x" timestamp="1655079620"&gt;112&lt;/key&gt;&lt;/foreign-keys&gt;&lt;ref-type name="Journal Article"&gt;17&lt;/ref-type&gt;&lt;contributors&gt;&lt;authors&gt;&lt;author&gt;Ma, W.&lt;/author&gt;&lt;author&gt;Kahn, R. E.&lt;/author&gt;&lt;author&gt;Richt, J. A.&lt;/author&gt;&lt;/authors&gt;&lt;/contributors&gt;&lt;auth-address&gt;Department of Diagnostic Medicine/Pathobiology, College of Veterinary Medicine, Kansas State University, Manhattan, KS, 66506, USA.&lt;/auth-address&gt;&lt;titles&gt;&lt;title&gt;The pig as a mixing vessel for influenza viruses: Human and veterinary implications&lt;/title&gt;&lt;secondary-title&gt;J Mol Genet Med&lt;/secondary-title&gt;&lt;/titles&gt;&lt;periodical&gt;&lt;full-title&gt;J Mol Genet Med&lt;/full-title&gt;&lt;/periodical&gt;&lt;pages&gt;158-66&lt;/pages&gt;&lt;volume&gt;3&lt;/volume&gt;&lt;number&gt;1&lt;/number&gt;&lt;edition&gt;2008/01/01&lt;/edition&gt;&lt;keywords&gt;&lt;keyword&gt;Swine&lt;/keyword&gt;&lt;keyword&gt;genetic reassortment&lt;/keyword&gt;&lt;keyword&gt;human pandemic&lt;/keyword&gt;&lt;keyword&gt;influenza A virus&lt;/keyword&gt;&lt;keyword&gt;mixing vessel&lt;/keyword&gt;&lt;/keywords&gt;&lt;dates&gt;&lt;year&gt;2008&lt;/year&gt;&lt;pub-dates&gt;&lt;date&gt;Nov 27&lt;/date&gt;&lt;/pub-dates&gt;&lt;/dates&gt;&lt;isbn&gt;1747-0862 (Print)&amp;#xD;1747-0862 (Linking)&lt;/isbn&gt;&lt;accession-num&gt;19565018&lt;/accession-num&gt;&lt;urls&gt;&lt;related-urls&gt;&lt;url&gt;https://www.ncbi.nlm.nih.gov/pubmed/19565018&lt;/url&gt;&lt;/related-urls&gt;&lt;/urls&gt;&lt;custom2&gt;PMC2702078&lt;/custom2&gt;&lt;/record&gt;&lt;/Cite&gt;&lt;/EndNote&gt;</w:instrText>
      </w:r>
      <w:r w:rsidR="00E77CCE" w:rsidRPr="00AA6AB3">
        <w:rPr>
          <w:rFonts w:ascii="Arial" w:hAnsi="Arial" w:cs="Arial"/>
          <w:sz w:val="20"/>
          <w:szCs w:val="20"/>
        </w:rPr>
        <w:fldChar w:fldCharType="separate"/>
      </w:r>
      <w:r w:rsidR="00E77CCE" w:rsidRPr="00AA6AB3">
        <w:rPr>
          <w:rFonts w:ascii="Arial" w:hAnsi="Arial" w:cs="Arial"/>
          <w:sz w:val="20"/>
          <w:szCs w:val="20"/>
        </w:rPr>
        <w:t>(Ma et al. 2008)</w:t>
      </w:r>
      <w:r w:rsidR="00E77CCE" w:rsidRPr="00AA6AB3">
        <w:rPr>
          <w:rFonts w:ascii="Arial" w:hAnsi="Arial" w:cs="Arial"/>
          <w:sz w:val="20"/>
          <w:szCs w:val="20"/>
        </w:rPr>
        <w:fldChar w:fldCharType="end"/>
      </w:r>
      <w:r w:rsidR="00E77CCE" w:rsidRPr="00AA6AB3">
        <w:rPr>
          <w:rFonts w:ascii="Arial" w:hAnsi="Arial" w:cs="Arial"/>
          <w:sz w:val="20"/>
          <w:szCs w:val="20"/>
        </w:rPr>
        <w:t>. As the pig upper respiratory tract expresses both of these receptors that allows for coinfection with an avian and human strain and recombination to produce a highly pathogenic strain that is more transmissible in people than an avian strain, such as was the case in the 2009 swine flu epidemic.</w:t>
      </w:r>
      <w:r w:rsidR="00C67E1D">
        <w:rPr>
          <w:rFonts w:ascii="Arial" w:hAnsi="Arial" w:cs="Arial"/>
          <w:sz w:val="20"/>
          <w:szCs w:val="20"/>
        </w:rPr>
        <w:t>(ref)</w:t>
      </w:r>
      <w:r w:rsidR="00E77CCE" w:rsidRPr="00AA6AB3">
        <w:rPr>
          <w:rFonts w:ascii="Arial" w:hAnsi="Arial" w:cs="Arial"/>
          <w:sz w:val="20"/>
          <w:szCs w:val="20"/>
        </w:rPr>
        <w:t xml:space="preserve"> </w:t>
      </w:r>
      <w:r w:rsidR="00E77CCE" w:rsidRPr="00AA6AB3">
        <w:rPr>
          <w:rFonts w:ascii="Arial" w:hAnsi="Arial" w:cs="Arial"/>
          <w:sz w:val="20"/>
          <w:szCs w:val="20"/>
          <w:lang w:val="en-GB"/>
        </w:rPr>
        <w:t xml:space="preserve">Additionally, </w:t>
      </w:r>
      <w:r w:rsidR="005D3E91" w:rsidRPr="00AA6AB3">
        <w:rPr>
          <w:rFonts w:ascii="Arial" w:hAnsi="Arial" w:cs="Arial"/>
          <w:sz w:val="20"/>
          <w:szCs w:val="20"/>
          <w:lang w:val="en-GB"/>
        </w:rPr>
        <w:t>distribution</w:t>
      </w:r>
      <w:r w:rsidR="00E77CCE" w:rsidRPr="00AA6AB3">
        <w:rPr>
          <w:rFonts w:ascii="Arial" w:hAnsi="Arial" w:cs="Arial"/>
          <w:sz w:val="20"/>
          <w:szCs w:val="20"/>
          <w:lang w:val="en-GB"/>
        </w:rPr>
        <w:t xml:space="preserve"> of receptors in humans is of import. Humans</w:t>
      </w:r>
      <w:r w:rsidR="008E7540" w:rsidRPr="00AA6AB3">
        <w:rPr>
          <w:rFonts w:ascii="Arial" w:hAnsi="Arial" w:cs="Arial"/>
          <w:sz w:val="20"/>
          <w:szCs w:val="20"/>
          <w:lang w:val="en-GB"/>
        </w:rPr>
        <w:t xml:space="preserve"> </w:t>
      </w:r>
      <w:r w:rsidR="00E77CCE" w:rsidRPr="00AA6AB3">
        <w:rPr>
          <w:rFonts w:ascii="Arial" w:hAnsi="Arial" w:cs="Arial"/>
          <w:sz w:val="20"/>
          <w:szCs w:val="20"/>
          <w:lang w:val="en-GB"/>
        </w:rPr>
        <w:t xml:space="preserve"> possess</w:t>
      </w:r>
      <w:r w:rsidR="00E77CCE" w:rsidRPr="00AA6AB3">
        <w:rPr>
          <w:rFonts w:ascii="Arial" w:hAnsi="Arial" w:cs="Arial"/>
          <w:sz w:val="20"/>
          <w:szCs w:val="20"/>
        </w:rPr>
        <w:t xml:space="preserve"> SAα2,3Gal receptors, but only in their lower respiratory tract</w:t>
      </w:r>
      <w:r w:rsidR="00E77CCE" w:rsidRPr="00AA6AB3">
        <w:rPr>
          <w:rFonts w:ascii="Arial" w:hAnsi="Arial" w:cs="Arial"/>
          <w:sz w:val="20"/>
          <w:szCs w:val="20"/>
          <w:lang w:val="en-GB"/>
        </w:rPr>
        <w:t xml:space="preserve"> </w:t>
      </w:r>
      <w:r w:rsidR="00E77CCE" w:rsidRPr="00AA6AB3">
        <w:rPr>
          <w:rFonts w:ascii="Arial" w:hAnsi="Arial" w:cs="Arial"/>
          <w:sz w:val="20"/>
          <w:szCs w:val="20"/>
          <w:lang w:val="en-GB"/>
        </w:rPr>
        <w:fldChar w:fldCharType="begin"/>
      </w:r>
      <w:r w:rsidR="00E77CCE" w:rsidRPr="00AA6AB3">
        <w:rPr>
          <w:rFonts w:ascii="Arial" w:hAnsi="Arial" w:cs="Arial"/>
          <w:sz w:val="20"/>
          <w:szCs w:val="20"/>
          <w:lang w:val="en-GB"/>
        </w:rPr>
        <w:instrText xml:space="preserve"> ADDIN EN.CITE &lt;EndNote&gt;&lt;Cite&gt;&lt;Author&gt;de Graaf&lt;/Author&gt;&lt;Year&gt;2014&lt;/Year&gt;&lt;RecNum&gt;114&lt;/RecNum&gt;&lt;DisplayText&gt;(de Graaf and Fouchier 2014)&lt;/DisplayText&gt;&lt;record&gt;&lt;rec-number&gt;114&lt;/rec-number&gt;&lt;foreign-keys&gt;&lt;key app="EN" db-id="pv99xppxsftrpnevsxkp0tvm950xsdp9wz2x" timestamp="1655123696"&gt;114&lt;/key&gt;&lt;/foreign-keys&gt;&lt;ref-type name="Journal Article"&gt;17&lt;/ref-type&gt;&lt;contributors&gt;&lt;authors&gt;&lt;author&gt;de Graaf, M.&lt;/author&gt;&lt;author&gt;Fouchier, R. A.&lt;/author&gt;&lt;/authors&gt;&lt;/contributors&gt;&lt;auth-address&gt;Department of Viroscience, Erasmus MC, Rotterdam, The Netherlands.&lt;/auth-address&gt;&lt;titles&gt;&lt;title&gt;Role of receptor binding specificity in influenza A virus transmission and pathogenesis&lt;/title&gt;&lt;secondary-title&gt;EMBO J&lt;/secondary-title&gt;&lt;/titles&gt;&lt;periodical&gt;&lt;full-title&gt;EMBO J&lt;/full-title&gt;&lt;/periodical&gt;&lt;pages&gt;823-41&lt;/pages&gt;&lt;volume&gt;33&lt;/volume&gt;&lt;number&gt;8&lt;/number&gt;&lt;edition&gt;2014/03/29&lt;/edition&gt;&lt;keywords&gt;&lt;keyword&gt;Adaptation, Biological&lt;/keyword&gt;&lt;keyword&gt;Animals&lt;/keyword&gt;&lt;keyword&gt;Hemagglutinin Glycoproteins, Influenza Virus/metabolism&lt;/keyword&gt;&lt;keyword&gt;Humans&lt;/keyword&gt;&lt;keyword&gt;Influenza A virus/*physiology&lt;/keyword&gt;&lt;keyword&gt;Influenza, Human/*transmission/*virology&lt;/keyword&gt;&lt;keyword&gt;Polysaccharides/metabolism&lt;/keyword&gt;&lt;keyword&gt;Protein Binding&lt;/keyword&gt;&lt;keyword&gt;Receptors, Virus/metabolism&lt;/keyword&gt;&lt;keyword&gt;Sialic Acids/metabolism&lt;/keyword&gt;&lt;keyword&gt;Substrate Specificity&lt;/keyword&gt;&lt;keyword&gt;*Viral Tropism&lt;/keyword&gt;&lt;keyword&gt;*Virus Attachment&lt;/keyword&gt;&lt;keyword&gt;Zoonoses/*transmission/*virology&lt;/keyword&gt;&lt;/keywords&gt;&lt;dates&gt;&lt;year&gt;2014&lt;/year&gt;&lt;pub-dates&gt;&lt;date&gt;Apr 16&lt;/date&gt;&lt;/pub-dates&gt;&lt;/dates&gt;&lt;isbn&gt;1460-2075 (Electronic)&amp;#xD;0261-4189 (Linking)&lt;/isbn&gt;&lt;accession-num&gt;24668228&lt;/accession-num&gt;&lt;urls&gt;&lt;related-urls&gt;&lt;url&gt;https://www.ncbi.nlm.nih.gov/pubmed/24668228&lt;/url&gt;&lt;/related-urls&gt;&lt;/urls&gt;&lt;custom2&gt;PMC4194109&lt;/custom2&gt;&lt;electronic-resource-num&gt;10.1002/embj.201387442&lt;/electronic-resource-num&gt;&lt;/record&gt;&lt;/Cite&gt;&lt;/EndNote&gt;</w:instrText>
      </w:r>
      <w:r w:rsidR="00E77CCE" w:rsidRPr="00AA6AB3">
        <w:rPr>
          <w:rFonts w:ascii="Arial" w:hAnsi="Arial" w:cs="Arial"/>
          <w:sz w:val="20"/>
          <w:szCs w:val="20"/>
          <w:lang w:val="en-GB"/>
        </w:rPr>
        <w:fldChar w:fldCharType="separate"/>
      </w:r>
      <w:r w:rsidR="00E77CCE" w:rsidRPr="00AA6AB3">
        <w:rPr>
          <w:rFonts w:ascii="Arial" w:hAnsi="Arial" w:cs="Arial"/>
          <w:sz w:val="20"/>
          <w:szCs w:val="20"/>
          <w:lang w:val="en-GB"/>
        </w:rPr>
        <w:t>(de Graaf and Fouchier 2014)</w:t>
      </w:r>
      <w:r w:rsidR="00E77CCE" w:rsidRPr="00AA6AB3">
        <w:rPr>
          <w:rFonts w:ascii="Arial" w:hAnsi="Arial" w:cs="Arial"/>
          <w:sz w:val="20"/>
          <w:szCs w:val="20"/>
          <w:lang w:val="en-GB"/>
        </w:rPr>
        <w:fldChar w:fldCharType="end"/>
      </w:r>
      <w:r w:rsidR="00E77CCE" w:rsidRPr="00AA6AB3">
        <w:rPr>
          <w:rFonts w:ascii="Arial" w:hAnsi="Arial" w:cs="Arial"/>
          <w:sz w:val="20"/>
          <w:szCs w:val="20"/>
          <w:lang w:val="en-GB"/>
        </w:rPr>
        <w:t xml:space="preserve">. So while people do occasionally become infected with avian influenza, this subtle difference in receptor distribution plays a huge role, both in disease pathogenesis and in transmissibility of infection. The presence of the virus and subsequent replication in the lower respiratory tract results in a much more severe infection with higher morbidity and mortality than a typical human strain of flu. Additionally, the fact that the virus </w:t>
      </w:r>
      <w:r w:rsidR="008E7540" w:rsidRPr="00AA6AB3">
        <w:rPr>
          <w:rFonts w:ascii="Arial" w:hAnsi="Arial" w:cs="Arial"/>
          <w:sz w:val="20"/>
          <w:szCs w:val="20"/>
          <w:lang w:val="en-GB"/>
        </w:rPr>
        <w:t xml:space="preserve">can not </w:t>
      </w:r>
      <w:r w:rsidR="00E77CCE" w:rsidRPr="00AA6AB3">
        <w:rPr>
          <w:rFonts w:ascii="Arial" w:hAnsi="Arial" w:cs="Arial"/>
          <w:sz w:val="20"/>
          <w:szCs w:val="20"/>
          <w:lang w:val="en-GB"/>
        </w:rPr>
        <w:t xml:space="preserve">replicate in the upper </w:t>
      </w:r>
      <w:r w:rsidR="00511715">
        <w:rPr>
          <w:rFonts w:ascii="Arial" w:hAnsi="Arial" w:cs="Arial"/>
          <w:sz w:val="20"/>
          <w:szCs w:val="20"/>
          <w:lang w:val="en-GB"/>
        </w:rPr>
        <w:t>respiratory tract</w:t>
      </w:r>
      <w:r w:rsidR="00E77CCE" w:rsidRPr="00AA6AB3">
        <w:rPr>
          <w:rFonts w:ascii="Arial" w:hAnsi="Arial" w:cs="Arial"/>
          <w:sz w:val="20"/>
          <w:szCs w:val="20"/>
          <w:lang w:val="en-GB"/>
        </w:rPr>
        <w:t xml:space="preserve"> </w:t>
      </w:r>
      <w:r w:rsidR="008E7540" w:rsidRPr="00AA6AB3">
        <w:rPr>
          <w:rFonts w:ascii="Arial" w:hAnsi="Arial" w:cs="Arial"/>
          <w:sz w:val="20"/>
          <w:szCs w:val="20"/>
          <w:lang w:val="en-GB"/>
        </w:rPr>
        <w:t xml:space="preserve">makes it difficult </w:t>
      </w:r>
      <w:r w:rsidR="00E77CCE" w:rsidRPr="00AA6AB3">
        <w:rPr>
          <w:rFonts w:ascii="Arial" w:hAnsi="Arial" w:cs="Arial"/>
          <w:sz w:val="20"/>
          <w:szCs w:val="20"/>
          <w:lang w:val="en-GB"/>
        </w:rPr>
        <w:t xml:space="preserve"> for the virus to be transmitted via respiratory aerosol.  </w:t>
      </w:r>
    </w:p>
    <w:p w14:paraId="33836157" w14:textId="23EC5973" w:rsidR="00912C43" w:rsidRPr="00AA6AB3" w:rsidRDefault="00E77CCE" w:rsidP="00AA6AB3">
      <w:pPr>
        <w:spacing w:line="480" w:lineRule="auto"/>
        <w:rPr>
          <w:rFonts w:ascii="Arial" w:hAnsi="Arial" w:cs="Arial"/>
          <w:sz w:val="20"/>
          <w:szCs w:val="20"/>
        </w:rPr>
      </w:pPr>
      <w:r w:rsidRPr="00AA6AB3">
        <w:rPr>
          <w:rFonts w:ascii="Arial" w:hAnsi="Arial" w:cs="Arial"/>
          <w:sz w:val="20"/>
          <w:szCs w:val="20"/>
          <w:lang w:val="en-GB"/>
        </w:rPr>
        <w:t xml:space="preserve">Waterfowl are considered as the primary wild reservoir of avian influenza strains and their role in this again partly comes down to receptor distribution. The </w:t>
      </w:r>
      <w:r w:rsidRPr="00AA6AB3">
        <w:rPr>
          <w:rFonts w:ascii="Arial" w:hAnsi="Arial" w:cs="Arial"/>
          <w:sz w:val="20"/>
          <w:szCs w:val="20"/>
        </w:rPr>
        <w:t>SAα2,3Gal receptors used by the influenza virus are present in large amounts in the intestinal tract of many species of m</w:t>
      </w:r>
      <w:r w:rsidRPr="00AA6AB3">
        <w:rPr>
          <w:rFonts w:ascii="Arial" w:hAnsi="Arial" w:cs="Arial"/>
          <w:sz w:val="20"/>
          <w:szCs w:val="20"/>
          <w:lang w:val="en-GB"/>
        </w:rPr>
        <w:t xml:space="preserve">igratory waterfowl </w:t>
      </w:r>
      <w:r w:rsidRPr="00AA6AB3">
        <w:rPr>
          <w:rFonts w:ascii="Arial" w:hAnsi="Arial" w:cs="Arial"/>
          <w:noProof/>
          <w:sz w:val="20"/>
          <w:szCs w:val="20"/>
          <w:lang w:val="en-GB"/>
        </w:rPr>
        <w:fldChar w:fldCharType="begin"/>
      </w:r>
      <w:r w:rsidRPr="00AA6AB3">
        <w:rPr>
          <w:rFonts w:ascii="Arial" w:hAnsi="Arial" w:cs="Arial"/>
          <w:sz w:val="20"/>
          <w:szCs w:val="20"/>
          <w:lang w:val="en-GB"/>
        </w:rPr>
        <w:instrText xml:space="preserve"> ADDIN EN.CITE &lt;EndNote&gt;&lt;Cite&gt;&lt;Author&gt;Costa&lt;/Author&gt;&lt;Year&gt;2012&lt;/Year&gt;&lt;RecNum&gt;115&lt;/RecNum&gt;&lt;DisplayText&gt;(Costa et al. 2012)&lt;/DisplayText&gt;&lt;record&gt;&lt;rec-number&gt;115&lt;/rec-number&gt;&lt;foreign-keys&gt;&lt;key app="EN" db-id="pv99xppxsftrpnevsxkp0tvm950xsdp9wz2x" timestamp="1655123845"&gt;115&lt;/key&gt;&lt;/foreign-keys&gt;&lt;ref-type name="Journal Article"&gt;17&lt;/ref-type&gt;&lt;contributors&gt;&lt;authors&gt;&lt;author&gt;Costa, T.&lt;/author&gt;&lt;author&gt;Chaves, A. J.&lt;/author&gt;&lt;author&gt;Valle, R.&lt;/author&gt;&lt;author&gt;Darji, A.&lt;/author&gt;&lt;author&gt;van Riel, D.&lt;/author&gt;&lt;author&gt;Kuiken, T.&lt;/author&gt;&lt;author&gt;Majo, N.&lt;/author&gt;&lt;author&gt;Ramis, A.&lt;/author&gt;&lt;/authors&gt;&lt;/contributors&gt;&lt;auth-address&gt;Departament de Sanitat i Anatomia Animals, Facultat de Veterinaria, Universitat Autonoma de Barcelona, Bellaterra, Barcelona, Spain. antonio.ramis@uab.cat.&lt;/auth-address&gt;&lt;titles&gt;&lt;title&gt;Distribution patterns of influenza virus receptors and viral attachment patterns in the respiratory and intestinal tracts of seven avian species&lt;/title&gt;&lt;secondary-title&gt;Vet Res&lt;/secondary-title&gt;&lt;/titles&gt;&lt;periodical&gt;&lt;full-title&gt;Vet Res&lt;/full-title&gt;&lt;/periodical&gt;&lt;pages&gt;28&lt;/pages&gt;&lt;volume&gt;43&lt;/volume&gt;&lt;edition&gt;2012/04/12&lt;/edition&gt;&lt;keywords&gt;&lt;keyword&gt;Animals&lt;/keyword&gt;&lt;keyword&gt;Ducks&lt;/keyword&gt;&lt;keyword&gt;Galliformes&lt;/keyword&gt;&lt;keyword&gt;Influenza A virus/*physiology&lt;/keyword&gt;&lt;keyword&gt;Influenza in Birds/*microbiology/virology&lt;/keyword&gt;&lt;keyword&gt;Intestines/virology&lt;/keyword&gt;&lt;keyword&gt;Poultry Diseases/*metabolism/virology&lt;/keyword&gt;&lt;keyword&gt;Receptors, Cell Surface/*metabolism&lt;/keyword&gt;&lt;keyword&gt;Respiratory System/virology&lt;/keyword&gt;&lt;keyword&gt;Species Specificity&lt;/keyword&gt;&lt;keyword&gt;Struthioniformes&lt;/keyword&gt;&lt;keyword&gt;*Virus Attachment&lt;/keyword&gt;&lt;/keywords&gt;&lt;dates&gt;&lt;year&gt;2012&lt;/year&gt;&lt;pub-dates&gt;&lt;date&gt;Apr 10&lt;/date&gt;&lt;/pub-dates&gt;&lt;/dates&gt;&lt;isbn&gt;1297-9716 (Electronic)&amp;#xD;0928-4249 (Linking)&lt;/isbn&gt;&lt;accession-num&gt;22489675&lt;/accession-num&gt;&lt;urls&gt;&lt;related-urls&gt;&lt;url&gt;https://www.ncbi.nlm.nih.gov/pubmed/22489675&lt;/url&gt;&lt;/related-urls&gt;&lt;/urls&gt;&lt;custom2&gt;PMC3368784&lt;/custom2&gt;&lt;electronic-resource-num&gt;10.1186/1297-9716-43-28&lt;/electronic-resource-num&gt;&lt;/record&gt;&lt;/Cite&gt;&lt;/EndNote&gt;</w:instrText>
      </w:r>
      <w:r w:rsidRPr="00AA6AB3">
        <w:rPr>
          <w:rFonts w:ascii="Arial" w:hAnsi="Arial" w:cs="Arial"/>
          <w:noProof/>
          <w:sz w:val="20"/>
          <w:szCs w:val="20"/>
          <w:lang w:val="en-GB"/>
        </w:rPr>
        <w:fldChar w:fldCharType="separate"/>
      </w:r>
      <w:r w:rsidRPr="00AA6AB3">
        <w:rPr>
          <w:rFonts w:ascii="Arial" w:hAnsi="Arial" w:cs="Arial"/>
          <w:sz w:val="20"/>
          <w:szCs w:val="20"/>
          <w:lang w:val="en-GB"/>
        </w:rPr>
        <w:t>(Costa et al. 2012)</w:t>
      </w:r>
      <w:r w:rsidRPr="00AA6AB3">
        <w:rPr>
          <w:rFonts w:ascii="Arial" w:hAnsi="Arial" w:cs="Arial"/>
          <w:noProof/>
          <w:sz w:val="20"/>
          <w:szCs w:val="20"/>
          <w:lang w:val="en-GB"/>
        </w:rPr>
        <w:fldChar w:fldCharType="end"/>
      </w:r>
      <w:r w:rsidRPr="00AA6AB3">
        <w:rPr>
          <w:rFonts w:ascii="Arial" w:hAnsi="Arial" w:cs="Arial"/>
          <w:sz w:val="20"/>
          <w:szCs w:val="20"/>
          <w:lang w:val="en-GB"/>
        </w:rPr>
        <w:t>. Waterfowl belonging to the </w:t>
      </w:r>
      <w:r w:rsidRPr="00AA6AB3">
        <w:rPr>
          <w:rFonts w:ascii="Arial" w:hAnsi="Arial" w:cs="Arial"/>
          <w:i/>
          <w:iCs/>
          <w:sz w:val="20"/>
          <w:szCs w:val="20"/>
          <w:lang w:val="en-GB"/>
        </w:rPr>
        <w:t>Anatidae</w:t>
      </w:r>
      <w:r w:rsidRPr="00AA6AB3">
        <w:rPr>
          <w:rFonts w:ascii="Arial" w:hAnsi="Arial" w:cs="Arial"/>
          <w:sz w:val="20"/>
          <w:szCs w:val="20"/>
          <w:lang w:val="en-GB"/>
        </w:rPr>
        <w:t xml:space="preserve"> family (ducks, geese, and swans) are the primary reservoir of </w:t>
      </w:r>
      <w:r w:rsidRPr="00AA6AB3">
        <w:rPr>
          <w:rFonts w:ascii="Arial" w:hAnsi="Arial" w:cs="Arial"/>
          <w:sz w:val="20"/>
          <w:szCs w:val="20"/>
          <w:lang w:val="en-GB"/>
        </w:rPr>
        <w:lastRenderedPageBreak/>
        <w:t xml:space="preserve">all 16 hemagglutinin and 9 neuraminidase subtypes of avian influenza viruses </w:t>
      </w:r>
      <w:r w:rsidRPr="00AA6AB3">
        <w:rPr>
          <w:rFonts w:ascii="Arial" w:hAnsi="Arial" w:cs="Arial"/>
          <w:noProof/>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noProof/>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noProof/>
          <w:sz w:val="20"/>
          <w:szCs w:val="20"/>
          <w:lang w:val="en-GB"/>
        </w:rPr>
      </w:r>
      <w:r w:rsidRPr="00AA6AB3">
        <w:rPr>
          <w:rFonts w:ascii="Arial" w:hAnsi="Arial" w:cs="Arial"/>
          <w:noProof/>
          <w:sz w:val="20"/>
          <w:szCs w:val="20"/>
          <w:lang w:val="en-GB"/>
        </w:rPr>
        <w:fldChar w:fldCharType="end"/>
      </w:r>
      <w:r w:rsidRPr="00AA6AB3">
        <w:rPr>
          <w:rFonts w:ascii="Arial" w:hAnsi="Arial" w:cs="Arial"/>
          <w:noProof/>
          <w:sz w:val="20"/>
          <w:szCs w:val="20"/>
          <w:lang w:val="en-GB"/>
        </w:rPr>
      </w:r>
      <w:r w:rsidRPr="00AA6AB3">
        <w:rPr>
          <w:rFonts w:ascii="Arial" w:hAnsi="Arial" w:cs="Arial"/>
          <w:noProof/>
          <w:sz w:val="20"/>
          <w:szCs w:val="20"/>
          <w:lang w:val="en-GB"/>
        </w:rPr>
        <w:fldChar w:fldCharType="separate"/>
      </w:r>
      <w:r w:rsidRPr="00AA6AB3">
        <w:rPr>
          <w:rFonts w:ascii="Arial" w:hAnsi="Arial" w:cs="Arial"/>
          <w:sz w:val="20"/>
          <w:szCs w:val="20"/>
          <w:lang w:val="en-GB"/>
        </w:rPr>
        <w:t>(Hansbro et al. 2010)</w:t>
      </w:r>
      <w:r w:rsidRPr="00AA6AB3">
        <w:rPr>
          <w:rFonts w:ascii="Arial" w:hAnsi="Arial" w:cs="Arial"/>
          <w:noProof/>
          <w:sz w:val="20"/>
          <w:szCs w:val="20"/>
          <w:lang w:val="en-GB"/>
        </w:rPr>
        <w:fldChar w:fldCharType="end"/>
      </w:r>
      <w:r w:rsidRPr="00AA6AB3">
        <w:rPr>
          <w:rFonts w:ascii="Arial" w:hAnsi="Arial" w:cs="Arial"/>
          <w:sz w:val="20"/>
          <w:szCs w:val="20"/>
          <w:lang w:val="en-GB"/>
        </w:rPr>
        <w:t xml:space="preserve">. Migration by these birds results in the inoculation of waterways with live influenza virus which is relatively stable in the water </w:t>
      </w:r>
      <w:r w:rsidRPr="00AA6AB3">
        <w:rPr>
          <w:rFonts w:ascii="Arial" w:hAnsi="Arial" w:cs="Arial"/>
          <w:noProof/>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noProof/>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noProof/>
          <w:sz w:val="20"/>
          <w:szCs w:val="20"/>
          <w:lang w:val="en-GB"/>
        </w:rPr>
      </w:r>
      <w:r w:rsidRPr="00AA6AB3">
        <w:rPr>
          <w:rFonts w:ascii="Arial" w:hAnsi="Arial" w:cs="Arial"/>
          <w:noProof/>
          <w:sz w:val="20"/>
          <w:szCs w:val="20"/>
          <w:lang w:val="en-GB"/>
        </w:rPr>
        <w:fldChar w:fldCharType="end"/>
      </w:r>
      <w:r w:rsidRPr="00AA6AB3">
        <w:rPr>
          <w:rFonts w:ascii="Arial" w:hAnsi="Arial" w:cs="Arial"/>
          <w:noProof/>
          <w:sz w:val="20"/>
          <w:szCs w:val="20"/>
          <w:lang w:val="en-GB"/>
        </w:rPr>
      </w:r>
      <w:r w:rsidRPr="00AA6AB3">
        <w:rPr>
          <w:rFonts w:ascii="Arial" w:hAnsi="Arial" w:cs="Arial"/>
          <w:noProof/>
          <w:sz w:val="20"/>
          <w:szCs w:val="20"/>
          <w:lang w:val="en-GB"/>
        </w:rPr>
        <w:fldChar w:fldCharType="separate"/>
      </w:r>
      <w:r w:rsidRPr="00AA6AB3">
        <w:rPr>
          <w:rFonts w:ascii="Arial" w:hAnsi="Arial" w:cs="Arial"/>
          <w:sz w:val="20"/>
          <w:szCs w:val="20"/>
          <w:lang w:val="en-GB"/>
        </w:rPr>
        <w:t>(Blagodatski et al. 2021)</w:t>
      </w:r>
      <w:r w:rsidRPr="00AA6AB3">
        <w:rPr>
          <w:rFonts w:ascii="Arial" w:hAnsi="Arial" w:cs="Arial"/>
          <w:noProof/>
          <w:sz w:val="20"/>
          <w:szCs w:val="20"/>
          <w:lang w:val="en-GB"/>
        </w:rPr>
        <w:fldChar w:fldCharType="end"/>
      </w:r>
      <w:r w:rsidRPr="00AA6AB3">
        <w:rPr>
          <w:rFonts w:ascii="Arial" w:hAnsi="Arial" w:cs="Arial"/>
          <w:sz w:val="20"/>
          <w:szCs w:val="20"/>
          <w:lang w:val="en-GB"/>
        </w:rPr>
        <w:t xml:space="preserve">. Additionally, there is also the potential for free-ranging domestic fowl to be exposed to faeces containing avian influenza from these birds. </w:t>
      </w:r>
      <w:r w:rsidR="00311BB4" w:rsidRPr="00AA6AB3">
        <w:rPr>
          <w:rFonts w:ascii="Arial" w:hAnsi="Arial" w:cs="Arial"/>
          <w:sz w:val="20"/>
          <w:szCs w:val="20"/>
          <w:lang w:val="en-GB"/>
        </w:rPr>
        <w:t xml:space="preserve">With regards to within host spread of a virus and the potential role of this in spillover, </w:t>
      </w:r>
      <w:r w:rsidR="00912C43" w:rsidRPr="00AA6AB3">
        <w:rPr>
          <w:rFonts w:ascii="Arial" w:hAnsi="Arial" w:cs="Arial"/>
          <w:sz w:val="20"/>
          <w:szCs w:val="20"/>
          <w:lang w:val="en-GB"/>
        </w:rPr>
        <w:t>C</w:t>
      </w:r>
      <w:r w:rsidR="00BA02B7" w:rsidRPr="00AA6AB3">
        <w:rPr>
          <w:rFonts w:ascii="Arial" w:hAnsi="Arial" w:cs="Arial"/>
          <w:sz w:val="20"/>
          <w:szCs w:val="20"/>
          <w:lang w:val="en-GB"/>
        </w:rPr>
        <w:t>anine distemper virus</w:t>
      </w:r>
      <w:r w:rsidR="00912C43" w:rsidRPr="00AA6AB3">
        <w:rPr>
          <w:rFonts w:ascii="Arial" w:hAnsi="Arial" w:cs="Arial"/>
          <w:sz w:val="20"/>
          <w:szCs w:val="20"/>
          <w:lang w:val="en-GB"/>
        </w:rPr>
        <w:t xml:space="preserve"> is considered a multi-cell </w:t>
      </w:r>
      <w:r w:rsidR="00A1187F" w:rsidRPr="00AA6AB3">
        <w:rPr>
          <w:rFonts w:ascii="Arial" w:hAnsi="Arial" w:cs="Arial"/>
          <w:sz w:val="20"/>
          <w:szCs w:val="20"/>
          <w:lang w:val="en-GB"/>
        </w:rPr>
        <w:t xml:space="preserve">and multi-host </w:t>
      </w:r>
      <w:r w:rsidR="00912C43" w:rsidRPr="00AA6AB3">
        <w:rPr>
          <w:rFonts w:ascii="Arial" w:hAnsi="Arial" w:cs="Arial"/>
          <w:sz w:val="20"/>
          <w:szCs w:val="20"/>
          <w:lang w:val="en-GB"/>
        </w:rPr>
        <w:t xml:space="preserve">pathogen that has the ability to infect three different types of host cells; epithelial, lymphoid, and neurological cells  </w:t>
      </w:r>
      <w:r w:rsidR="00912C43"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00912C43" w:rsidRPr="00AA6AB3">
        <w:rPr>
          <w:rFonts w:ascii="Arial" w:hAnsi="Arial" w:cs="Arial"/>
          <w:sz w:val="20"/>
          <w:szCs w:val="20"/>
          <w:lang w:val="en-GB"/>
        </w:rPr>
        <w:instrText xml:space="preserve"> ADDIN EN.CITE </w:instrText>
      </w:r>
      <w:r w:rsidR="00912C43"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00912C43" w:rsidRPr="00AA6AB3">
        <w:rPr>
          <w:rFonts w:ascii="Arial" w:hAnsi="Arial" w:cs="Arial"/>
          <w:sz w:val="20"/>
          <w:szCs w:val="20"/>
          <w:lang w:val="en-GB"/>
        </w:rPr>
        <w:instrText xml:space="preserve"> ADDIN EN.CITE.DATA </w:instrText>
      </w:r>
      <w:r w:rsidR="00912C43" w:rsidRPr="00AA6AB3">
        <w:rPr>
          <w:rFonts w:ascii="Arial" w:hAnsi="Arial" w:cs="Arial"/>
          <w:sz w:val="20"/>
          <w:szCs w:val="20"/>
          <w:lang w:val="en-GB"/>
        </w:rPr>
      </w:r>
      <w:r w:rsidR="00912C43" w:rsidRPr="00AA6AB3">
        <w:rPr>
          <w:rFonts w:ascii="Arial" w:hAnsi="Arial" w:cs="Arial"/>
          <w:sz w:val="20"/>
          <w:szCs w:val="20"/>
          <w:lang w:val="en-GB"/>
        </w:rPr>
        <w:fldChar w:fldCharType="end"/>
      </w:r>
      <w:r w:rsidR="00912C43" w:rsidRPr="00AA6AB3">
        <w:rPr>
          <w:rFonts w:ascii="Arial" w:hAnsi="Arial" w:cs="Arial"/>
          <w:sz w:val="20"/>
          <w:szCs w:val="20"/>
          <w:lang w:val="en-GB"/>
        </w:rPr>
      </w:r>
      <w:r w:rsidR="00912C43" w:rsidRPr="00AA6AB3">
        <w:rPr>
          <w:rFonts w:ascii="Arial" w:hAnsi="Arial" w:cs="Arial"/>
          <w:sz w:val="20"/>
          <w:szCs w:val="20"/>
          <w:lang w:val="en-GB"/>
        </w:rPr>
        <w:fldChar w:fldCharType="separate"/>
      </w:r>
      <w:r w:rsidR="00912C43" w:rsidRPr="00AA6AB3">
        <w:rPr>
          <w:rFonts w:ascii="Arial" w:hAnsi="Arial" w:cs="Arial"/>
          <w:sz w:val="20"/>
          <w:szCs w:val="20"/>
          <w:lang w:val="en-GB"/>
        </w:rPr>
        <w:t>(Rendon-Marin et al. 2019)</w:t>
      </w:r>
      <w:r w:rsidR="00912C43" w:rsidRPr="00AA6AB3">
        <w:rPr>
          <w:rFonts w:ascii="Arial" w:hAnsi="Arial" w:cs="Arial"/>
          <w:sz w:val="20"/>
          <w:szCs w:val="20"/>
          <w:lang w:val="en-GB"/>
        </w:rPr>
        <w:fldChar w:fldCharType="end"/>
      </w:r>
      <w:r w:rsidR="00912C43" w:rsidRPr="00AA6AB3">
        <w:rPr>
          <w:rFonts w:ascii="Arial" w:hAnsi="Arial" w:cs="Arial"/>
          <w:sz w:val="20"/>
          <w:szCs w:val="20"/>
          <w:lang w:val="en-GB"/>
        </w:rPr>
        <w:t xml:space="preserve">.  CDV predominantly uses SLAM/CD150 as a receptor, which is expressed on activated T- and B- lymphocytes, and dendritic cells (DCs) and macrophages. During the first stages of infection within the host, resident DCs and alveolar macrophages in the respiratory tract are infected along with other cells which express CD150 in the alveolae. Infected cells carry the virus to the draining lymph node </w:t>
      </w:r>
      <w:r w:rsidR="002D2C53" w:rsidRPr="00AA6AB3">
        <w:rPr>
          <w:rFonts w:ascii="Arial" w:hAnsi="Arial" w:cs="Arial"/>
          <w:sz w:val="20"/>
          <w:szCs w:val="20"/>
          <w:lang w:val="en-GB"/>
        </w:rPr>
        <w:t>where resident</w:t>
      </w:r>
      <w:r w:rsidR="00912C43" w:rsidRPr="00AA6AB3">
        <w:rPr>
          <w:rFonts w:ascii="Arial" w:hAnsi="Arial" w:cs="Arial"/>
          <w:sz w:val="20"/>
          <w:szCs w:val="20"/>
          <w:lang w:val="en-GB"/>
        </w:rPr>
        <w:t xml:space="preserve"> activated T-cells and B-cells are infected through the CD150 receptor, resulting in virus amplification and the initiation of primary viremia. The virus gets disseminated to secondary lymphoid organs and subsequently a systemic spread through the entire immune system</w:t>
      </w:r>
      <w:r w:rsidR="00687307" w:rsidRPr="00AA6AB3">
        <w:rPr>
          <w:rFonts w:ascii="Arial" w:hAnsi="Arial" w:cs="Arial"/>
          <w:sz w:val="20"/>
          <w:szCs w:val="20"/>
          <w:lang w:val="en-GB"/>
        </w:rPr>
        <w:t xml:space="preserve">, </w:t>
      </w:r>
      <w:r w:rsidR="002D2C53" w:rsidRPr="00AA6AB3">
        <w:rPr>
          <w:rFonts w:ascii="Arial" w:hAnsi="Arial" w:cs="Arial"/>
          <w:sz w:val="20"/>
          <w:szCs w:val="20"/>
          <w:lang w:val="en-GB"/>
        </w:rPr>
        <w:t>then disseminates</w:t>
      </w:r>
      <w:r w:rsidR="00912C43" w:rsidRPr="00AA6AB3">
        <w:rPr>
          <w:rFonts w:ascii="Arial" w:hAnsi="Arial" w:cs="Arial"/>
          <w:sz w:val="20"/>
          <w:szCs w:val="20"/>
          <w:lang w:val="en-GB"/>
        </w:rPr>
        <w:t xml:space="preserve"> to brain, liver, skin, gastrointestinal tract, genitals, and respiratory mucosal surfaces. This rapid systemic spread, particularly to respiratory mucosa results in the potential for rapid transmission dynamics </w:t>
      </w:r>
      <w:r w:rsidR="00912C43" w:rsidRPr="00AA6AB3">
        <w:rPr>
          <w:rFonts w:ascii="Arial" w:hAnsi="Arial" w:cs="Arial"/>
          <w:sz w:val="20"/>
          <w:szCs w:val="20"/>
        </w:rPr>
        <w:t xml:space="preserve">through close contact populations. </w:t>
      </w:r>
      <w:r w:rsidR="007E1970" w:rsidRPr="00AA6AB3">
        <w:rPr>
          <w:rFonts w:ascii="Arial" w:hAnsi="Arial" w:cs="Arial"/>
          <w:sz w:val="20"/>
          <w:szCs w:val="20"/>
        </w:rPr>
        <w:t>This pathology of using the lymphatic system to spread systemically almost is almost certainly involved in this virus</w:t>
      </w:r>
      <w:r w:rsidR="00BD0227" w:rsidRPr="00AA6AB3">
        <w:rPr>
          <w:rFonts w:ascii="Arial" w:hAnsi="Arial" w:cs="Arial"/>
          <w:sz w:val="20"/>
          <w:szCs w:val="20"/>
        </w:rPr>
        <w:t>’</w:t>
      </w:r>
      <w:r w:rsidR="007E1970" w:rsidRPr="00AA6AB3">
        <w:rPr>
          <w:rFonts w:ascii="Arial" w:hAnsi="Arial" w:cs="Arial"/>
          <w:sz w:val="20"/>
          <w:szCs w:val="20"/>
        </w:rPr>
        <w:t xml:space="preserve"> ability to infect a wide range of species. </w:t>
      </w:r>
    </w:p>
    <w:p w14:paraId="00F7860A" w14:textId="7FFD4F12" w:rsidR="00BD65F0" w:rsidRPr="00AA6AB3" w:rsidRDefault="00190E35" w:rsidP="00AA6AB3">
      <w:pPr>
        <w:spacing w:line="480" w:lineRule="auto"/>
        <w:rPr>
          <w:rFonts w:ascii="Arial" w:hAnsi="Arial" w:cs="Arial"/>
          <w:sz w:val="20"/>
          <w:szCs w:val="20"/>
        </w:rPr>
      </w:pPr>
      <w:r w:rsidRPr="00AA6AB3">
        <w:rPr>
          <w:rFonts w:ascii="Arial" w:hAnsi="Arial" w:cs="Arial"/>
          <w:sz w:val="20"/>
          <w:szCs w:val="20"/>
        </w:rPr>
        <w:t xml:space="preserve">Here, we synthesize available literature on cross-species transmission events </w:t>
      </w:r>
      <w:r w:rsidR="00C67E1D">
        <w:rPr>
          <w:rFonts w:ascii="Arial" w:hAnsi="Arial" w:cs="Arial"/>
          <w:sz w:val="20"/>
          <w:szCs w:val="20"/>
        </w:rPr>
        <w:t xml:space="preserve">along with pathological data </w:t>
      </w:r>
      <w:r w:rsidR="002D2C53" w:rsidRPr="00AA6AB3">
        <w:rPr>
          <w:rFonts w:ascii="Arial" w:hAnsi="Arial" w:cs="Arial"/>
          <w:sz w:val="20"/>
          <w:szCs w:val="20"/>
        </w:rPr>
        <w:t>to determine</w:t>
      </w:r>
      <w:r w:rsidR="00010045" w:rsidRPr="00AA6AB3">
        <w:rPr>
          <w:rFonts w:ascii="Arial" w:hAnsi="Arial" w:cs="Arial"/>
          <w:sz w:val="20"/>
          <w:szCs w:val="20"/>
        </w:rPr>
        <w:t xml:space="preserve"> how aspects of viral pathogenesis affect cross-species transmission in RNA viruses. </w:t>
      </w:r>
      <w:r w:rsidR="00CE0E06" w:rsidRPr="00AA6AB3">
        <w:rPr>
          <w:rFonts w:ascii="Arial" w:hAnsi="Arial" w:cs="Arial"/>
          <w:sz w:val="20"/>
          <w:szCs w:val="20"/>
        </w:rPr>
        <w:t xml:space="preserve">First, </w:t>
      </w:r>
      <w:r w:rsidR="002D2C53" w:rsidRPr="00AA6AB3">
        <w:rPr>
          <w:rFonts w:ascii="Arial" w:hAnsi="Arial" w:cs="Arial"/>
          <w:sz w:val="20"/>
          <w:szCs w:val="20"/>
        </w:rPr>
        <w:t>we identify</w:t>
      </w:r>
      <w:r w:rsidR="00010045" w:rsidRPr="00AA6AB3">
        <w:rPr>
          <w:rFonts w:ascii="Arial" w:hAnsi="Arial" w:cs="Arial"/>
          <w:sz w:val="20"/>
          <w:szCs w:val="20"/>
        </w:rPr>
        <w:t xml:space="preserve"> how tissue tropism and the mechanism of within host spread influence cross species transmission. </w:t>
      </w:r>
      <w:r w:rsidR="00CE0E06" w:rsidRPr="00AA6AB3">
        <w:rPr>
          <w:rFonts w:ascii="Arial" w:hAnsi="Arial" w:cs="Arial"/>
          <w:sz w:val="20"/>
          <w:szCs w:val="20"/>
        </w:rPr>
        <w:t xml:space="preserve">We </w:t>
      </w:r>
      <w:r w:rsidR="002D2C53" w:rsidRPr="00AA6AB3">
        <w:rPr>
          <w:rFonts w:ascii="Arial" w:hAnsi="Arial" w:cs="Arial"/>
          <w:sz w:val="20"/>
          <w:szCs w:val="20"/>
        </w:rPr>
        <w:t>then, we</w:t>
      </w:r>
      <w:r w:rsidR="00CE0E06" w:rsidRPr="00AA6AB3">
        <w:rPr>
          <w:rFonts w:ascii="Arial" w:hAnsi="Arial" w:cs="Arial"/>
          <w:sz w:val="20"/>
          <w:szCs w:val="20"/>
        </w:rPr>
        <w:t xml:space="preserve"> </w:t>
      </w:r>
      <w:r w:rsidR="002D2C53" w:rsidRPr="00AA6AB3">
        <w:rPr>
          <w:rFonts w:ascii="Arial" w:hAnsi="Arial" w:cs="Arial"/>
          <w:sz w:val="20"/>
          <w:szCs w:val="20"/>
        </w:rPr>
        <w:t>assess the</w:t>
      </w:r>
      <w:r w:rsidR="00010045" w:rsidRPr="00AA6AB3">
        <w:rPr>
          <w:rFonts w:ascii="Arial" w:hAnsi="Arial" w:cs="Arial"/>
          <w:sz w:val="20"/>
          <w:szCs w:val="20"/>
        </w:rPr>
        <w:t xml:space="preserve"> role cellular pathogenesis, including cell tropism, cellular receptor, plays in cross species </w:t>
      </w:r>
      <w:r w:rsidR="002D2C53" w:rsidRPr="00AA6AB3">
        <w:rPr>
          <w:rFonts w:ascii="Arial" w:hAnsi="Arial" w:cs="Arial"/>
          <w:sz w:val="20"/>
          <w:szCs w:val="20"/>
        </w:rPr>
        <w:t>transmission. We</w:t>
      </w:r>
      <w:r w:rsidR="00BD65F0" w:rsidRPr="00AA6AB3">
        <w:rPr>
          <w:rFonts w:ascii="Arial" w:hAnsi="Arial" w:cs="Arial"/>
          <w:sz w:val="20"/>
          <w:szCs w:val="20"/>
        </w:rPr>
        <w:t xml:space="preserve"> </w:t>
      </w:r>
      <w:r w:rsidR="00E344CD" w:rsidRPr="00AA6AB3">
        <w:rPr>
          <w:rFonts w:ascii="Arial" w:hAnsi="Arial" w:cs="Arial"/>
          <w:sz w:val="20"/>
          <w:szCs w:val="20"/>
        </w:rPr>
        <w:t>hypothesize</w:t>
      </w:r>
      <w:r w:rsidR="00BD65F0" w:rsidRPr="00AA6AB3">
        <w:rPr>
          <w:rFonts w:ascii="Arial" w:hAnsi="Arial" w:cs="Arial"/>
          <w:sz w:val="20"/>
          <w:szCs w:val="20"/>
        </w:rPr>
        <w:t xml:space="preserve"> that RNA virus</w:t>
      </w:r>
      <w:r w:rsidR="007F6EB0" w:rsidRPr="00AA6AB3">
        <w:rPr>
          <w:rFonts w:ascii="Arial" w:hAnsi="Arial" w:cs="Arial"/>
          <w:sz w:val="20"/>
          <w:szCs w:val="20"/>
        </w:rPr>
        <w:t xml:space="preserve"> tissue </w:t>
      </w:r>
      <w:r w:rsidR="002D2C53" w:rsidRPr="00AA6AB3">
        <w:rPr>
          <w:rFonts w:ascii="Arial" w:hAnsi="Arial" w:cs="Arial"/>
          <w:sz w:val="20"/>
          <w:szCs w:val="20"/>
        </w:rPr>
        <w:t>tropism, and</w:t>
      </w:r>
      <w:r w:rsidR="00BD65F0" w:rsidRPr="00AA6AB3">
        <w:rPr>
          <w:rFonts w:ascii="Arial" w:hAnsi="Arial" w:cs="Arial"/>
          <w:sz w:val="20"/>
          <w:szCs w:val="20"/>
        </w:rPr>
        <w:t xml:space="preserve"> those </w:t>
      </w:r>
      <w:r w:rsidR="00BD0227" w:rsidRPr="00AA6AB3">
        <w:rPr>
          <w:rFonts w:ascii="Arial" w:hAnsi="Arial" w:cs="Arial"/>
          <w:sz w:val="20"/>
          <w:szCs w:val="20"/>
        </w:rPr>
        <w:t xml:space="preserve">using </w:t>
      </w:r>
      <w:r w:rsidR="00BD65F0" w:rsidRPr="00AA6AB3">
        <w:rPr>
          <w:rFonts w:ascii="Arial" w:hAnsi="Arial" w:cs="Arial"/>
          <w:sz w:val="20"/>
          <w:szCs w:val="20"/>
        </w:rPr>
        <w:t xml:space="preserve">broadly conserved receptors or those that can use alternate receptors will be more likely to transmit to alternate hosts. </w:t>
      </w:r>
    </w:p>
    <w:bookmarkEnd w:id="0"/>
    <w:p w14:paraId="264833AE" w14:textId="549B1BF7" w:rsidR="00041D61" w:rsidRPr="00AA6AB3" w:rsidRDefault="00041D61" w:rsidP="00AA6AB3">
      <w:pPr>
        <w:pStyle w:val="NormalWeb"/>
        <w:spacing w:before="180" w:beforeAutospacing="0" w:after="180" w:afterAutospacing="0" w:line="480" w:lineRule="auto"/>
        <w:rPr>
          <w:rFonts w:ascii="Arial" w:hAnsi="Arial" w:cs="Arial"/>
          <w:sz w:val="20"/>
          <w:szCs w:val="20"/>
        </w:rPr>
      </w:pPr>
    </w:p>
    <w:p w14:paraId="5D8CAE97" w14:textId="15D6866B" w:rsidR="00F55701" w:rsidRPr="00AA6AB3" w:rsidRDefault="00F55701" w:rsidP="00AA6AB3">
      <w:pPr>
        <w:pStyle w:val="NormalWeb"/>
        <w:spacing w:before="180" w:beforeAutospacing="0" w:after="180" w:afterAutospacing="0" w:line="480" w:lineRule="auto"/>
        <w:rPr>
          <w:rFonts w:ascii="Arial" w:hAnsi="Arial" w:cs="Arial"/>
          <w:sz w:val="20"/>
          <w:szCs w:val="20"/>
        </w:rPr>
      </w:pPr>
    </w:p>
    <w:p w14:paraId="61EF7416" w14:textId="4FDB2DC9" w:rsidR="00F55701" w:rsidRPr="00AA6AB3" w:rsidRDefault="00F55701" w:rsidP="00AA6AB3">
      <w:pPr>
        <w:pStyle w:val="NormalWeb"/>
        <w:spacing w:before="180" w:beforeAutospacing="0" w:after="180" w:afterAutospacing="0" w:line="480" w:lineRule="auto"/>
        <w:rPr>
          <w:rFonts w:ascii="Arial" w:hAnsi="Arial" w:cs="Arial"/>
          <w:sz w:val="20"/>
          <w:szCs w:val="20"/>
        </w:rPr>
      </w:pPr>
    </w:p>
    <w:p w14:paraId="26785010" w14:textId="3DFA5749" w:rsidR="00F55701" w:rsidRPr="00AA6AB3" w:rsidRDefault="00F55701" w:rsidP="00AA6AB3">
      <w:pPr>
        <w:pStyle w:val="NormalWeb"/>
        <w:spacing w:before="180" w:beforeAutospacing="0" w:after="180" w:afterAutospacing="0" w:line="480" w:lineRule="auto"/>
        <w:rPr>
          <w:rFonts w:ascii="Arial" w:hAnsi="Arial" w:cs="Arial"/>
          <w:sz w:val="20"/>
          <w:szCs w:val="20"/>
        </w:rPr>
      </w:pPr>
    </w:p>
    <w:p w14:paraId="289C990B" w14:textId="7BD665C5" w:rsidR="00F55701" w:rsidRPr="00AA6AB3" w:rsidRDefault="00F55701" w:rsidP="00AA6AB3">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r w:rsidRPr="00AA6AB3">
        <w:rPr>
          <w:rFonts w:ascii="Arial" w:eastAsia="Times New Roman" w:hAnsi="Arial" w:cs="Arial"/>
          <w:b/>
          <w:bCs/>
          <w:color w:val="212121"/>
          <w:kern w:val="36"/>
          <w:sz w:val="20"/>
          <w:szCs w:val="20"/>
        </w:rPr>
        <w:t xml:space="preserve">Tissue Tropisms of Avian Influenza A Viruses Affect Their Spillovers from Wild Birds to Pigs </w:t>
      </w:r>
      <w:r w:rsidRPr="00AA6AB3">
        <w:rPr>
          <w:rFonts w:ascii="Arial" w:eastAsia="Times New Roman" w:hAnsi="Arial" w:cs="Arial"/>
          <w:b/>
          <w:bCs/>
          <w:color w:val="212121"/>
          <w:kern w:val="36"/>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Pr="00AA6AB3">
        <w:rPr>
          <w:rFonts w:ascii="Arial" w:eastAsia="Times New Roman" w:hAnsi="Arial" w:cs="Arial"/>
          <w:b/>
          <w:bCs/>
          <w:color w:val="212121"/>
          <w:kern w:val="36"/>
          <w:sz w:val="20"/>
          <w:szCs w:val="20"/>
        </w:rPr>
        <w:instrText xml:space="preserve"> ADDIN EN.CITE </w:instrText>
      </w:r>
      <w:r w:rsidRPr="00AA6AB3">
        <w:rPr>
          <w:rFonts w:ascii="Arial" w:eastAsia="Times New Roman" w:hAnsi="Arial" w:cs="Arial"/>
          <w:b/>
          <w:bCs/>
          <w:color w:val="212121"/>
          <w:kern w:val="36"/>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Pr="00AA6AB3">
        <w:rPr>
          <w:rFonts w:ascii="Arial" w:eastAsia="Times New Roman" w:hAnsi="Arial" w:cs="Arial"/>
          <w:b/>
          <w:bCs/>
          <w:color w:val="212121"/>
          <w:kern w:val="36"/>
          <w:sz w:val="20"/>
          <w:szCs w:val="20"/>
        </w:rPr>
        <w:instrText xml:space="preserve"> ADDIN EN.CITE.DATA </w:instrText>
      </w:r>
      <w:r w:rsidRPr="00AA6AB3">
        <w:rPr>
          <w:rFonts w:ascii="Arial" w:eastAsia="Times New Roman" w:hAnsi="Arial" w:cs="Arial"/>
          <w:b/>
          <w:bCs/>
          <w:color w:val="212121"/>
          <w:kern w:val="36"/>
          <w:sz w:val="20"/>
          <w:szCs w:val="20"/>
        </w:rPr>
      </w:r>
      <w:r w:rsidRPr="00AA6AB3">
        <w:rPr>
          <w:rFonts w:ascii="Arial" w:eastAsia="Times New Roman" w:hAnsi="Arial" w:cs="Arial"/>
          <w:b/>
          <w:bCs/>
          <w:color w:val="212121"/>
          <w:kern w:val="36"/>
          <w:sz w:val="20"/>
          <w:szCs w:val="20"/>
        </w:rPr>
        <w:fldChar w:fldCharType="end"/>
      </w:r>
      <w:r w:rsidRPr="00AA6AB3">
        <w:rPr>
          <w:rFonts w:ascii="Arial" w:eastAsia="Times New Roman" w:hAnsi="Arial" w:cs="Arial"/>
          <w:b/>
          <w:bCs/>
          <w:color w:val="212121"/>
          <w:kern w:val="36"/>
          <w:sz w:val="20"/>
          <w:szCs w:val="20"/>
        </w:rPr>
      </w:r>
      <w:r w:rsidRPr="00AA6AB3">
        <w:rPr>
          <w:rFonts w:ascii="Arial" w:eastAsia="Times New Roman" w:hAnsi="Arial" w:cs="Arial"/>
          <w:b/>
          <w:bCs/>
          <w:color w:val="212121"/>
          <w:kern w:val="36"/>
          <w:sz w:val="20"/>
          <w:szCs w:val="20"/>
        </w:rPr>
        <w:fldChar w:fldCharType="separate"/>
      </w:r>
      <w:r w:rsidRPr="00AA6AB3">
        <w:rPr>
          <w:rFonts w:ascii="Arial" w:eastAsia="Times New Roman" w:hAnsi="Arial" w:cs="Arial"/>
          <w:b/>
          <w:bCs/>
          <w:noProof/>
          <w:color w:val="212121"/>
          <w:kern w:val="36"/>
          <w:sz w:val="20"/>
          <w:szCs w:val="20"/>
        </w:rPr>
        <w:t>(Zhang et al. 2020)</w:t>
      </w:r>
      <w:r w:rsidRPr="00AA6AB3">
        <w:rPr>
          <w:rFonts w:ascii="Arial" w:eastAsia="Times New Roman" w:hAnsi="Arial" w:cs="Arial"/>
          <w:b/>
          <w:bCs/>
          <w:color w:val="212121"/>
          <w:kern w:val="36"/>
          <w:sz w:val="20"/>
          <w:szCs w:val="20"/>
        </w:rPr>
        <w:fldChar w:fldCharType="end"/>
      </w:r>
    </w:p>
    <w:p w14:paraId="74123F12" w14:textId="77777777" w:rsidR="00F55701" w:rsidRPr="00AA6AB3" w:rsidRDefault="00F55701" w:rsidP="00AA6AB3">
      <w:pPr>
        <w:pStyle w:val="Heading1"/>
        <w:spacing w:before="0" w:beforeAutospacing="0" w:after="225" w:afterAutospacing="0" w:line="480" w:lineRule="auto"/>
        <w:rPr>
          <w:rFonts w:ascii="Arial" w:hAnsi="Arial" w:cs="Arial"/>
          <w:color w:val="1A1A1A"/>
          <w:sz w:val="20"/>
          <w:szCs w:val="20"/>
        </w:rPr>
      </w:pPr>
      <w:r w:rsidRPr="00AA6AB3">
        <w:rPr>
          <w:rFonts w:ascii="Arial" w:hAnsi="Arial" w:cs="Arial"/>
          <w:color w:val="1A1A1A"/>
          <w:sz w:val="20"/>
          <w:szCs w:val="20"/>
        </w:rPr>
        <w:t>Sialic Acid Receptors: The Key to Solving the Enigma of Zoonotic Virus Spillover</w:t>
      </w:r>
    </w:p>
    <w:p w14:paraId="47F36116" w14:textId="0E0D9223" w:rsidR="00F55701" w:rsidRPr="00AA6AB3" w:rsidRDefault="00F55701"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Pr="00AA6AB3">
        <w:rPr>
          <w:rFonts w:ascii="Arial" w:hAnsi="Arial" w:cs="Arial"/>
          <w:sz w:val="20"/>
          <w:szCs w:val="20"/>
        </w:rPr>
        <w:instrText xml:space="preserve"> ADDIN EN.CITE </w:instrText>
      </w:r>
      <w:r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Pr="00AA6AB3">
        <w:rPr>
          <w:rFonts w:ascii="Arial" w:hAnsi="Arial" w:cs="Arial"/>
          <w:sz w:val="20"/>
          <w:szCs w:val="20"/>
        </w:rPr>
        <w:instrText xml:space="preserve"> ADDIN EN.CITE.DATA </w:instrText>
      </w:r>
      <w:r w:rsidRPr="00AA6AB3">
        <w:rPr>
          <w:rFonts w:ascii="Arial" w:hAnsi="Arial" w:cs="Arial"/>
          <w:sz w:val="20"/>
          <w:szCs w:val="20"/>
        </w:rPr>
      </w:r>
      <w:r w:rsidRPr="00AA6AB3">
        <w:rPr>
          <w:rFonts w:ascii="Arial" w:hAnsi="Arial" w:cs="Arial"/>
          <w:sz w:val="20"/>
          <w:szCs w:val="20"/>
        </w:rPr>
        <w:fldChar w:fldCharType="end"/>
      </w:r>
      <w:r w:rsidRPr="00AA6AB3">
        <w:rPr>
          <w:rFonts w:ascii="Arial" w:hAnsi="Arial" w:cs="Arial"/>
          <w:sz w:val="20"/>
          <w:szCs w:val="20"/>
        </w:rPr>
      </w:r>
      <w:r w:rsidRPr="00AA6AB3">
        <w:rPr>
          <w:rFonts w:ascii="Arial" w:hAnsi="Arial" w:cs="Arial"/>
          <w:sz w:val="20"/>
          <w:szCs w:val="20"/>
        </w:rPr>
        <w:fldChar w:fldCharType="separate"/>
      </w:r>
      <w:r w:rsidRPr="00AA6AB3">
        <w:rPr>
          <w:rFonts w:ascii="Arial" w:hAnsi="Arial" w:cs="Arial"/>
          <w:noProof/>
          <w:sz w:val="20"/>
          <w:szCs w:val="20"/>
        </w:rPr>
        <w:t>(Kuchipudi et al. 2021)</w:t>
      </w:r>
      <w:r w:rsidRPr="00AA6AB3">
        <w:rPr>
          <w:rFonts w:ascii="Arial" w:hAnsi="Arial" w:cs="Arial"/>
          <w:sz w:val="20"/>
          <w:szCs w:val="20"/>
        </w:rPr>
        <w:fldChar w:fldCharType="end"/>
      </w:r>
    </w:p>
    <w:p w14:paraId="3037F418" w14:textId="77777777" w:rsidR="00F55701" w:rsidRPr="00AA6AB3" w:rsidRDefault="00F55701" w:rsidP="00AA6AB3">
      <w:pPr>
        <w:pStyle w:val="Heading1"/>
        <w:shd w:val="clear" w:color="auto" w:fill="FFFFFF"/>
        <w:spacing w:before="0" w:beforeAutospacing="0" w:after="0" w:afterAutospacing="0" w:line="480" w:lineRule="auto"/>
        <w:rPr>
          <w:rFonts w:ascii="Arial" w:hAnsi="Arial" w:cs="Arial"/>
          <w:color w:val="0B0B0B"/>
          <w:sz w:val="20"/>
          <w:szCs w:val="20"/>
        </w:rPr>
      </w:pPr>
      <w:r w:rsidRPr="00AA6AB3">
        <w:rPr>
          <w:rFonts w:ascii="Arial" w:hAnsi="Arial" w:cs="Arial"/>
          <w:color w:val="0B0B0B"/>
          <w:sz w:val="20"/>
          <w:szCs w:val="20"/>
        </w:rPr>
        <w:t>Virulence mismatches in index hosts shape the outcomes of cross-species transmission</w:t>
      </w:r>
    </w:p>
    <w:p w14:paraId="39ABF573" w14:textId="4211B14E" w:rsidR="00F55701" w:rsidRPr="00AA6AB3" w:rsidRDefault="00F55701"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Pr="00AA6AB3">
        <w:rPr>
          <w:rFonts w:ascii="Arial" w:hAnsi="Arial" w:cs="Arial"/>
          <w:sz w:val="20"/>
          <w:szCs w:val="20"/>
        </w:rPr>
        <w:instrText xml:space="preserve"> ADDIN EN.CITE </w:instrText>
      </w:r>
      <w:r w:rsidRPr="00AA6AB3">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Pr="00AA6AB3">
        <w:rPr>
          <w:rFonts w:ascii="Arial" w:hAnsi="Arial" w:cs="Arial"/>
          <w:sz w:val="20"/>
          <w:szCs w:val="20"/>
        </w:rPr>
        <w:instrText xml:space="preserve"> ADDIN EN.CITE.DATA </w:instrText>
      </w:r>
      <w:r w:rsidRPr="00AA6AB3">
        <w:rPr>
          <w:rFonts w:ascii="Arial" w:hAnsi="Arial" w:cs="Arial"/>
          <w:sz w:val="20"/>
          <w:szCs w:val="20"/>
        </w:rPr>
      </w:r>
      <w:r w:rsidRPr="00AA6AB3">
        <w:rPr>
          <w:rFonts w:ascii="Arial" w:hAnsi="Arial" w:cs="Arial"/>
          <w:sz w:val="20"/>
          <w:szCs w:val="20"/>
        </w:rPr>
        <w:fldChar w:fldCharType="end"/>
      </w:r>
      <w:r w:rsidRPr="00AA6AB3">
        <w:rPr>
          <w:rFonts w:ascii="Arial" w:hAnsi="Arial" w:cs="Arial"/>
          <w:sz w:val="20"/>
          <w:szCs w:val="20"/>
        </w:rPr>
      </w:r>
      <w:r w:rsidRPr="00AA6AB3">
        <w:rPr>
          <w:rFonts w:ascii="Arial" w:hAnsi="Arial" w:cs="Arial"/>
          <w:sz w:val="20"/>
          <w:szCs w:val="20"/>
        </w:rPr>
        <w:fldChar w:fldCharType="separate"/>
      </w:r>
      <w:r w:rsidRPr="00AA6AB3">
        <w:rPr>
          <w:rFonts w:ascii="Arial" w:hAnsi="Arial" w:cs="Arial"/>
          <w:noProof/>
          <w:sz w:val="20"/>
          <w:szCs w:val="20"/>
        </w:rPr>
        <w:t>(Mollentze et al. 2020)</w:t>
      </w:r>
      <w:r w:rsidRPr="00AA6AB3">
        <w:rPr>
          <w:rFonts w:ascii="Arial" w:hAnsi="Arial" w:cs="Arial"/>
          <w:sz w:val="20"/>
          <w:szCs w:val="20"/>
        </w:rPr>
        <w:fldChar w:fldCharType="end"/>
      </w:r>
    </w:p>
    <w:p w14:paraId="3BCBDFB8" w14:textId="172E2D40" w:rsidR="00F55701" w:rsidRPr="00AA6AB3" w:rsidRDefault="00F55701" w:rsidP="00AA6AB3">
      <w:pPr>
        <w:pStyle w:val="NormalWeb"/>
        <w:spacing w:before="180" w:beforeAutospacing="0" w:after="180" w:afterAutospacing="0" w:line="480" w:lineRule="auto"/>
        <w:rPr>
          <w:rFonts w:ascii="Arial" w:hAnsi="Arial" w:cs="Arial"/>
          <w:sz w:val="20"/>
          <w:szCs w:val="20"/>
        </w:rPr>
      </w:pPr>
    </w:p>
    <w:p w14:paraId="618AB854" w14:textId="2843E5D9" w:rsidR="00F55701" w:rsidRPr="00AA6AB3" w:rsidRDefault="00000000" w:rsidP="00AA6AB3">
      <w:pPr>
        <w:pStyle w:val="NormalWeb"/>
        <w:spacing w:before="180" w:beforeAutospacing="0" w:after="180" w:afterAutospacing="0" w:line="480" w:lineRule="auto"/>
        <w:rPr>
          <w:rFonts w:ascii="Arial" w:hAnsi="Arial" w:cs="Arial"/>
          <w:sz w:val="20"/>
          <w:szCs w:val="20"/>
        </w:rPr>
      </w:pPr>
      <w:hyperlink r:id="rId9" w:history="1">
        <w:r w:rsidR="00F55701" w:rsidRPr="00AA6AB3">
          <w:rPr>
            <w:rStyle w:val="Hyperlink"/>
            <w:rFonts w:ascii="Arial" w:hAnsi="Arial" w:cs="Arial"/>
            <w:color w:val="205493"/>
            <w:sz w:val="20"/>
            <w:szCs w:val="20"/>
            <w:shd w:val="clear" w:color="auto" w:fill="FFFFFF"/>
          </w:rPr>
          <w:t xml:space="preserve">Ecology, </w:t>
        </w:r>
        <w:r w:rsidR="002D2C53" w:rsidRPr="00AA6AB3">
          <w:rPr>
            <w:rStyle w:val="Hyperlink"/>
            <w:rFonts w:ascii="Arial" w:hAnsi="Arial" w:cs="Arial"/>
            <w:color w:val="205493"/>
            <w:sz w:val="20"/>
            <w:szCs w:val="20"/>
            <w:shd w:val="clear" w:color="auto" w:fill="FFFFFF"/>
          </w:rPr>
          <w:t>evolution,</w:t>
        </w:r>
        <w:r w:rsidR="00F55701" w:rsidRPr="00AA6AB3">
          <w:rPr>
            <w:rStyle w:val="Hyperlink"/>
            <w:rFonts w:ascii="Arial" w:hAnsi="Arial" w:cs="Arial"/>
            <w:color w:val="205493"/>
            <w:sz w:val="20"/>
            <w:szCs w:val="20"/>
            <w:shd w:val="clear" w:color="auto" w:fill="FFFFFF"/>
          </w:rPr>
          <w:t xml:space="preserve"> and </w:t>
        </w:r>
        <w:r w:rsidR="00F55701" w:rsidRPr="00AA6AB3">
          <w:rPr>
            <w:rStyle w:val="Hyperlink"/>
            <w:rFonts w:ascii="Arial" w:hAnsi="Arial" w:cs="Arial"/>
            <w:b/>
            <w:bCs/>
            <w:color w:val="205493"/>
            <w:sz w:val="20"/>
            <w:szCs w:val="20"/>
            <w:shd w:val="clear" w:color="auto" w:fill="FFFFFF"/>
          </w:rPr>
          <w:t>spillover</w:t>
        </w:r>
        <w:r w:rsidR="00F55701" w:rsidRPr="00AA6AB3">
          <w:rPr>
            <w:rStyle w:val="Hyperlink"/>
            <w:rFonts w:ascii="Arial" w:hAnsi="Arial" w:cs="Arial"/>
            <w:color w:val="205493"/>
            <w:sz w:val="20"/>
            <w:szCs w:val="20"/>
            <w:shd w:val="clear" w:color="auto" w:fill="FFFFFF"/>
          </w:rPr>
          <w:t> of coronaviruses from bats.</w:t>
        </w:r>
      </w:hyperlink>
      <w:r w:rsidR="00F55701" w:rsidRPr="00AA6AB3">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F55701" w:rsidRPr="00AA6AB3">
        <w:rPr>
          <w:rFonts w:ascii="Arial" w:hAnsi="Arial" w:cs="Arial"/>
          <w:sz w:val="20"/>
          <w:szCs w:val="20"/>
        </w:rPr>
        <w:instrText xml:space="preserve"> ADDIN EN.CITE </w:instrText>
      </w:r>
      <w:r w:rsidR="00F55701" w:rsidRPr="00AA6AB3">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F55701" w:rsidRPr="00AA6AB3">
        <w:rPr>
          <w:rFonts w:ascii="Arial" w:hAnsi="Arial" w:cs="Arial"/>
          <w:sz w:val="20"/>
          <w:szCs w:val="20"/>
        </w:rPr>
        <w:instrText xml:space="preserve"> ADDIN EN.CITE.DATA </w:instrText>
      </w:r>
      <w:r w:rsidR="00F55701" w:rsidRPr="00AA6AB3">
        <w:rPr>
          <w:rFonts w:ascii="Arial" w:hAnsi="Arial" w:cs="Arial"/>
          <w:sz w:val="20"/>
          <w:szCs w:val="20"/>
        </w:rPr>
      </w:r>
      <w:r w:rsidR="00F55701" w:rsidRPr="00AA6AB3">
        <w:rPr>
          <w:rFonts w:ascii="Arial" w:hAnsi="Arial" w:cs="Arial"/>
          <w:sz w:val="20"/>
          <w:szCs w:val="20"/>
        </w:rPr>
        <w:fldChar w:fldCharType="end"/>
      </w:r>
      <w:r w:rsidR="00F55701" w:rsidRPr="00AA6AB3">
        <w:rPr>
          <w:rFonts w:ascii="Arial" w:hAnsi="Arial" w:cs="Arial"/>
          <w:sz w:val="20"/>
          <w:szCs w:val="20"/>
        </w:rPr>
      </w:r>
      <w:r w:rsidR="00F55701" w:rsidRPr="00AA6AB3">
        <w:rPr>
          <w:rFonts w:ascii="Arial" w:hAnsi="Arial" w:cs="Arial"/>
          <w:sz w:val="20"/>
          <w:szCs w:val="20"/>
        </w:rPr>
        <w:fldChar w:fldCharType="separate"/>
      </w:r>
      <w:r w:rsidR="00F55701" w:rsidRPr="00AA6AB3">
        <w:rPr>
          <w:rFonts w:ascii="Arial" w:hAnsi="Arial" w:cs="Arial"/>
          <w:noProof/>
          <w:sz w:val="20"/>
          <w:szCs w:val="20"/>
        </w:rPr>
        <w:t>(Ruiz-Aravena et al. 2022)</w:t>
      </w:r>
      <w:r w:rsidR="00F55701" w:rsidRPr="00AA6AB3">
        <w:rPr>
          <w:rFonts w:ascii="Arial" w:hAnsi="Arial" w:cs="Arial"/>
          <w:sz w:val="20"/>
          <w:szCs w:val="20"/>
        </w:rPr>
        <w:fldChar w:fldCharType="end"/>
      </w:r>
    </w:p>
    <w:p w14:paraId="2DC1394E" w14:textId="0646EA3B" w:rsidR="00F55701" w:rsidRPr="00AA6AB3" w:rsidRDefault="00F55701" w:rsidP="00AA6AB3">
      <w:pPr>
        <w:pStyle w:val="NormalWeb"/>
        <w:spacing w:before="180" w:beforeAutospacing="0" w:after="180" w:afterAutospacing="0" w:line="480" w:lineRule="auto"/>
        <w:rPr>
          <w:rFonts w:ascii="Arial" w:hAnsi="Arial" w:cs="Arial"/>
          <w:sz w:val="20"/>
          <w:szCs w:val="20"/>
        </w:rPr>
      </w:pPr>
    </w:p>
    <w:p w14:paraId="69949620" w14:textId="35079305" w:rsidR="00F55701" w:rsidRDefault="00F55701" w:rsidP="00AA6AB3">
      <w:pPr>
        <w:pStyle w:val="NormalWeb"/>
        <w:spacing w:before="180" w:beforeAutospacing="0" w:after="180" w:afterAutospacing="0" w:line="480" w:lineRule="auto"/>
        <w:rPr>
          <w:rFonts w:ascii="Arial" w:hAnsi="Arial" w:cs="Arial"/>
          <w:sz w:val="20"/>
          <w:szCs w:val="20"/>
        </w:rPr>
      </w:pPr>
    </w:p>
    <w:p w14:paraId="7E9FE9E0" w14:textId="57DC2604" w:rsidR="00AA6AB3" w:rsidRDefault="00AA6AB3" w:rsidP="00AA6AB3">
      <w:pPr>
        <w:pStyle w:val="NormalWeb"/>
        <w:spacing w:before="180" w:beforeAutospacing="0" w:after="180" w:afterAutospacing="0" w:line="480" w:lineRule="auto"/>
        <w:rPr>
          <w:rFonts w:ascii="Arial" w:hAnsi="Arial" w:cs="Arial"/>
          <w:sz w:val="20"/>
          <w:szCs w:val="20"/>
        </w:rPr>
      </w:pPr>
    </w:p>
    <w:p w14:paraId="33AB5A2B" w14:textId="4FAF00FB" w:rsidR="00AA6AB3" w:rsidRDefault="00AA6AB3" w:rsidP="00AA6AB3">
      <w:pPr>
        <w:pStyle w:val="NormalWeb"/>
        <w:spacing w:before="180" w:beforeAutospacing="0" w:after="180" w:afterAutospacing="0" w:line="480" w:lineRule="auto"/>
        <w:rPr>
          <w:rFonts w:ascii="Arial" w:hAnsi="Arial" w:cs="Arial"/>
          <w:sz w:val="20"/>
          <w:szCs w:val="20"/>
        </w:rPr>
      </w:pPr>
    </w:p>
    <w:p w14:paraId="07C58377" w14:textId="3F511D62" w:rsidR="00AA6AB3" w:rsidRDefault="00AA6AB3" w:rsidP="00AA6AB3">
      <w:pPr>
        <w:pStyle w:val="NormalWeb"/>
        <w:spacing w:before="180" w:beforeAutospacing="0" w:after="180" w:afterAutospacing="0" w:line="480" w:lineRule="auto"/>
        <w:rPr>
          <w:rFonts w:ascii="Arial" w:hAnsi="Arial" w:cs="Arial"/>
          <w:sz w:val="20"/>
          <w:szCs w:val="20"/>
        </w:rPr>
      </w:pPr>
    </w:p>
    <w:p w14:paraId="25E11870" w14:textId="47734060" w:rsidR="00AA6AB3" w:rsidRDefault="00AA6AB3" w:rsidP="00AA6AB3">
      <w:pPr>
        <w:pStyle w:val="NormalWeb"/>
        <w:spacing w:before="180" w:beforeAutospacing="0" w:after="180" w:afterAutospacing="0" w:line="480" w:lineRule="auto"/>
        <w:rPr>
          <w:rFonts w:ascii="Arial" w:hAnsi="Arial" w:cs="Arial"/>
          <w:sz w:val="20"/>
          <w:szCs w:val="20"/>
        </w:rPr>
      </w:pPr>
    </w:p>
    <w:p w14:paraId="2B798BDA" w14:textId="70F6F007" w:rsidR="00AA6AB3" w:rsidRDefault="00AA6AB3" w:rsidP="00AA6AB3">
      <w:pPr>
        <w:pStyle w:val="NormalWeb"/>
        <w:spacing w:before="180" w:beforeAutospacing="0" w:after="180" w:afterAutospacing="0" w:line="480" w:lineRule="auto"/>
        <w:rPr>
          <w:rFonts w:ascii="Arial" w:hAnsi="Arial" w:cs="Arial"/>
          <w:sz w:val="20"/>
          <w:szCs w:val="20"/>
        </w:rPr>
      </w:pPr>
    </w:p>
    <w:p w14:paraId="4C632179" w14:textId="1207EC36" w:rsidR="00AA6AB3" w:rsidRDefault="00AA6AB3" w:rsidP="00AA6AB3">
      <w:pPr>
        <w:pStyle w:val="NormalWeb"/>
        <w:spacing w:before="180" w:beforeAutospacing="0" w:after="180" w:afterAutospacing="0" w:line="480" w:lineRule="auto"/>
        <w:rPr>
          <w:rFonts w:ascii="Arial" w:hAnsi="Arial" w:cs="Arial"/>
          <w:sz w:val="20"/>
          <w:szCs w:val="20"/>
        </w:rPr>
      </w:pPr>
    </w:p>
    <w:p w14:paraId="54FD9182" w14:textId="1EC4036B" w:rsidR="00AA6AB3" w:rsidRDefault="00AA6AB3" w:rsidP="00AA6AB3">
      <w:pPr>
        <w:pStyle w:val="NormalWeb"/>
        <w:spacing w:before="180" w:beforeAutospacing="0" w:after="180" w:afterAutospacing="0" w:line="480" w:lineRule="auto"/>
        <w:rPr>
          <w:rFonts w:ascii="Arial" w:hAnsi="Arial" w:cs="Arial"/>
          <w:sz w:val="20"/>
          <w:szCs w:val="20"/>
        </w:rPr>
      </w:pPr>
    </w:p>
    <w:p w14:paraId="60C3D585" w14:textId="53E32B41" w:rsidR="00AA6AB3" w:rsidDel="0019200A" w:rsidRDefault="00AA6AB3" w:rsidP="00AA6AB3">
      <w:pPr>
        <w:pStyle w:val="NormalWeb"/>
        <w:spacing w:before="180" w:beforeAutospacing="0" w:after="180" w:afterAutospacing="0" w:line="480" w:lineRule="auto"/>
        <w:rPr>
          <w:del w:id="7" w:author="Jonathan Wilson" w:date="2022-10-20T18:45:00Z"/>
          <w:rFonts w:ascii="Arial" w:hAnsi="Arial" w:cs="Arial"/>
          <w:sz w:val="20"/>
          <w:szCs w:val="20"/>
        </w:rPr>
      </w:pPr>
    </w:p>
    <w:p w14:paraId="4CFF3195" w14:textId="751DFA37" w:rsidR="00AA6AB3" w:rsidRDefault="00AA6AB3" w:rsidP="00AA6AB3">
      <w:pPr>
        <w:pStyle w:val="NormalWeb"/>
        <w:spacing w:before="180" w:beforeAutospacing="0" w:after="180" w:afterAutospacing="0" w:line="480" w:lineRule="auto"/>
        <w:rPr>
          <w:rFonts w:ascii="Arial" w:hAnsi="Arial" w:cs="Arial"/>
          <w:sz w:val="20"/>
          <w:szCs w:val="20"/>
        </w:rPr>
      </w:pPr>
    </w:p>
    <w:p w14:paraId="1A150F10" w14:textId="34EF8EB0" w:rsidR="00AA6AB3" w:rsidRDefault="00AA6AB3" w:rsidP="00AA6AB3">
      <w:pPr>
        <w:pStyle w:val="NormalWeb"/>
        <w:spacing w:before="180" w:beforeAutospacing="0" w:after="180" w:afterAutospacing="0" w:line="480" w:lineRule="auto"/>
        <w:rPr>
          <w:rFonts w:ascii="Arial" w:hAnsi="Arial" w:cs="Arial"/>
          <w:sz w:val="20"/>
          <w:szCs w:val="20"/>
        </w:rPr>
      </w:pPr>
    </w:p>
    <w:p w14:paraId="13FF6418" w14:textId="604F9392" w:rsidR="00F55701" w:rsidRPr="00AA6AB3" w:rsidRDefault="001160DC" w:rsidP="00AA6AB3">
      <w:pPr>
        <w:pStyle w:val="NormalWeb"/>
        <w:spacing w:before="180" w:beforeAutospacing="0" w:after="180" w:afterAutospacing="0" w:line="480" w:lineRule="auto"/>
        <w:rPr>
          <w:rFonts w:ascii="Arial" w:hAnsi="Arial" w:cs="Arial"/>
          <w:b/>
          <w:bCs/>
          <w:sz w:val="22"/>
          <w:szCs w:val="22"/>
          <w:u w:val="single"/>
        </w:rPr>
      </w:pPr>
      <w:r w:rsidRPr="00AA6AB3">
        <w:rPr>
          <w:rFonts w:ascii="Arial" w:hAnsi="Arial" w:cs="Arial"/>
          <w:b/>
          <w:bCs/>
          <w:sz w:val="22"/>
          <w:szCs w:val="22"/>
          <w:u w:val="single"/>
        </w:rPr>
        <w:t>M</w:t>
      </w:r>
      <w:r w:rsidR="00F55701" w:rsidRPr="00AA6AB3">
        <w:rPr>
          <w:rFonts w:ascii="Arial" w:hAnsi="Arial" w:cs="Arial"/>
          <w:b/>
          <w:bCs/>
          <w:sz w:val="22"/>
          <w:szCs w:val="22"/>
          <w:u w:val="single"/>
        </w:rPr>
        <w:t xml:space="preserve">ethods </w:t>
      </w:r>
    </w:p>
    <w:p w14:paraId="0C1B1C11" w14:textId="77777777" w:rsidR="001160DC" w:rsidRPr="00AA6AB3" w:rsidRDefault="001160DC" w:rsidP="00AA6AB3">
      <w:pPr>
        <w:spacing w:before="180" w:after="180" w:line="480" w:lineRule="auto"/>
        <w:rPr>
          <w:rFonts w:ascii="Arial" w:eastAsia="Times New Roman" w:hAnsi="Arial" w:cs="Arial"/>
          <w:sz w:val="20"/>
          <w:szCs w:val="20"/>
        </w:rPr>
      </w:pPr>
      <w:r w:rsidRPr="00AA6AB3">
        <w:rPr>
          <w:rFonts w:ascii="Arial" w:eastAsia="Times New Roman" w:hAnsi="Arial" w:cs="Arial"/>
          <w:b/>
          <w:bCs/>
          <w:color w:val="000000"/>
          <w:sz w:val="20"/>
          <w:szCs w:val="20"/>
        </w:rPr>
        <w:t>Data acquisition and overview </w:t>
      </w:r>
    </w:p>
    <w:p w14:paraId="0EA0A249" w14:textId="1CC179E0" w:rsidR="003243B7" w:rsidRPr="00AA6AB3" w:rsidRDefault="00F55701"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sz w:val="20"/>
          <w:szCs w:val="20"/>
        </w:rPr>
        <w:t>A search of the Pub</w:t>
      </w:r>
      <w:r w:rsidR="00C67E1D">
        <w:rPr>
          <w:rFonts w:ascii="Arial" w:hAnsi="Arial" w:cs="Arial"/>
          <w:sz w:val="20"/>
          <w:szCs w:val="20"/>
        </w:rPr>
        <w:t>M</w:t>
      </w:r>
      <w:r w:rsidRPr="00AA6AB3">
        <w:rPr>
          <w:rFonts w:ascii="Arial" w:hAnsi="Arial" w:cs="Arial"/>
          <w:sz w:val="20"/>
          <w:szCs w:val="20"/>
        </w:rPr>
        <w:t xml:space="preserve">ed database was performed </w:t>
      </w:r>
      <w:r w:rsidR="008A5622" w:rsidRPr="00AA6AB3">
        <w:rPr>
          <w:rFonts w:ascii="Arial" w:hAnsi="Arial" w:cs="Arial"/>
          <w:sz w:val="20"/>
          <w:szCs w:val="20"/>
        </w:rPr>
        <w:t>as described below.</w:t>
      </w:r>
      <w:r w:rsidRPr="00AA6AB3">
        <w:rPr>
          <w:rFonts w:ascii="Arial" w:hAnsi="Arial" w:cs="Arial"/>
          <w:sz w:val="20"/>
          <w:szCs w:val="20"/>
        </w:rPr>
        <w:t xml:space="preserve"> These search results were then screened using the </w:t>
      </w:r>
      <w:r w:rsidRPr="00C67E1D">
        <w:rPr>
          <w:rFonts w:ascii="Arial" w:hAnsi="Arial" w:cs="Arial"/>
          <w:i/>
          <w:iCs/>
          <w:sz w:val="20"/>
          <w:szCs w:val="20"/>
        </w:rPr>
        <w:t>metagear</w:t>
      </w:r>
      <w:r w:rsidRPr="00AA6AB3">
        <w:rPr>
          <w:rFonts w:ascii="Arial" w:hAnsi="Arial" w:cs="Arial"/>
          <w:sz w:val="20"/>
          <w:szCs w:val="20"/>
        </w:rPr>
        <w:t xml:space="preserve"> package in R according to the </w:t>
      </w:r>
      <w:commentRangeStart w:id="8"/>
      <w:commentRangeStart w:id="9"/>
      <w:commentRangeStart w:id="10"/>
      <w:r w:rsidRPr="00AA6AB3">
        <w:rPr>
          <w:rFonts w:ascii="Arial" w:hAnsi="Arial" w:cs="Arial"/>
          <w:sz w:val="20"/>
          <w:szCs w:val="20"/>
        </w:rPr>
        <w:t>Prisma guidelines fig</w:t>
      </w:r>
      <w:r w:rsidR="00C67E1D">
        <w:rPr>
          <w:rFonts w:ascii="Arial" w:hAnsi="Arial" w:cs="Arial"/>
          <w:sz w:val="20"/>
          <w:szCs w:val="20"/>
        </w:rPr>
        <w:t xml:space="preserve"> </w:t>
      </w:r>
      <w:proofErr w:type="gramStart"/>
      <w:r w:rsidR="00C67E1D">
        <w:rPr>
          <w:rFonts w:ascii="Arial" w:hAnsi="Arial" w:cs="Arial"/>
          <w:sz w:val="20"/>
          <w:szCs w:val="20"/>
        </w:rPr>
        <w:t>X</w:t>
      </w:r>
      <w:r w:rsidRPr="00AA6AB3">
        <w:rPr>
          <w:rFonts w:ascii="Arial" w:hAnsi="Arial" w:cs="Arial"/>
          <w:sz w:val="20"/>
          <w:szCs w:val="20"/>
        </w:rPr>
        <w:t>.</w:t>
      </w:r>
      <w:r w:rsidR="003243B7" w:rsidRPr="00AA6AB3">
        <w:rPr>
          <w:rFonts w:ascii="Arial" w:hAnsi="Arial" w:cs="Arial"/>
          <w:b/>
          <w:bCs/>
          <w:sz w:val="20"/>
          <w:szCs w:val="20"/>
        </w:rPr>
        <w:t>.</w:t>
      </w:r>
      <w:proofErr w:type="gramEnd"/>
      <w:r w:rsidR="003243B7" w:rsidRPr="00AA6AB3">
        <w:rPr>
          <w:rFonts w:ascii="Arial" w:hAnsi="Arial" w:cs="Arial"/>
          <w:b/>
          <w:bCs/>
          <w:sz w:val="20"/>
          <w:szCs w:val="20"/>
        </w:rPr>
        <w:t xml:space="preserve"> </w:t>
      </w:r>
      <w:r w:rsidR="003243B7" w:rsidRPr="00AA6AB3">
        <w:rPr>
          <w:rFonts w:ascii="Arial" w:hAnsi="Arial" w:cs="Arial"/>
          <w:sz w:val="20"/>
          <w:szCs w:val="20"/>
        </w:rPr>
        <w:t xml:space="preserve">Following this a </w:t>
      </w:r>
      <w:r w:rsidR="004131A4" w:rsidRPr="00AA6AB3">
        <w:rPr>
          <w:rFonts w:ascii="Arial" w:hAnsi="Arial" w:cs="Arial"/>
          <w:sz w:val="20"/>
          <w:szCs w:val="20"/>
        </w:rPr>
        <w:t xml:space="preserve">secondary </w:t>
      </w:r>
      <w:r w:rsidR="003243B7" w:rsidRPr="00AA6AB3">
        <w:rPr>
          <w:rFonts w:ascii="Arial" w:hAnsi="Arial" w:cs="Arial"/>
          <w:sz w:val="20"/>
          <w:szCs w:val="20"/>
        </w:rPr>
        <w:t>search was conducted to provide known pathological data for each virus</w:t>
      </w:r>
      <w:r w:rsidR="00C47B0A">
        <w:rPr>
          <w:rFonts w:ascii="Arial" w:hAnsi="Arial" w:cs="Arial"/>
          <w:sz w:val="20"/>
          <w:szCs w:val="20"/>
        </w:rPr>
        <w:t>.</w:t>
      </w:r>
      <w:r w:rsidR="003243B7" w:rsidRPr="00AA6AB3">
        <w:rPr>
          <w:rFonts w:ascii="Arial" w:hAnsi="Arial" w:cs="Arial"/>
          <w:b/>
          <w:bCs/>
          <w:sz w:val="20"/>
          <w:szCs w:val="20"/>
        </w:rPr>
        <w:t xml:space="preserve"> </w:t>
      </w:r>
      <w:r w:rsidR="002D2C53">
        <w:rPr>
          <w:rFonts w:ascii="Arial" w:hAnsi="Arial" w:cs="Arial"/>
          <w:b/>
          <w:bCs/>
          <w:sz w:val="20"/>
          <w:szCs w:val="20"/>
        </w:rPr>
        <w:t xml:space="preserve"> </w:t>
      </w:r>
      <w:commentRangeEnd w:id="8"/>
      <w:r w:rsidR="00CD44B5">
        <w:rPr>
          <w:rStyle w:val="CommentReference"/>
          <w:rFonts w:asciiTheme="minorHAnsi" w:eastAsiaTheme="minorHAnsi" w:hAnsiTheme="minorHAnsi" w:cstheme="minorBidi"/>
        </w:rPr>
        <w:commentReference w:id="8"/>
      </w:r>
      <w:commentRangeEnd w:id="9"/>
      <w:r w:rsidR="00CD44B5">
        <w:rPr>
          <w:rStyle w:val="CommentReference"/>
          <w:rFonts w:asciiTheme="minorHAnsi" w:eastAsiaTheme="minorHAnsi" w:hAnsiTheme="minorHAnsi" w:cstheme="minorBidi"/>
        </w:rPr>
        <w:commentReference w:id="9"/>
      </w:r>
      <w:commentRangeEnd w:id="10"/>
      <w:r w:rsidR="00A94849">
        <w:rPr>
          <w:rStyle w:val="CommentReference"/>
          <w:rFonts w:asciiTheme="minorHAnsi" w:eastAsiaTheme="minorHAnsi" w:hAnsiTheme="minorHAnsi" w:cstheme="minorBidi"/>
        </w:rPr>
        <w:commentReference w:id="10"/>
      </w:r>
    </w:p>
    <w:p w14:paraId="66D7F492" w14:textId="3BD0C467" w:rsidR="001160DC" w:rsidRPr="00AA6AB3" w:rsidRDefault="00F55701"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resulting </w:t>
      </w:r>
      <w:r w:rsidR="001160DC" w:rsidRPr="00AA6AB3">
        <w:rPr>
          <w:rFonts w:ascii="Arial" w:hAnsi="Arial" w:cs="Arial"/>
          <w:sz w:val="20"/>
          <w:szCs w:val="20"/>
        </w:rPr>
        <w:t>d</w:t>
      </w:r>
      <w:r w:rsidR="001160DC" w:rsidRPr="00AA6AB3">
        <w:rPr>
          <w:rFonts w:ascii="Arial" w:hAnsi="Arial" w:cs="Arial"/>
          <w:color w:val="000000"/>
          <w:sz w:val="20"/>
          <w:szCs w:val="20"/>
        </w:rPr>
        <w:t>ata were imported into R Studio (</w:t>
      </w:r>
      <w:r w:rsidR="001160DC" w:rsidRPr="00AA6AB3">
        <w:rPr>
          <w:rFonts w:ascii="Arial" w:hAnsi="Arial" w:cs="Arial"/>
          <w:color w:val="000000"/>
          <w:sz w:val="20"/>
          <w:szCs w:val="20"/>
          <w:u w:val="single"/>
        </w:rPr>
        <w:t>version 1.3.1056)</w:t>
      </w:r>
      <w:r w:rsidR="001160DC" w:rsidRPr="00AA6AB3">
        <w:rPr>
          <w:rFonts w:ascii="Arial" w:hAnsi="Arial" w:cs="Arial"/>
          <w:color w:val="000000"/>
          <w:sz w:val="20"/>
          <w:szCs w:val="20"/>
        </w:rPr>
        <w:t xml:space="preserve">. A detailed description of data analysis is contained in the scripts within the project repository </w:t>
      </w:r>
      <w:r w:rsidR="001160DC" w:rsidRPr="00AA6AB3">
        <w:rPr>
          <w:rFonts w:ascii="Arial" w:hAnsi="Arial" w:cs="Arial"/>
          <w:color w:val="000000"/>
          <w:sz w:val="20"/>
          <w:szCs w:val="20"/>
          <w:u w:val="single"/>
        </w:rPr>
        <w:t>(https://github.com/JJWilson1991/</w:t>
      </w:r>
      <w:r w:rsidR="00304735">
        <w:rPr>
          <w:rFonts w:ascii="Arial" w:hAnsi="Arial" w:cs="Arial"/>
          <w:color w:val="000000"/>
          <w:sz w:val="20"/>
          <w:szCs w:val="20"/>
          <w:u w:val="single"/>
        </w:rPr>
        <w:t>......</w:t>
      </w:r>
      <w:r w:rsidR="001160DC" w:rsidRPr="00AA6AB3">
        <w:rPr>
          <w:rFonts w:ascii="Arial" w:hAnsi="Arial" w:cs="Arial"/>
          <w:color w:val="000000"/>
          <w:sz w:val="20"/>
          <w:szCs w:val="20"/>
        </w:rPr>
        <w:t>). All analyses were conducted in the R programming environment (</w:t>
      </w:r>
      <w:r w:rsidR="001160DC" w:rsidRPr="00AA6AB3">
        <w:rPr>
          <w:rFonts w:ascii="Arial" w:hAnsi="Arial" w:cs="Arial"/>
          <w:color w:val="000000"/>
          <w:sz w:val="20"/>
          <w:szCs w:val="20"/>
          <w:u w:val="single"/>
        </w:rPr>
        <w:t>version 3.5.3.</w:t>
      </w:r>
      <w:r w:rsidR="001160DC" w:rsidRPr="00AA6AB3">
        <w:rPr>
          <w:rFonts w:ascii="Arial" w:hAnsi="Arial" w:cs="Arial"/>
          <w:color w:val="000000"/>
          <w:sz w:val="20"/>
          <w:szCs w:val="20"/>
        </w:rPr>
        <w:t>). References to packages in this methods section indicate specific packages used within the R environment to perform analyses.</w:t>
      </w:r>
    </w:p>
    <w:p w14:paraId="3CF76C90" w14:textId="7BBE5C68" w:rsidR="008A5622" w:rsidRPr="00AA6AB3"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literature search</w:t>
      </w:r>
    </w:p>
    <w:p w14:paraId="60D48BDA" w14:textId="0E07228F" w:rsidR="00C67E1D"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color w:val="000000"/>
          <w:sz w:val="20"/>
          <w:szCs w:val="20"/>
        </w:rPr>
        <w:t xml:space="preserve">A literature search was performed of the </w:t>
      </w:r>
      <w:r w:rsidR="002D2C53" w:rsidRPr="00AA6AB3">
        <w:rPr>
          <w:rFonts w:ascii="Arial" w:eastAsia="Times New Roman" w:hAnsi="Arial" w:cs="Arial"/>
          <w:color w:val="000000"/>
          <w:sz w:val="20"/>
          <w:szCs w:val="20"/>
        </w:rPr>
        <w:t>PubMed</w:t>
      </w:r>
      <w:r w:rsidRPr="00AA6AB3">
        <w:rPr>
          <w:rFonts w:ascii="Arial" w:eastAsia="Times New Roman" w:hAnsi="Arial" w:cs="Arial"/>
          <w:color w:val="000000"/>
          <w:sz w:val="20"/>
          <w:szCs w:val="20"/>
        </w:rPr>
        <w:t xml:space="preserve"> data base according to </w:t>
      </w:r>
      <w:r w:rsidR="002D2C53" w:rsidRPr="00AA6AB3">
        <w:rPr>
          <w:rFonts w:ascii="Arial" w:eastAsia="Times New Roman" w:hAnsi="Arial" w:cs="Arial"/>
          <w:color w:val="000000"/>
          <w:sz w:val="20"/>
          <w:szCs w:val="20"/>
        </w:rPr>
        <w:t>Prisma</w:t>
      </w:r>
      <w:r w:rsidRPr="00AA6AB3">
        <w:rPr>
          <w:rFonts w:ascii="Arial" w:eastAsia="Times New Roman" w:hAnsi="Arial" w:cs="Arial"/>
          <w:color w:val="000000"/>
          <w:sz w:val="20"/>
          <w:szCs w:val="20"/>
        </w:rPr>
        <w:t xml:space="preserve"> guidelines </w:t>
      </w:r>
      <w:r w:rsidR="002D2C53" w:rsidRPr="00AA6AB3">
        <w:rPr>
          <w:rFonts w:ascii="Arial" w:eastAsia="Times New Roman" w:hAnsi="Arial" w:cs="Arial"/>
          <w:color w:val="000000"/>
          <w:sz w:val="20"/>
          <w:szCs w:val="20"/>
        </w:rPr>
        <w:t>() ref.</w:t>
      </w:r>
      <w:r w:rsidRPr="00AA6AB3">
        <w:rPr>
          <w:rFonts w:ascii="Arial" w:eastAsia="Times New Roman" w:hAnsi="Arial" w:cs="Arial"/>
          <w:color w:val="000000"/>
          <w:sz w:val="20"/>
          <w:szCs w:val="20"/>
        </w:rPr>
        <w:t xml:space="preserve"> The search terms </w:t>
      </w:r>
      <w:r w:rsidRPr="00C47B0A">
        <w:rPr>
          <w:rFonts w:ascii="Arial" w:eastAsia="Times New Roman" w:hAnsi="Arial" w:cs="Arial"/>
          <w:color w:val="000000"/>
          <w:sz w:val="20"/>
          <w:szCs w:val="20"/>
        </w:rPr>
        <w:t xml:space="preserve">described in figure x </w:t>
      </w:r>
      <w:proofErr w:type="gramStart"/>
      <w:r w:rsidRPr="00C47B0A">
        <w:rPr>
          <w:rFonts w:ascii="Arial" w:eastAsia="Times New Roman" w:hAnsi="Arial" w:cs="Arial"/>
          <w:color w:val="000000"/>
          <w:sz w:val="20"/>
          <w:szCs w:val="20"/>
        </w:rPr>
        <w:t>were</w:t>
      </w:r>
      <w:proofErr w:type="gramEnd"/>
      <w:r w:rsidRPr="00C47B0A">
        <w:rPr>
          <w:rFonts w:ascii="Arial" w:eastAsia="Times New Roman" w:hAnsi="Arial" w:cs="Arial"/>
          <w:color w:val="000000"/>
          <w:sz w:val="20"/>
          <w:szCs w:val="20"/>
        </w:rPr>
        <w:t xml:space="preserve"> used with the results being screen for eligibility using the Metagear package in R. Eligibility criteria </w:t>
      </w:r>
      <w:r w:rsidR="002D2C53" w:rsidRPr="00C47B0A">
        <w:rPr>
          <w:rFonts w:ascii="Arial" w:eastAsia="Times New Roman" w:hAnsi="Arial" w:cs="Arial"/>
          <w:color w:val="000000"/>
          <w:sz w:val="20"/>
          <w:szCs w:val="20"/>
        </w:rPr>
        <w:t>described</w:t>
      </w:r>
      <w:r w:rsidRPr="00C47B0A">
        <w:rPr>
          <w:rFonts w:ascii="Arial" w:eastAsia="Times New Roman" w:hAnsi="Arial" w:cs="Arial"/>
          <w:color w:val="000000"/>
          <w:sz w:val="20"/>
          <w:szCs w:val="20"/>
        </w:rPr>
        <w:t xml:space="preserve"> in </w:t>
      </w:r>
      <w:proofErr w:type="spellStart"/>
      <w:r w:rsidRPr="00C47B0A">
        <w:rPr>
          <w:rFonts w:ascii="Arial" w:eastAsia="Times New Roman" w:hAnsi="Arial" w:cs="Arial"/>
          <w:color w:val="000000"/>
          <w:sz w:val="20"/>
          <w:szCs w:val="20"/>
        </w:rPr>
        <w:t>f</w:t>
      </w:r>
      <w:r w:rsidR="00C67E1D" w:rsidRPr="00C47B0A">
        <w:rPr>
          <w:rFonts w:ascii="Arial" w:eastAsia="Times New Roman" w:hAnsi="Arial" w:cs="Arial"/>
          <w:color w:val="000000"/>
          <w:sz w:val="20"/>
          <w:szCs w:val="20"/>
        </w:rPr>
        <w:t>table</w:t>
      </w:r>
      <w:proofErr w:type="spellEnd"/>
      <w:r w:rsidRPr="00C47B0A">
        <w:rPr>
          <w:rFonts w:ascii="Arial" w:eastAsia="Times New Roman" w:hAnsi="Arial" w:cs="Arial"/>
          <w:color w:val="000000"/>
          <w:sz w:val="20"/>
          <w:szCs w:val="20"/>
        </w:rPr>
        <w:t xml:space="preserve"> x.</w:t>
      </w:r>
      <w:r w:rsidR="00C67E1D">
        <w:rPr>
          <w:rFonts w:ascii="Arial" w:eastAsia="Times New Roman" w:hAnsi="Arial" w:cs="Arial"/>
          <w:b/>
          <w:bCs/>
          <w:color w:val="000000"/>
          <w:sz w:val="20"/>
          <w:szCs w:val="20"/>
        </w:rPr>
        <w:t xml:space="preserve"> </w:t>
      </w:r>
    </w:p>
    <w:p w14:paraId="212C3A4A" w14:textId="63550988" w:rsidR="008A5622" w:rsidRDefault="00647DC8" w:rsidP="00AA6AB3">
      <w:pPr>
        <w:spacing w:after="120" w:line="480" w:lineRule="auto"/>
        <w:rPr>
          <w:rFonts w:ascii="Arial" w:eastAsia="Times New Roman" w:hAnsi="Arial" w:cs="Arial"/>
          <w:color w:val="000000"/>
          <w:sz w:val="20"/>
          <w:szCs w:val="20"/>
        </w:rPr>
      </w:pPr>
      <w:ins w:id="11" w:author="Jonathan Wilson" w:date="2022-10-20T14:52:00Z">
        <w:r w:rsidRPr="00647DC8">
          <w:rPr>
            <w:rFonts w:ascii="Arial" w:hAnsi="Arial" w:cs="Arial"/>
            <w:noProof/>
            <w:sz w:val="20"/>
            <w:szCs w:val="20"/>
          </w:rPr>
          <mc:AlternateContent>
            <mc:Choice Requires="wps">
              <w:drawing>
                <wp:anchor distT="45720" distB="45720" distL="114300" distR="114300" simplePos="0" relativeHeight="251687936" behindDoc="1" locked="0" layoutInCell="1" allowOverlap="1" wp14:anchorId="27EED011" wp14:editId="5AD799F9">
                  <wp:simplePos x="0" y="0"/>
                  <wp:positionH relativeFrom="column">
                    <wp:posOffset>-187148</wp:posOffset>
                  </wp:positionH>
                  <wp:positionV relativeFrom="paragraph">
                    <wp:posOffset>1492014</wp:posOffset>
                  </wp:positionV>
                  <wp:extent cx="6318250" cy="863600"/>
                  <wp:effectExtent l="0" t="0" r="25400" b="12700"/>
                  <wp:wrapTight wrapText="bothSides">
                    <wp:wrapPolygon edited="0">
                      <wp:start x="0" y="0"/>
                      <wp:lineTo x="0" y="21441"/>
                      <wp:lineTo x="21622" y="21441"/>
                      <wp:lineTo x="21622" y="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0" cy="863600"/>
                          </a:xfrm>
                          <a:prstGeom prst="rect">
                            <a:avLst/>
                          </a:prstGeom>
                          <a:solidFill>
                            <a:srgbClr val="FFFFFF"/>
                          </a:solidFill>
                          <a:ln w="9525">
                            <a:solidFill>
                              <a:srgbClr val="000000"/>
                            </a:solidFill>
                            <a:miter lim="800000"/>
                            <a:headEnd/>
                            <a:tailEnd/>
                          </a:ln>
                        </wps:spPr>
                        <wps:txbx>
                          <w:txbxContent>
                            <w:p w14:paraId="266A5364" w14:textId="30329310" w:rsidR="00647DC8" w:rsidRDefault="00647DC8" w:rsidP="00647DC8">
                              <w:pPr>
                                <w:rPr>
                                  <w:ins w:id="12" w:author="Jonathan Wilson" w:date="2022-10-20T14:52:00Z"/>
                                  <w:b/>
                                  <w:bCs/>
                                </w:rPr>
                              </w:pPr>
                              <w:proofErr w:type="spellStart"/>
                              <w:ins w:id="13" w:author="Jonathan Wilson" w:date="2022-10-20T14:52:00Z">
                                <w:r>
                                  <w:rPr>
                                    <w:b/>
                                    <w:bCs/>
                                  </w:rPr>
                                  <w:t>FigX</w:t>
                                </w:r>
                                <w:proofErr w:type="spellEnd"/>
                                <w:r>
                                  <w:rPr>
                                    <w:b/>
                                    <w:bCs/>
                                  </w:rPr>
                                  <w:t xml:space="preserve">: Search terms used in </w:t>
                                </w:r>
                                <w:proofErr w:type="spellStart"/>
                                <w:r>
                                  <w:rPr>
                                    <w:b/>
                                    <w:bCs/>
                                  </w:rPr>
                                  <w:t>Pubmed</w:t>
                                </w:r>
                                <w:proofErr w:type="spellEnd"/>
                                <w:r>
                                  <w:rPr>
                                    <w:b/>
                                    <w:bCs/>
                                  </w:rPr>
                                  <w:t xml:space="preserve"> s</w:t>
                                </w:r>
                              </w:ins>
                              <w:ins w:id="14" w:author="Jonathan Wilson" w:date="2022-10-20T14:53:00Z">
                                <w:r>
                                  <w:rPr>
                                    <w:b/>
                                    <w:bCs/>
                                  </w:rPr>
                                  <w:t>earch</w:t>
                                </w:r>
                              </w:ins>
                            </w:p>
                            <w:p w14:paraId="3330CAEA" w14:textId="1206B56A" w:rsidR="00647DC8" w:rsidRPr="00647DC8" w:rsidRDefault="00647DC8" w:rsidP="00647DC8">
                              <w:pPr>
                                <w:rPr>
                                  <w:ins w:id="15" w:author="Jonathan Wilson" w:date="2022-10-20T14:52:00Z"/>
                                </w:rPr>
                                <w:pPrChange w:id="16" w:author="Jonathan Wilson" w:date="2022-10-20T14:52:00Z">
                                  <w:pPr>
                                    <w:numPr>
                                      <w:ilvl w:val="1"/>
                                      <w:numId w:val="2"/>
                                    </w:numPr>
                                    <w:tabs>
                                      <w:tab w:val="num" w:pos="1440"/>
                                    </w:tabs>
                                    <w:ind w:left="1440" w:hanging="360"/>
                                  </w:pPr>
                                </w:pPrChange>
                              </w:pPr>
                              <w:ins w:id="17" w:author="Jonathan Wilson" w:date="2022-10-20T14:52:00Z">
                                <w:r w:rsidRPr="00647DC8">
                                  <w:rPr>
                                    <w:b/>
                                    <w:bCs/>
                                  </w:rPr>
                                  <w:t>(((RNA virus) AND (((((Spillover) OR (cross-species transmission)) OR (host-switching)) OR (interspecies transmission)) OR (zoonosis))) NOT (Covid)) NOT (</w:t>
                                </w:r>
                                <w:proofErr w:type="gramStart"/>
                                <w:r w:rsidRPr="00647DC8">
                                  <w:rPr>
                                    <w:b/>
                                    <w:bCs/>
                                  </w:rPr>
                                  <w:t>Review[</w:t>
                                </w:r>
                                <w:proofErr w:type="gramEnd"/>
                                <w:r w:rsidRPr="00647DC8">
                                  <w:rPr>
                                    <w:b/>
                                    <w:bCs/>
                                  </w:rPr>
                                  <w:t>Publication Type])</w:t>
                                </w:r>
                              </w:ins>
                            </w:p>
                            <w:p w14:paraId="232444DA" w14:textId="5C33AE9D" w:rsidR="00647DC8" w:rsidRDefault="00647D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EED011" id="_x0000_t202" coordsize="21600,21600" o:spt="202" path="m,l,21600r21600,l21600,xe">
                  <v:stroke joinstyle="miter"/>
                  <v:path gradientshapeok="t" o:connecttype="rect"/>
                </v:shapetype>
                <v:shape id="Text Box 2" o:spid="_x0000_s1026" type="#_x0000_t202" style="position:absolute;margin-left:-14.75pt;margin-top:117.5pt;width:497.5pt;height:6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">
                  <v:textbox>
                    <w:txbxContent>
                      <w:p w14:paraId="266A5364" w14:textId="30329310" w:rsidR="00647DC8" w:rsidRDefault="00647DC8" w:rsidP="00647DC8">
                        <w:pPr>
                          <w:rPr>
                            <w:ins w:id="18" w:author="Jonathan Wilson" w:date="2022-10-20T14:52:00Z"/>
                            <w:b/>
                            <w:bCs/>
                          </w:rPr>
                        </w:pPr>
                        <w:proofErr w:type="spellStart"/>
                        <w:ins w:id="19" w:author="Jonathan Wilson" w:date="2022-10-20T14:52:00Z">
                          <w:r>
                            <w:rPr>
                              <w:b/>
                              <w:bCs/>
                            </w:rPr>
                            <w:t>FigX</w:t>
                          </w:r>
                          <w:proofErr w:type="spellEnd"/>
                          <w:r>
                            <w:rPr>
                              <w:b/>
                              <w:bCs/>
                            </w:rPr>
                            <w:t xml:space="preserve">: Search terms used in </w:t>
                          </w:r>
                          <w:proofErr w:type="spellStart"/>
                          <w:r>
                            <w:rPr>
                              <w:b/>
                              <w:bCs/>
                            </w:rPr>
                            <w:t>Pubmed</w:t>
                          </w:r>
                          <w:proofErr w:type="spellEnd"/>
                          <w:r>
                            <w:rPr>
                              <w:b/>
                              <w:bCs/>
                            </w:rPr>
                            <w:t xml:space="preserve"> s</w:t>
                          </w:r>
                        </w:ins>
                        <w:ins w:id="20" w:author="Jonathan Wilson" w:date="2022-10-20T14:53:00Z">
                          <w:r>
                            <w:rPr>
                              <w:b/>
                              <w:bCs/>
                            </w:rPr>
                            <w:t>earch</w:t>
                          </w:r>
                        </w:ins>
                      </w:p>
                      <w:p w14:paraId="3330CAEA" w14:textId="1206B56A" w:rsidR="00647DC8" w:rsidRPr="00647DC8" w:rsidRDefault="00647DC8" w:rsidP="00647DC8">
                        <w:pPr>
                          <w:rPr>
                            <w:ins w:id="21" w:author="Jonathan Wilson" w:date="2022-10-20T14:52:00Z"/>
                          </w:rPr>
                          <w:pPrChange w:id="22" w:author="Jonathan Wilson" w:date="2022-10-20T14:52:00Z">
                            <w:pPr>
                              <w:numPr>
                                <w:ilvl w:val="1"/>
                                <w:numId w:val="2"/>
                              </w:numPr>
                              <w:tabs>
                                <w:tab w:val="num" w:pos="1440"/>
                              </w:tabs>
                              <w:ind w:left="1440" w:hanging="360"/>
                            </w:pPr>
                          </w:pPrChange>
                        </w:pPr>
                        <w:ins w:id="23" w:author="Jonathan Wilson" w:date="2022-10-20T14:52:00Z">
                          <w:r w:rsidRPr="00647DC8">
                            <w:rPr>
                              <w:b/>
                              <w:bCs/>
                            </w:rPr>
                            <w:t>(((RNA virus) AND (((((Spillover) OR (cross-species transmission)) OR (host-switching)) OR (interspecies transmission)) OR (zoonosis))) NOT (Covid)) NOT (</w:t>
                          </w:r>
                          <w:proofErr w:type="gramStart"/>
                          <w:r w:rsidRPr="00647DC8">
                            <w:rPr>
                              <w:b/>
                              <w:bCs/>
                            </w:rPr>
                            <w:t>Review[</w:t>
                          </w:r>
                          <w:proofErr w:type="gramEnd"/>
                          <w:r w:rsidRPr="00647DC8">
                            <w:rPr>
                              <w:b/>
                              <w:bCs/>
                            </w:rPr>
                            <w:t>Publication Type])</w:t>
                          </w:r>
                        </w:ins>
                      </w:p>
                      <w:p w14:paraId="232444DA" w14:textId="5C33AE9D" w:rsidR="00647DC8" w:rsidRDefault="00647DC8"/>
                    </w:txbxContent>
                  </v:textbox>
                  <w10:wrap type="tight"/>
                </v:shape>
              </w:pict>
            </mc:Fallback>
          </mc:AlternateContent>
        </w:r>
      </w:ins>
      <w:r w:rsidR="00C67E1D" w:rsidRPr="00C67E1D">
        <w:rPr>
          <w:rFonts w:ascii="Arial" w:eastAsia="Times New Roman" w:hAnsi="Arial" w:cs="Arial"/>
          <w:color w:val="000000"/>
          <w:sz w:val="20"/>
          <w:szCs w:val="20"/>
        </w:rPr>
        <w:t xml:space="preserve">Following </w:t>
      </w:r>
      <w:r w:rsidR="00C67E1D">
        <w:rPr>
          <w:rFonts w:ascii="Arial" w:eastAsia="Times New Roman" w:hAnsi="Arial" w:cs="Arial"/>
          <w:color w:val="000000"/>
          <w:sz w:val="20"/>
          <w:szCs w:val="20"/>
        </w:rPr>
        <w:t xml:space="preserve">inclusion in the study, data relating to the </w:t>
      </w:r>
      <w:proofErr w:type="gramStart"/>
      <w:r w:rsidR="00C67E1D">
        <w:rPr>
          <w:rFonts w:ascii="Arial" w:eastAsia="Times New Roman" w:hAnsi="Arial" w:cs="Arial"/>
          <w:color w:val="000000"/>
          <w:sz w:val="20"/>
          <w:szCs w:val="20"/>
        </w:rPr>
        <w:t>cross species</w:t>
      </w:r>
      <w:proofErr w:type="gramEnd"/>
      <w:r w:rsidR="00C67E1D">
        <w:rPr>
          <w:rFonts w:ascii="Arial" w:eastAsia="Times New Roman" w:hAnsi="Arial" w:cs="Arial"/>
          <w:color w:val="000000"/>
          <w:sz w:val="20"/>
          <w:szCs w:val="20"/>
        </w:rPr>
        <w:t xml:space="preserve"> transmission event were recorded from each article, listed in table X. The pathological traits recorded from the secondary search are also listed in table x.</w:t>
      </w:r>
      <w:r w:rsidR="00C47B0A" w:rsidRPr="00C47B0A">
        <w:rPr>
          <w:rFonts w:ascii="Arial" w:hAnsi="Arial" w:cs="Arial"/>
          <w:b/>
          <w:bCs/>
          <w:sz w:val="20"/>
          <w:szCs w:val="20"/>
        </w:rPr>
        <w:t xml:space="preserve"> </w:t>
      </w:r>
      <w:r w:rsidR="00C47B0A" w:rsidRPr="00C47B0A">
        <w:rPr>
          <w:rFonts w:ascii="Arial" w:hAnsi="Arial" w:cs="Arial"/>
          <w:sz w:val="20"/>
          <w:szCs w:val="20"/>
        </w:rPr>
        <w:t>events were defined as zoonotic, anthroponotic or not zoonotic. “Not zoonotic” being defined as a virus which is not considered to infect humans. An “anthroponotic” event is defined as a virus which has been transmitted from a human reservoir to another species.</w:t>
      </w:r>
      <w:r w:rsidR="00C47B0A">
        <w:rPr>
          <w:rFonts w:ascii="Arial" w:hAnsi="Arial" w:cs="Arial"/>
          <w:b/>
          <w:bCs/>
          <w:sz w:val="20"/>
          <w:szCs w:val="20"/>
        </w:rPr>
        <w:t xml:space="preserve"> </w:t>
      </w:r>
    </w:p>
    <w:p w14:paraId="1DF5770B" w14:textId="6EE50746" w:rsidR="00C67E1D" w:rsidRDefault="00C67E1D" w:rsidP="00AA6AB3">
      <w:pPr>
        <w:spacing w:after="120" w:line="480" w:lineRule="auto"/>
        <w:rPr>
          <w:rFonts w:ascii="Arial" w:eastAsia="Times New Roman" w:hAnsi="Arial" w:cs="Arial"/>
          <w:b/>
          <w:bCs/>
          <w:color w:val="000000"/>
          <w:sz w:val="20"/>
          <w:szCs w:val="20"/>
        </w:rPr>
      </w:pPr>
    </w:p>
    <w:p w14:paraId="3FBC158F" w14:textId="590965C7" w:rsidR="00C67E1D" w:rsidRPr="00AA6AB3"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noProof/>
          <w:color w:val="000000"/>
          <w:sz w:val="20"/>
          <w:szCs w:val="20"/>
        </w:rPr>
        <w:lastRenderedPageBreak/>
        <mc:AlternateContent>
          <mc:Choice Requires="wpg">
            <w:drawing>
              <wp:anchor distT="0" distB="0" distL="114300" distR="114300" simplePos="0" relativeHeight="251670528" behindDoc="0" locked="0" layoutInCell="1" allowOverlap="1" wp14:anchorId="115A94F4" wp14:editId="151D28C4">
                <wp:simplePos x="0" y="0"/>
                <wp:positionH relativeFrom="column">
                  <wp:posOffset>-725214</wp:posOffset>
                </wp:positionH>
                <wp:positionV relativeFrom="paragraph">
                  <wp:posOffset>2726041</wp:posOffset>
                </wp:positionV>
                <wp:extent cx="7192010" cy="5414010"/>
                <wp:effectExtent l="0" t="0" r="27940" b="15240"/>
                <wp:wrapTopAndBottom/>
                <wp:docPr id="51" name="Group 51"/>
                <wp:cNvGraphicFramePr/>
                <a:graphic xmlns:a="http://schemas.openxmlformats.org/drawingml/2006/main">
                  <a:graphicData uri="http://schemas.microsoft.com/office/word/2010/wordprocessingGroup">
                    <wpg:wgp>
                      <wpg:cNvGrpSpPr/>
                      <wpg:grpSpPr>
                        <a:xfrm>
                          <a:off x="0" y="0"/>
                          <a:ext cx="7192010" cy="5414010"/>
                          <a:chOff x="0" y="0"/>
                          <a:chExt cx="7192010" cy="5414601"/>
                        </a:xfrm>
                      </wpg:grpSpPr>
                      <wpg:grpSp>
                        <wpg:cNvPr id="7" name="Group 3"/>
                        <wpg:cNvGrpSpPr/>
                        <wpg:grpSpPr>
                          <a:xfrm>
                            <a:off x="0" y="0"/>
                            <a:ext cx="7192010" cy="4608830"/>
                            <a:chOff x="0" y="-193835"/>
                            <a:chExt cx="4843081" cy="5951633"/>
                          </a:xfrm>
                        </wpg:grpSpPr>
                        <wps:wsp>
                          <wps:cNvPr id="8" name="Straight Arrow Connector 8"/>
                          <wps:cNvCnPr/>
                          <wps:spPr>
                            <a:xfrm>
                              <a:off x="2349303" y="962465"/>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2349303" y="2130083"/>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2356337" y="2974145"/>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70405" y="3804139"/>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 name="Group 12"/>
                          <wpg:cNvGrpSpPr/>
                          <wpg:grpSpPr>
                            <a:xfrm>
                              <a:off x="0" y="-193835"/>
                              <a:ext cx="4843081" cy="5951633"/>
                              <a:chOff x="0" y="-193835"/>
                              <a:chExt cx="4843081" cy="5951633"/>
                            </a:xfrm>
                          </wpg:grpSpPr>
                          <wps:wsp>
                            <wps:cNvPr id="13" name="Rectangle 13"/>
                            <wps:cNvSpPr/>
                            <wps:spPr>
                              <a:xfrm>
                                <a:off x="458846" y="344659"/>
                                <a:ext cx="1887220" cy="888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34760" y="344659"/>
                                <a:ext cx="1887220" cy="1242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8846"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3E80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941793"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2976)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58846" y="2700996"/>
                                <a:ext cx="1887220" cy="647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A0FC5"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sought for 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948827" y="2620897"/>
                                <a:ext cx="1887220" cy="6276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AEF3"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not 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58846" y="3629807"/>
                                <a:ext cx="1887220" cy="6590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FFF7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assessed for 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955861" y="3516923"/>
                                <a:ext cx="1887220" cy="20719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29BD50DA" w14:textId="46A01ED1" w:rsidR="008A5622" w:rsidRPr="008A5622" w:rsidDel="00FB227A" w:rsidRDefault="008A5622" w:rsidP="008A5622">
                                  <w:pPr>
                                    <w:spacing w:line="256" w:lineRule="auto"/>
                                    <w:ind w:left="288"/>
                                    <w:rPr>
                                      <w:del w:id="24" w:author="Jonathan Wilson" w:date="2022-10-20T18:32:00Z"/>
                                      <w:rFonts w:eastAsia="Calibri" w:hAnsi="Calibri"/>
                                      <w:color w:val="000000"/>
                                      <w:kern w:val="24"/>
                                      <w:sz w:val="18"/>
                                      <w:szCs w:val="18"/>
                                      <w:lang w:val="en-AU"/>
                                    </w:rPr>
                                  </w:pPr>
                                  <w:del w:id="25" w:author="Jonathan Wilson" w:date="2022-10-20T18:32:00Z">
                                    <w:r w:rsidRPr="008A5622" w:rsidDel="00FB227A">
                                      <w:rPr>
                                        <w:rFonts w:eastAsia="Calibri" w:hAnsi="Calibri"/>
                                        <w:color w:val="000000"/>
                                        <w:kern w:val="24"/>
                                        <w:sz w:val="18"/>
                                        <w:szCs w:val="18"/>
                                        <w:lang w:val="en-AU"/>
                                      </w:rPr>
                                      <w:delText>Experiment (n =)</w:delText>
                                    </w:r>
                                  </w:del>
                                </w:p>
                                <w:p w14:paraId="7462BEF3" w14:textId="03F784AC" w:rsidR="008A5622" w:rsidRPr="008A5622" w:rsidDel="00FB227A" w:rsidRDefault="008A5622" w:rsidP="008A5622">
                                  <w:pPr>
                                    <w:spacing w:line="256" w:lineRule="auto"/>
                                    <w:ind w:left="288"/>
                                    <w:rPr>
                                      <w:del w:id="26" w:author="Jonathan Wilson" w:date="2022-10-20T18:32:00Z"/>
                                      <w:rFonts w:eastAsia="Calibri" w:hAnsi="Calibri"/>
                                      <w:color w:val="000000"/>
                                      <w:kern w:val="24"/>
                                      <w:sz w:val="18"/>
                                      <w:szCs w:val="18"/>
                                      <w:lang w:val="en-AU"/>
                                    </w:rPr>
                                  </w:pPr>
                                  <w:del w:id="27" w:author="Jonathan Wilson" w:date="2022-10-20T18:32:00Z">
                                    <w:r w:rsidRPr="008A5622" w:rsidDel="00FB227A">
                                      <w:rPr>
                                        <w:rFonts w:eastAsia="Calibri" w:hAnsi="Calibri"/>
                                        <w:color w:val="000000"/>
                                        <w:kern w:val="24"/>
                                        <w:sz w:val="18"/>
                                        <w:szCs w:val="18"/>
                                        <w:lang w:val="en-AU"/>
                                      </w:rPr>
                                      <w:delText>Irrelevant (</w:delText>
                                    </w:r>
                                    <w:r w:rsidRPr="008A5622" w:rsidDel="00FB227A">
                                      <w:rPr>
                                        <w:rFonts w:eastAsia="Calibri" w:hAnsi="Calibri"/>
                                        <w:color w:val="000000" w:themeColor="text1"/>
                                        <w:kern w:val="24"/>
                                        <w:sz w:val="18"/>
                                        <w:szCs w:val="18"/>
                                        <w:lang w:val="en-AU"/>
                                      </w:rPr>
                                      <w:delText xml:space="preserve">n </w:delText>
                                    </w:r>
                                    <w:r w:rsidR="002D2C53" w:rsidRPr="008A5622" w:rsidDel="00FB227A">
                                      <w:rPr>
                                        <w:rFonts w:eastAsia="Calibri" w:hAnsi="Calibri"/>
                                        <w:color w:val="000000" w:themeColor="text1"/>
                                        <w:kern w:val="24"/>
                                        <w:sz w:val="18"/>
                                        <w:szCs w:val="18"/>
                                        <w:lang w:val="en-AU"/>
                                      </w:rPr>
                                      <w:delText>=)</w:delText>
                                    </w:r>
                                  </w:del>
                                </w:p>
                                <w:p w14:paraId="0B446804" w14:textId="08EECF71" w:rsidR="008A5622" w:rsidRPr="00AA6AB3" w:rsidRDefault="00FB227A" w:rsidP="008A5622">
                                  <w:pPr>
                                    <w:spacing w:line="256" w:lineRule="auto"/>
                                    <w:ind w:left="288"/>
                                    <w:rPr>
                                      <w:rFonts w:eastAsia="Calibri" w:hAnsi="Calibri"/>
                                      <w:color w:val="000000" w:themeColor="text1"/>
                                      <w:kern w:val="24"/>
                                      <w:sz w:val="18"/>
                                      <w:szCs w:val="18"/>
                                    </w:rPr>
                                  </w:pPr>
                                  <w:ins w:id="28" w:author="Jonathan Wilson" w:date="2022-10-20T18:32:00Z">
                                    <w:r>
                                      <w:rPr>
                                        <w:rFonts w:eastAsia="Calibri" w:hAnsi="Calibri"/>
                                        <w:color w:val="000000"/>
                                        <w:kern w:val="24"/>
                                        <w:sz w:val="18"/>
                                        <w:szCs w:val="18"/>
                                        <w:lang w:val="en-AU"/>
                                      </w:rPr>
                                      <w:t>N=</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62083" y="4729603"/>
                                <a:ext cx="1887220" cy="929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1AE8B"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Studies included in 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465875" y="-193835"/>
                                <a:ext cx="4345229" cy="456778"/>
                              </a:xfrm>
                              <a:prstGeom prst="flowChartAlternateProcess">
                                <a:avLst/>
                              </a:prstGeom>
                              <a:solidFill>
                                <a:schemeClr val="accent2">
                                  <a:lumMod val="40000"/>
                                  <a:lumOff val="6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rot="16200000">
                                <a:off x="-504815" y="829969"/>
                                <a:ext cx="1276985"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Flowchart: Alternate Process 24"/>
                            <wps:cNvSpPr/>
                            <wps:spPr>
                              <a:xfrm rot="16200000">
                                <a:off x="-1021516" y="2898611"/>
                                <a:ext cx="2305921"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Alternate Process 25"/>
                            <wps:cNvSpPr/>
                            <wps:spPr>
                              <a:xfrm rot="16200000">
                                <a:off x="-528971" y="4951505"/>
                                <a:ext cx="1349696"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a:off x="1293054" y="1232693"/>
                              <a:ext cx="0" cy="458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293054" y="2412609"/>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307122" y="3348502"/>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cxnSpLocks/>
                          </wps:cNvCnPr>
                          <wps:spPr>
                            <a:xfrm>
                              <a:off x="1318296" y="4288867"/>
                              <a:ext cx="0" cy="4407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2"/>
                        <wps:cNvSpPr txBox="1">
                          <a:spLocks noChangeArrowheads="1"/>
                        </wps:cNvSpPr>
                        <wps:spPr bwMode="auto">
                          <a:xfrm>
                            <a:off x="489097" y="4699591"/>
                            <a:ext cx="6553835" cy="715010"/>
                          </a:xfrm>
                          <a:prstGeom prst="rect">
                            <a:avLst/>
                          </a:prstGeom>
                          <a:solidFill>
                            <a:srgbClr val="FFFFFF"/>
                          </a:solidFill>
                          <a:ln w="9525">
                            <a:solidFill>
                              <a:srgbClr val="000000"/>
                            </a:solidFill>
                            <a:miter lim="800000"/>
                            <a:headEnd/>
                            <a:tailEnd/>
                          </a:ln>
                        </wps:spPr>
                        <wps:txbx>
                          <w:txbxContent>
                            <w:p w14:paraId="2BEEEE54" w14:textId="748CF8C1" w:rsidR="00AA6AB3" w:rsidRDefault="00AA6AB3">
                              <w:r>
                                <w:t>Figure X</w:t>
                              </w:r>
                            </w:p>
                          </w:txbxContent>
                        </wps:txbx>
                        <wps:bodyPr rot="0" vert="horz" wrap="square" lIns="91440" tIns="45720" rIns="91440" bIns="45720" anchor="t" anchorCtr="0">
                          <a:noAutofit/>
                        </wps:bodyPr>
                      </wps:wsp>
                    </wpg:wgp>
                  </a:graphicData>
                </a:graphic>
              </wp:anchor>
            </w:drawing>
          </mc:Choice>
          <mc:Fallback>
            <w:pict>
              <v:group w14:anchorId="115A94F4" id="Group 51" o:spid="_x0000_s1027" style="position:absolute;margin-left:-57.1pt;margin-top:214.65pt;width:566.3pt;height:426.3pt;z-index:251670528" coordsize="71920,54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">
                <v:group id="Group 3" o:spid="_x0000_s1028" style="position:absolute;width:71920;height:46088"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8" o:spid="_x0000_s1029" type="#_x0000_t32" style="position:absolute;left:23493;top:9624;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Straight Arrow Connector 9" o:spid="_x0000_s1030" type="#_x0000_t32" style="position:absolute;left:23493;top:21300;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" strokecolor="black [3213]" strokeweight=".5pt">
                    <v:stroke endarrow="block" joinstyle="miter"/>
                  </v:shape>
                  <v:shape id="Straight Arrow Connector 10" o:spid="_x0000_s1031" type="#_x0000_t32" style="position:absolute;left:23563;top:297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Straight Arrow Connector 11" o:spid="_x0000_s1032" type="#_x0000_t32" style="position:absolute;left:23704;top:380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group id="Group 12" o:spid="_x0000_s1033" style="position:absolute;top:-1938;width:48430;height:59515"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4" style="position:absolute;left:4588;top:3446;width:18872;height:8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v:textbox>
                    </v:rect>
                    <v:rect id="Rectangle 14" o:spid="_x0000_s1035" style="position:absolute;left:29347;top:3446;width:18872;height:12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textbo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v:textbox>
                    </v:rect>
                    <v:rect id="Rectangle 15" o:spid="_x0000_s1036" style="position:absolute;left:4588;top:16916;width:18872;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14:paraId="45A3E80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v:textbox>
                    </v:rect>
                    <v:rect id="Rectangle 16" o:spid="_x0000_s1037" style="position:absolute;left:29417;top:16916;width:18873;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2976)</w:t>
                            </w:r>
                          </w:p>
                        </w:txbxContent>
                      </v:textbox>
                    </v:rect>
                    <v:rect id="Rectangle 17" o:spid="_x0000_s1038" style="position:absolute;left:4588;top:27009;width:18872;height:6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textbox>
                        <w:txbxContent>
                          <w:p w14:paraId="4A1A0FC5"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sought for 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18" o:spid="_x0000_s1039" style="position:absolute;left:29488;top:26208;width:18872;height:6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292DAEF3"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not 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v:textbox>
                    </v:rect>
                    <v:rect id="Rectangle 19" o:spid="_x0000_s1040" style="position:absolute;left:4588;top:36298;width:18872;height:6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14:paraId="4F4FFF7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assessed for 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20" o:spid="_x0000_s1041" style="position:absolute;left:29558;top:35169;width:18872;height:20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29BD50DA" w14:textId="46A01ED1" w:rsidR="008A5622" w:rsidRPr="008A5622" w:rsidDel="00FB227A" w:rsidRDefault="008A5622" w:rsidP="008A5622">
                            <w:pPr>
                              <w:spacing w:line="256" w:lineRule="auto"/>
                              <w:ind w:left="288"/>
                              <w:rPr>
                                <w:del w:id="29" w:author="Jonathan Wilson" w:date="2022-10-20T18:32:00Z"/>
                                <w:rFonts w:eastAsia="Calibri" w:hAnsi="Calibri"/>
                                <w:color w:val="000000"/>
                                <w:kern w:val="24"/>
                                <w:sz w:val="18"/>
                                <w:szCs w:val="18"/>
                                <w:lang w:val="en-AU"/>
                              </w:rPr>
                            </w:pPr>
                            <w:del w:id="30" w:author="Jonathan Wilson" w:date="2022-10-20T18:32:00Z">
                              <w:r w:rsidRPr="008A5622" w:rsidDel="00FB227A">
                                <w:rPr>
                                  <w:rFonts w:eastAsia="Calibri" w:hAnsi="Calibri"/>
                                  <w:color w:val="000000"/>
                                  <w:kern w:val="24"/>
                                  <w:sz w:val="18"/>
                                  <w:szCs w:val="18"/>
                                  <w:lang w:val="en-AU"/>
                                </w:rPr>
                                <w:delText>Experiment (n =)</w:delText>
                              </w:r>
                            </w:del>
                          </w:p>
                          <w:p w14:paraId="7462BEF3" w14:textId="03F784AC" w:rsidR="008A5622" w:rsidRPr="008A5622" w:rsidDel="00FB227A" w:rsidRDefault="008A5622" w:rsidP="008A5622">
                            <w:pPr>
                              <w:spacing w:line="256" w:lineRule="auto"/>
                              <w:ind w:left="288"/>
                              <w:rPr>
                                <w:del w:id="31" w:author="Jonathan Wilson" w:date="2022-10-20T18:32:00Z"/>
                                <w:rFonts w:eastAsia="Calibri" w:hAnsi="Calibri"/>
                                <w:color w:val="000000"/>
                                <w:kern w:val="24"/>
                                <w:sz w:val="18"/>
                                <w:szCs w:val="18"/>
                                <w:lang w:val="en-AU"/>
                              </w:rPr>
                            </w:pPr>
                            <w:del w:id="32" w:author="Jonathan Wilson" w:date="2022-10-20T18:32:00Z">
                              <w:r w:rsidRPr="008A5622" w:rsidDel="00FB227A">
                                <w:rPr>
                                  <w:rFonts w:eastAsia="Calibri" w:hAnsi="Calibri"/>
                                  <w:color w:val="000000"/>
                                  <w:kern w:val="24"/>
                                  <w:sz w:val="18"/>
                                  <w:szCs w:val="18"/>
                                  <w:lang w:val="en-AU"/>
                                </w:rPr>
                                <w:delText>Irrelevant (</w:delText>
                              </w:r>
                              <w:r w:rsidRPr="008A5622" w:rsidDel="00FB227A">
                                <w:rPr>
                                  <w:rFonts w:eastAsia="Calibri" w:hAnsi="Calibri"/>
                                  <w:color w:val="000000" w:themeColor="text1"/>
                                  <w:kern w:val="24"/>
                                  <w:sz w:val="18"/>
                                  <w:szCs w:val="18"/>
                                  <w:lang w:val="en-AU"/>
                                </w:rPr>
                                <w:delText xml:space="preserve">n </w:delText>
                              </w:r>
                              <w:r w:rsidR="002D2C53" w:rsidRPr="008A5622" w:rsidDel="00FB227A">
                                <w:rPr>
                                  <w:rFonts w:eastAsia="Calibri" w:hAnsi="Calibri"/>
                                  <w:color w:val="000000" w:themeColor="text1"/>
                                  <w:kern w:val="24"/>
                                  <w:sz w:val="18"/>
                                  <w:szCs w:val="18"/>
                                  <w:lang w:val="en-AU"/>
                                </w:rPr>
                                <w:delText>=)</w:delText>
                              </w:r>
                            </w:del>
                          </w:p>
                          <w:p w14:paraId="0B446804" w14:textId="08EECF71" w:rsidR="008A5622" w:rsidRPr="00AA6AB3" w:rsidRDefault="00FB227A" w:rsidP="008A5622">
                            <w:pPr>
                              <w:spacing w:line="256" w:lineRule="auto"/>
                              <w:ind w:left="288"/>
                              <w:rPr>
                                <w:rFonts w:eastAsia="Calibri" w:hAnsi="Calibri"/>
                                <w:color w:val="000000" w:themeColor="text1"/>
                                <w:kern w:val="24"/>
                                <w:sz w:val="18"/>
                                <w:szCs w:val="18"/>
                              </w:rPr>
                            </w:pPr>
                            <w:ins w:id="33" w:author="Jonathan Wilson" w:date="2022-10-20T18:32:00Z">
                              <w:r>
                                <w:rPr>
                                  <w:rFonts w:eastAsia="Calibri" w:hAnsi="Calibri"/>
                                  <w:color w:val="000000"/>
                                  <w:kern w:val="24"/>
                                  <w:sz w:val="18"/>
                                  <w:szCs w:val="18"/>
                                  <w:lang w:val="en-AU"/>
                                </w:rPr>
                                <w:t>N=</w:t>
                              </w:r>
                            </w:ins>
                          </w:p>
                        </w:txbxContent>
                      </v:textbox>
                    </v:rect>
                    <v:rect id="Rectangle 21" o:spid="_x0000_s1042" style="position:absolute;left:4620;top:47296;width:18873;height:9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" filled="f" strokecolor="black [3213]" strokeweight="1pt">
                      <v:textbox>
                        <w:txbxContent>
                          <w:p w14:paraId="5B51AE8B"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Studies included in 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43" type="#_x0000_t176" style="position:absolute;left:4658;top:-1938;width:43453;height: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" fillcolor="#f7caac [1301]" strokecolor="#7f5f00 [1607]" strokeweight="1pt">
                      <v:textbo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v:textbox>
                    </v:shape>
                    <v:shape id="Flowchart: Alternate Process 23" o:spid="_x0000_s1044" type="#_x0000_t176" style="position:absolute;left:-5048;top:8299;width:12770;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9HxgAAANsAAAAPAAAAZHJzL2Rvd25yZXYueG1sRI9Ba8JA&#10;FITvBf/D8oTemo0p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mmN/R8YAAADbAAAA&#10;DwAAAAAAAAAAAAAAAAAHAgAAZHJzL2Rvd25yZXYueG1sUEsFBgAAAAADAAMAtwAAAPoCAAAAAA==&#10;" fillcolor="#c5e0b3 [1305]" strokecolor="black [3213]" strokeweight="1pt">
                      <v:textbo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v:textbox>
                    </v:shape>
                    <v:shape id="Flowchart: Alternate Process 24" o:spid="_x0000_s1045" type="#_x0000_t176" style="position:absolute;left:-10216;top:28986;width:23060;height:26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czxgAAANsAAAAPAAAAZHJzL2Rvd25yZXYueG1sRI9Ba8JA&#10;FITvBf/D8oTemo2h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FYrnM8YAAADbAAAA&#10;DwAAAAAAAAAAAAAAAAAHAgAAZHJzL2Rvd25yZXYueG1sUEsFBgAAAAADAAMAtwAAAPoCAAAAAA==&#10;" fillcolor="#c5e0b3 [1305]" strokecolor="black [3213]" strokeweight="1pt">
                      <v:textbo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v:textbox>
                    </v:shape>
                    <v:shape id="Flowchart: Alternate Process 25" o:spid="_x0000_s1046" type="#_x0000_t176" style="position:absolute;left:-5289;top:49514;width:13496;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KoxgAAANsAAAAPAAAAZHJzL2Rvd25yZXYueG1sRI9Ba8JA&#10;FITvBf/D8oTemo2BFk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esZCqMYAAADbAAAA&#10;DwAAAAAAAAAAAAAAAAAHAgAAZHJzL2Rvd25yZXYueG1sUEsFBgAAAAADAAMAtwAAAPoCAAAAAA==&#10;" fillcolor="#c5e0b3 [1305]" strokecolor="black [3213]" strokeweight="1pt">
                      <v:textbo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v:textbox>
                    </v:shape>
                  </v:group>
                  <v:shape id="Straight Arrow Connector 26" o:spid="_x0000_s1047" type="#_x0000_t32" style="position:absolute;left:12930;top:12326;width:0;height:4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48" type="#_x0000_t32" style="position:absolute;left:12930;top:24126;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Straight Arrow Connector 28" o:spid="_x0000_s1049" type="#_x0000_t32" style="position:absolute;left:13071;top:33485;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29" o:spid="_x0000_s1050" type="#_x0000_t32" style="position:absolute;left:13182;top:42888;width:0;height:4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o:lock v:ext="edit" shapetype="f"/>
                  </v:shape>
                </v:group>
                <v:shape id="_x0000_s1051" type="#_x0000_t202" style="position:absolute;left:4890;top:46995;width:65539;height:7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2BEEEE54" w14:textId="748CF8C1" w:rsidR="00AA6AB3" w:rsidRDefault="00AA6AB3">
                        <w:r>
                          <w:t>Figure X</w:t>
                        </w:r>
                      </w:p>
                    </w:txbxContent>
                  </v:textbox>
                </v:shape>
                <w10:wrap type="topAndBottom"/>
              </v:group>
            </w:pict>
          </mc:Fallback>
        </mc:AlternateContent>
      </w:r>
    </w:p>
    <w:tbl>
      <w:tblPr>
        <w:tblStyle w:val="TableGrid"/>
        <w:tblW w:w="9648" w:type="dxa"/>
        <w:tblLook w:val="04A0" w:firstRow="1" w:lastRow="0" w:firstColumn="1" w:lastColumn="0" w:noHBand="0" w:noVBand="1"/>
      </w:tblPr>
      <w:tblGrid>
        <w:gridCol w:w="4824"/>
        <w:gridCol w:w="4824"/>
      </w:tblGrid>
      <w:tr w:rsidR="008A5622" w:rsidRPr="00AA6AB3" w14:paraId="0BEFC1F4" w14:textId="77777777" w:rsidTr="00C67E1D">
        <w:trPr>
          <w:trHeight w:val="465"/>
        </w:trPr>
        <w:tc>
          <w:tcPr>
            <w:tcW w:w="4824" w:type="dxa"/>
          </w:tcPr>
          <w:p w14:paraId="2C379323" w14:textId="2E2E5AC2"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Exclusion criteria</w:t>
            </w:r>
          </w:p>
        </w:tc>
        <w:tc>
          <w:tcPr>
            <w:tcW w:w="4824" w:type="dxa"/>
          </w:tcPr>
          <w:p w14:paraId="6B147C41" w14:textId="4B2283BB"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Inclusion criteria</w:t>
            </w:r>
          </w:p>
        </w:tc>
      </w:tr>
      <w:tr w:rsidR="008A5622" w:rsidRPr="00AA6AB3" w14:paraId="0D0A632D" w14:textId="77777777" w:rsidTr="00C67E1D">
        <w:trPr>
          <w:trHeight w:val="2209"/>
        </w:trPr>
        <w:tc>
          <w:tcPr>
            <w:tcW w:w="4824" w:type="dxa"/>
          </w:tcPr>
          <w:p w14:paraId="1EE40BC4" w14:textId="77777777"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Experimental Data</w:t>
            </w:r>
          </w:p>
          <w:p w14:paraId="575A2FCE" w14:textId="77777777"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Review article</w:t>
            </w:r>
          </w:p>
          <w:p w14:paraId="69678B09" w14:textId="5C6B3E33" w:rsidR="005B3FCE" w:rsidRPr="00AA6AB3" w:rsidRDefault="005B3FCE"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Irrelevant</w:t>
            </w:r>
          </w:p>
          <w:p w14:paraId="07F05655" w14:textId="329ADCC7" w:rsidR="005B3FCE" w:rsidRPr="00AA6AB3" w:rsidRDefault="005B3FCE" w:rsidP="00C67E1D">
            <w:pPr>
              <w:spacing w:after="120"/>
              <w:rPr>
                <w:rFonts w:ascii="Arial" w:eastAsia="Times New Roman" w:hAnsi="Arial" w:cs="Arial"/>
                <w:b/>
                <w:bCs/>
                <w:color w:val="000000"/>
                <w:sz w:val="20"/>
                <w:szCs w:val="20"/>
              </w:rPr>
            </w:pPr>
          </w:p>
        </w:tc>
        <w:tc>
          <w:tcPr>
            <w:tcW w:w="4824" w:type="dxa"/>
          </w:tcPr>
          <w:p w14:paraId="62BEFD9D" w14:textId="7F77E89D" w:rsidR="00647DC8" w:rsidRDefault="00647DC8" w:rsidP="00C67E1D">
            <w:pPr>
              <w:spacing w:after="120"/>
              <w:rPr>
                <w:ins w:id="34" w:author="Jonathan Wilson" w:date="2022-10-20T14:54:00Z"/>
                <w:rFonts w:ascii="Arial" w:eastAsia="Times New Roman" w:hAnsi="Arial" w:cs="Arial"/>
                <w:b/>
                <w:bCs/>
                <w:color w:val="000000"/>
                <w:sz w:val="20"/>
                <w:szCs w:val="20"/>
              </w:rPr>
            </w:pPr>
            <w:ins w:id="35" w:author="Jonathan Wilson" w:date="2022-10-20T14:54:00Z">
              <w:r>
                <w:rPr>
                  <w:rFonts w:ascii="Arial" w:eastAsia="Times New Roman" w:hAnsi="Arial" w:cs="Arial"/>
                  <w:b/>
                  <w:bCs/>
                  <w:color w:val="000000"/>
                  <w:sz w:val="20"/>
                  <w:szCs w:val="20"/>
                </w:rPr>
                <w:t>Directly transmitted</w:t>
              </w:r>
            </w:ins>
          </w:p>
          <w:p w14:paraId="1DD2650D" w14:textId="7AEC9FE5"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Evidence of transmission from reservoir to spillover species. (</w:t>
            </w:r>
            <w:r w:rsidR="002D2C53" w:rsidRPr="00AA6AB3">
              <w:rPr>
                <w:rFonts w:ascii="Arial" w:eastAsia="Times New Roman" w:hAnsi="Arial" w:cs="Arial"/>
                <w:b/>
                <w:bCs/>
                <w:color w:val="000000"/>
                <w:sz w:val="20"/>
                <w:szCs w:val="20"/>
              </w:rPr>
              <w:t>In</w:t>
            </w:r>
            <w:r w:rsidRPr="00AA6AB3">
              <w:rPr>
                <w:rFonts w:ascii="Arial" w:eastAsia="Times New Roman" w:hAnsi="Arial" w:cs="Arial"/>
                <w:b/>
                <w:bCs/>
                <w:color w:val="000000"/>
                <w:sz w:val="20"/>
                <w:szCs w:val="20"/>
              </w:rPr>
              <w:t xml:space="preserve"> descending strength of </w:t>
            </w:r>
            <w:r w:rsidR="002D2C53" w:rsidRPr="00AA6AB3">
              <w:rPr>
                <w:rFonts w:ascii="Arial" w:eastAsia="Times New Roman" w:hAnsi="Arial" w:cs="Arial"/>
                <w:b/>
                <w:bCs/>
                <w:color w:val="000000"/>
                <w:sz w:val="20"/>
                <w:szCs w:val="20"/>
              </w:rPr>
              <w:t>support)</w:t>
            </w:r>
            <w:r w:rsidRPr="00AA6AB3">
              <w:rPr>
                <w:rFonts w:ascii="Arial" w:eastAsia="Times New Roman" w:hAnsi="Arial" w:cs="Arial"/>
                <w:b/>
                <w:bCs/>
                <w:color w:val="000000"/>
                <w:sz w:val="20"/>
                <w:szCs w:val="20"/>
              </w:rPr>
              <w:t xml:space="preserve"> </w:t>
            </w:r>
          </w:p>
          <w:p w14:paraId="69435F3B" w14:textId="6BC2D1B1"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 xml:space="preserve">-molecular evidence (virus recovery, PCR </w:t>
            </w:r>
            <w:r w:rsidR="002D2C53" w:rsidRPr="00AA6AB3">
              <w:rPr>
                <w:rFonts w:ascii="Arial" w:eastAsia="Times New Roman" w:hAnsi="Arial" w:cs="Arial"/>
                <w:b/>
                <w:bCs/>
                <w:color w:val="000000"/>
                <w:sz w:val="20"/>
                <w:szCs w:val="20"/>
              </w:rPr>
              <w:t>etc.</w:t>
            </w:r>
            <w:r w:rsidRPr="00AA6AB3">
              <w:rPr>
                <w:rFonts w:ascii="Arial" w:eastAsia="Times New Roman" w:hAnsi="Arial" w:cs="Arial"/>
                <w:b/>
                <w:bCs/>
                <w:color w:val="000000"/>
                <w:sz w:val="20"/>
                <w:szCs w:val="20"/>
              </w:rPr>
              <w:t>)</w:t>
            </w:r>
          </w:p>
          <w:p w14:paraId="160805F3" w14:textId="27596A5E"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w:t>
            </w:r>
            <w:r w:rsidR="002D2C53" w:rsidRPr="00AA6AB3">
              <w:rPr>
                <w:rFonts w:ascii="Arial" w:eastAsia="Times New Roman" w:hAnsi="Arial" w:cs="Arial"/>
                <w:b/>
                <w:bCs/>
                <w:color w:val="000000"/>
                <w:sz w:val="20"/>
                <w:szCs w:val="20"/>
              </w:rPr>
              <w:t>phylogenetic</w:t>
            </w:r>
          </w:p>
          <w:p w14:paraId="4677710A" w14:textId="704620B0"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-serological</w:t>
            </w:r>
          </w:p>
          <w:p w14:paraId="4D60EE88" w14:textId="6E8EE4BB"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-epidemiological</w:t>
            </w:r>
          </w:p>
          <w:p w14:paraId="2A2CA032" w14:textId="44FA9D2C" w:rsidR="008A5622" w:rsidRPr="00AA6AB3" w:rsidRDefault="008A5622" w:rsidP="00C67E1D">
            <w:pPr>
              <w:spacing w:after="120"/>
              <w:rPr>
                <w:rFonts w:ascii="Arial" w:eastAsia="Times New Roman" w:hAnsi="Arial" w:cs="Arial"/>
                <w:b/>
                <w:bCs/>
                <w:color w:val="000000"/>
                <w:sz w:val="20"/>
                <w:szCs w:val="20"/>
              </w:rPr>
            </w:pPr>
          </w:p>
        </w:tc>
      </w:tr>
    </w:tbl>
    <w:p w14:paraId="50BE874D" w14:textId="17BBEE45" w:rsidR="008A5622" w:rsidRPr="00AA6AB3" w:rsidRDefault="008A5622" w:rsidP="00AA6AB3">
      <w:pPr>
        <w:spacing w:after="120" w:line="480" w:lineRule="auto"/>
        <w:rPr>
          <w:rFonts w:ascii="Arial" w:eastAsia="Times New Roman" w:hAnsi="Arial" w:cs="Arial"/>
          <w:b/>
          <w:bCs/>
          <w:color w:val="000000"/>
          <w:sz w:val="20"/>
          <w:szCs w:val="20"/>
        </w:rPr>
      </w:pPr>
    </w:p>
    <w:tbl>
      <w:tblPr>
        <w:tblStyle w:val="TableGrid"/>
        <w:tblW w:w="0" w:type="auto"/>
        <w:tblLook w:val="04A0" w:firstRow="1" w:lastRow="0" w:firstColumn="1" w:lastColumn="0" w:noHBand="0" w:noVBand="1"/>
      </w:tblPr>
      <w:tblGrid>
        <w:gridCol w:w="4675"/>
        <w:gridCol w:w="4675"/>
      </w:tblGrid>
      <w:tr w:rsidR="00C67E1D" w14:paraId="6C3799CF" w14:textId="77777777" w:rsidTr="00C67E1D">
        <w:tc>
          <w:tcPr>
            <w:tcW w:w="4675" w:type="dxa"/>
          </w:tcPr>
          <w:p w14:paraId="3981B427" w14:textId="403E73E5"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lastRenderedPageBreak/>
              <w:t>Transmission event data recorded</w:t>
            </w:r>
          </w:p>
        </w:tc>
        <w:tc>
          <w:tcPr>
            <w:tcW w:w="4675" w:type="dxa"/>
          </w:tcPr>
          <w:p w14:paraId="3FE91782" w14:textId="0D242F63" w:rsidR="00C67E1D" w:rsidRDefault="00C67E1D" w:rsidP="00AA6AB3">
            <w:pPr>
              <w:spacing w:after="120" w:line="480" w:lineRule="auto"/>
              <w:rPr>
                <w:rFonts w:ascii="Arial" w:eastAsia="Times New Roman" w:hAnsi="Arial" w:cs="Arial"/>
                <w:b/>
                <w:bCs/>
                <w:color w:val="000000"/>
                <w:sz w:val="20"/>
                <w:szCs w:val="20"/>
              </w:rPr>
            </w:pPr>
            <w:proofErr w:type="spellStart"/>
            <w:r>
              <w:rPr>
                <w:rFonts w:ascii="Arial" w:eastAsia="Times New Roman" w:hAnsi="Arial" w:cs="Arial"/>
                <w:b/>
                <w:bCs/>
                <w:color w:val="000000"/>
                <w:sz w:val="20"/>
                <w:szCs w:val="20"/>
              </w:rPr>
              <w:t>Pathologi</w:t>
            </w:r>
            <w:r w:rsidR="00CD44B5">
              <w:rPr>
                <w:rFonts w:ascii="Arial" w:eastAsia="Times New Roman" w:hAnsi="Arial" w:cs="Arial"/>
                <w:b/>
                <w:bCs/>
                <w:color w:val="000000"/>
                <w:sz w:val="20"/>
                <w:szCs w:val="20"/>
              </w:rPr>
              <w:t>cal</w:t>
            </w:r>
            <w:r>
              <w:rPr>
                <w:rFonts w:ascii="Arial" w:eastAsia="Times New Roman" w:hAnsi="Arial" w:cs="Arial"/>
                <w:b/>
                <w:bCs/>
                <w:color w:val="000000"/>
                <w:sz w:val="20"/>
                <w:szCs w:val="20"/>
              </w:rPr>
              <w:t>l</w:t>
            </w:r>
            <w:proofErr w:type="spellEnd"/>
            <w:r>
              <w:rPr>
                <w:rFonts w:ascii="Arial" w:eastAsia="Times New Roman" w:hAnsi="Arial" w:cs="Arial"/>
                <w:b/>
                <w:bCs/>
                <w:color w:val="000000"/>
                <w:sz w:val="20"/>
                <w:szCs w:val="20"/>
              </w:rPr>
              <w:t xml:space="preserve"> data recorded</w:t>
            </w:r>
          </w:p>
        </w:tc>
      </w:tr>
      <w:tr w:rsidR="00C67E1D" w14:paraId="0B4DC796" w14:textId="77777777" w:rsidTr="00C67E1D">
        <w:tc>
          <w:tcPr>
            <w:tcW w:w="4675" w:type="dxa"/>
          </w:tcPr>
          <w:p w14:paraId="4B981DBD" w14:textId="77777777" w:rsidR="00C67E1D" w:rsidRDefault="00C67E1D" w:rsidP="00AA6AB3">
            <w:pPr>
              <w:spacing w:after="120" w:line="480" w:lineRule="auto"/>
              <w:rPr>
                <w:rFonts w:ascii="Arial" w:eastAsia="Times New Roman" w:hAnsi="Arial" w:cs="Arial"/>
                <w:b/>
                <w:bCs/>
                <w:color w:val="000000"/>
                <w:sz w:val="20"/>
                <w:szCs w:val="20"/>
              </w:rPr>
            </w:pPr>
            <w:proofErr w:type="spellStart"/>
            <w:proofErr w:type="gramStart"/>
            <w:r>
              <w:rPr>
                <w:rFonts w:ascii="Arial" w:eastAsia="Times New Roman" w:hAnsi="Arial" w:cs="Arial"/>
                <w:b/>
                <w:bCs/>
                <w:color w:val="000000"/>
                <w:sz w:val="20"/>
                <w:szCs w:val="20"/>
              </w:rPr>
              <w:t>Virurs</w:t>
            </w:r>
            <w:proofErr w:type="spellEnd"/>
            <w:r>
              <w:rPr>
                <w:rFonts w:ascii="Arial" w:eastAsia="Times New Roman" w:hAnsi="Arial" w:cs="Arial"/>
                <w:b/>
                <w:bCs/>
                <w:color w:val="000000"/>
                <w:sz w:val="20"/>
                <w:szCs w:val="20"/>
              </w:rPr>
              <w:t>(</w:t>
            </w:r>
            <w:proofErr w:type="gramEnd"/>
            <w:r>
              <w:rPr>
                <w:rFonts w:ascii="Arial" w:eastAsia="Times New Roman" w:hAnsi="Arial" w:cs="Arial"/>
                <w:b/>
                <w:bCs/>
                <w:color w:val="000000"/>
                <w:sz w:val="20"/>
                <w:szCs w:val="20"/>
              </w:rPr>
              <w:t>Species, genus, family, order)</w:t>
            </w:r>
          </w:p>
          <w:p w14:paraId="5C1FE26F" w14:textId="05069522"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Reservoir </w:t>
            </w:r>
            <w:proofErr w:type="gramStart"/>
            <w:r>
              <w:rPr>
                <w:rFonts w:ascii="Arial" w:eastAsia="Times New Roman" w:hAnsi="Arial" w:cs="Arial"/>
                <w:b/>
                <w:bCs/>
                <w:color w:val="000000"/>
                <w:sz w:val="20"/>
                <w:szCs w:val="20"/>
              </w:rPr>
              <w:t>host(</w:t>
            </w:r>
            <w:proofErr w:type="gramEnd"/>
            <w:r>
              <w:rPr>
                <w:rFonts w:ascii="Arial" w:eastAsia="Times New Roman" w:hAnsi="Arial" w:cs="Arial"/>
                <w:b/>
                <w:bCs/>
                <w:color w:val="000000"/>
                <w:sz w:val="20"/>
                <w:szCs w:val="20"/>
              </w:rPr>
              <w:t>Species, genus, family, order)</w:t>
            </w:r>
          </w:p>
          <w:p w14:paraId="624FFC3B" w14:textId="135C3279" w:rsidR="00C67E1D" w:rsidRDefault="00C67E1D" w:rsidP="00AA6AB3">
            <w:pPr>
              <w:spacing w:after="120" w:line="480" w:lineRule="auto"/>
              <w:rPr>
                <w:rFonts w:ascii="Arial" w:eastAsia="Times New Roman" w:hAnsi="Arial" w:cs="Arial"/>
                <w:b/>
                <w:bCs/>
                <w:color w:val="000000"/>
                <w:sz w:val="20"/>
                <w:szCs w:val="20"/>
              </w:rPr>
            </w:pPr>
            <w:proofErr w:type="spellStart"/>
            <w:r>
              <w:rPr>
                <w:rFonts w:ascii="Arial" w:eastAsia="Times New Roman" w:hAnsi="Arial" w:cs="Arial"/>
                <w:b/>
                <w:bCs/>
                <w:color w:val="000000"/>
                <w:sz w:val="20"/>
                <w:szCs w:val="20"/>
              </w:rPr>
              <w:t>Spilloover</w:t>
            </w:r>
            <w:proofErr w:type="spellEnd"/>
            <w:r>
              <w:rPr>
                <w:rFonts w:ascii="Arial" w:eastAsia="Times New Roman" w:hAnsi="Arial" w:cs="Arial"/>
                <w:b/>
                <w:bCs/>
                <w:color w:val="000000"/>
                <w:sz w:val="20"/>
                <w:szCs w:val="20"/>
              </w:rPr>
              <w:t xml:space="preserve"> </w:t>
            </w:r>
            <w:proofErr w:type="spellStart"/>
            <w:r>
              <w:rPr>
                <w:rFonts w:ascii="Arial" w:eastAsia="Times New Roman" w:hAnsi="Arial" w:cs="Arial"/>
                <w:b/>
                <w:bCs/>
                <w:color w:val="000000"/>
                <w:sz w:val="20"/>
                <w:szCs w:val="20"/>
              </w:rPr>
              <w:t>hostSpecies</w:t>
            </w:r>
            <w:proofErr w:type="spellEnd"/>
            <w:r>
              <w:rPr>
                <w:rFonts w:ascii="Arial" w:eastAsia="Times New Roman" w:hAnsi="Arial" w:cs="Arial"/>
                <w:b/>
                <w:bCs/>
                <w:color w:val="000000"/>
                <w:sz w:val="20"/>
                <w:szCs w:val="20"/>
              </w:rPr>
              <w:t>, genus, family, order)</w:t>
            </w:r>
          </w:p>
          <w:p w14:paraId="2C149442" w14:textId="02B2D74F"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Zoonotic traits</w:t>
            </w:r>
          </w:p>
        </w:tc>
        <w:tc>
          <w:tcPr>
            <w:tcW w:w="4675" w:type="dxa"/>
          </w:tcPr>
          <w:p w14:paraId="4F39DC4A" w14:textId="77777777"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Within host spread mechanism</w:t>
            </w:r>
          </w:p>
          <w:p w14:paraId="0EF5DC0C" w14:textId="1ED22D7E"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Cellular </w:t>
            </w:r>
            <w:r w:rsidR="00CD44B5">
              <w:rPr>
                <w:rFonts w:ascii="Arial" w:eastAsia="Times New Roman" w:hAnsi="Arial" w:cs="Arial"/>
                <w:b/>
                <w:bCs/>
                <w:color w:val="000000"/>
                <w:sz w:val="20"/>
                <w:szCs w:val="20"/>
              </w:rPr>
              <w:t>receptor</w:t>
            </w:r>
            <w:r>
              <w:rPr>
                <w:rFonts w:ascii="Arial" w:eastAsia="Times New Roman" w:hAnsi="Arial" w:cs="Arial"/>
                <w:b/>
                <w:bCs/>
                <w:color w:val="000000"/>
                <w:sz w:val="20"/>
                <w:szCs w:val="20"/>
              </w:rPr>
              <w:t xml:space="preserve"> used</w:t>
            </w:r>
          </w:p>
          <w:p w14:paraId="7B597C8C" w14:textId="77777777" w:rsidR="00C67E1D" w:rsidRDefault="00C67E1D" w:rsidP="00AA6AB3">
            <w:pPr>
              <w:spacing w:after="120" w:line="480" w:lineRule="auto"/>
              <w:rPr>
                <w:rFonts w:ascii="Arial" w:eastAsia="Times New Roman" w:hAnsi="Arial" w:cs="Arial"/>
                <w:b/>
                <w:bCs/>
                <w:color w:val="000000"/>
                <w:sz w:val="20"/>
                <w:szCs w:val="20"/>
              </w:rPr>
            </w:pPr>
            <w:proofErr w:type="spellStart"/>
            <w:r>
              <w:rPr>
                <w:rFonts w:ascii="Arial" w:eastAsia="Times New Roman" w:hAnsi="Arial" w:cs="Arial"/>
                <w:b/>
                <w:bCs/>
                <w:color w:val="000000"/>
                <w:sz w:val="20"/>
                <w:szCs w:val="20"/>
              </w:rPr>
              <w:t>Recptor</w:t>
            </w:r>
            <w:proofErr w:type="spellEnd"/>
            <w:r>
              <w:rPr>
                <w:rFonts w:ascii="Arial" w:eastAsia="Times New Roman" w:hAnsi="Arial" w:cs="Arial"/>
                <w:b/>
                <w:bCs/>
                <w:color w:val="000000"/>
                <w:sz w:val="20"/>
                <w:szCs w:val="20"/>
              </w:rPr>
              <w:t xml:space="preserve"> distribution</w:t>
            </w:r>
          </w:p>
          <w:p w14:paraId="23AAA712" w14:textId="77777777"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Cellular tropism</w:t>
            </w:r>
          </w:p>
          <w:p w14:paraId="2C887DC5" w14:textId="1445CCD9"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Organs/systems affected</w:t>
            </w:r>
          </w:p>
        </w:tc>
      </w:tr>
    </w:tbl>
    <w:p w14:paraId="2E300364" w14:textId="730FDEDB" w:rsidR="00AA6AB3" w:rsidRDefault="00C67E1D"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noProof/>
          <w:color w:val="000000"/>
          <w:sz w:val="20"/>
          <w:szCs w:val="20"/>
        </w:rPr>
        <mc:AlternateContent>
          <mc:Choice Requires="wps">
            <w:drawing>
              <wp:anchor distT="45720" distB="45720" distL="114300" distR="114300" simplePos="0" relativeHeight="251667456" behindDoc="0" locked="0" layoutInCell="1" allowOverlap="1" wp14:anchorId="06DEB729" wp14:editId="6A4D9BF6">
                <wp:simplePos x="0" y="0"/>
                <wp:positionH relativeFrom="column">
                  <wp:posOffset>-127000</wp:posOffset>
                </wp:positionH>
                <wp:positionV relativeFrom="paragraph">
                  <wp:posOffset>338784</wp:posOffset>
                </wp:positionV>
                <wp:extent cx="6182995" cy="551815"/>
                <wp:effectExtent l="0" t="0" r="27305" b="1968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2995" cy="551815"/>
                        </a:xfrm>
                        <a:prstGeom prst="rect">
                          <a:avLst/>
                        </a:prstGeom>
                        <a:solidFill>
                          <a:srgbClr val="FFFFFF"/>
                        </a:solidFill>
                        <a:ln w="9525">
                          <a:solidFill>
                            <a:srgbClr val="000000"/>
                          </a:solidFill>
                          <a:miter lim="800000"/>
                          <a:headEnd/>
                          <a:tailEnd/>
                        </a:ln>
                      </wps:spPr>
                      <wps:txbx>
                        <w:txbxContent>
                          <w:p w14:paraId="2E9C2A28" w14:textId="41795506" w:rsidR="00AA6AB3" w:rsidRDefault="00AA6AB3">
                            <w:r>
                              <w:t>Table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EB729" id="_x0000_s1052" type="#_x0000_t202" style="position:absolute;margin-left:-10pt;margin-top:26.7pt;width:486.85pt;height:43.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">
                <v:textbox>
                  <w:txbxContent>
                    <w:p w14:paraId="2E9C2A28" w14:textId="41795506" w:rsidR="00AA6AB3" w:rsidRDefault="00AA6AB3">
                      <w:r>
                        <w:t>Table X</w:t>
                      </w:r>
                    </w:p>
                  </w:txbxContent>
                </v:textbox>
                <w10:wrap type="topAndBottom"/>
              </v:shape>
            </w:pict>
          </mc:Fallback>
        </mc:AlternateContent>
      </w:r>
    </w:p>
    <w:p w14:paraId="05CE7F1A" w14:textId="3F26DAC1" w:rsidR="001160DC" w:rsidRPr="00AA6AB3" w:rsidRDefault="001160DC"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Multiple correspondence Analysis</w:t>
      </w:r>
    </w:p>
    <w:p w14:paraId="5303EA60" w14:textId="1B1D6FA9" w:rsidR="00C47B0A" w:rsidRPr="00AA6AB3" w:rsidRDefault="004131A4" w:rsidP="00C47B0A">
      <w:pPr>
        <w:pStyle w:val="NormalWeb"/>
        <w:spacing w:before="180" w:beforeAutospacing="0" w:after="180" w:afterAutospacing="0" w:line="480" w:lineRule="auto"/>
        <w:rPr>
          <w:rFonts w:ascii="Arial" w:hAnsi="Arial" w:cs="Arial"/>
          <w:b/>
          <w:bCs/>
          <w:sz w:val="20"/>
          <w:szCs w:val="20"/>
        </w:rPr>
      </w:pPr>
      <w:r w:rsidRPr="00AA6AB3">
        <w:rPr>
          <w:rFonts w:ascii="Arial" w:hAnsi="Arial" w:cs="Arial"/>
          <w:color w:val="333333"/>
          <w:sz w:val="20"/>
          <w:szCs w:val="20"/>
          <w:shd w:val="clear" w:color="auto" w:fill="FFFFFF"/>
        </w:rPr>
        <w:t xml:space="preserve">To </w:t>
      </w:r>
      <w:r w:rsidR="002D2C53" w:rsidRPr="00AA6AB3">
        <w:rPr>
          <w:rFonts w:ascii="Arial" w:hAnsi="Arial" w:cs="Arial"/>
          <w:color w:val="333333"/>
          <w:sz w:val="20"/>
          <w:szCs w:val="20"/>
          <w:shd w:val="clear" w:color="auto" w:fill="FFFFFF"/>
        </w:rPr>
        <w:t>analyze</w:t>
      </w:r>
      <w:r w:rsidRPr="00AA6AB3">
        <w:rPr>
          <w:rFonts w:ascii="Arial" w:hAnsi="Arial" w:cs="Arial"/>
          <w:color w:val="333333"/>
          <w:sz w:val="20"/>
          <w:szCs w:val="20"/>
          <w:shd w:val="clear" w:color="auto" w:fill="FFFFFF"/>
        </w:rPr>
        <w:t xml:space="preserve"> the relationship between pathological parameters, multiple correspondence analysis (MCA) was </w:t>
      </w:r>
      <w:r w:rsidR="005B2CF6" w:rsidRPr="00AA6AB3">
        <w:rPr>
          <w:rFonts w:ascii="Arial" w:hAnsi="Arial" w:cs="Arial"/>
          <w:color w:val="333333"/>
          <w:sz w:val="20"/>
          <w:szCs w:val="20"/>
          <w:shd w:val="clear" w:color="auto" w:fill="FFFFFF"/>
        </w:rPr>
        <w:t>conducted</w:t>
      </w:r>
      <w:r w:rsidRPr="00AA6AB3">
        <w:rPr>
          <w:rFonts w:ascii="Arial" w:hAnsi="Arial" w:cs="Arial"/>
          <w:color w:val="333333"/>
          <w:sz w:val="20"/>
          <w:szCs w:val="20"/>
          <w:shd w:val="clear" w:color="auto" w:fill="FFFFFF"/>
        </w:rPr>
        <w:t>. MCA is a descriptive technique designed to measure correspondence between the rows and columns</w:t>
      </w:r>
      <w:r w:rsidR="005B2CF6" w:rsidRPr="00AA6AB3">
        <w:rPr>
          <w:rFonts w:ascii="Arial" w:hAnsi="Arial" w:cs="Arial"/>
          <w:color w:val="333333"/>
          <w:sz w:val="20"/>
          <w:szCs w:val="20"/>
          <w:shd w:val="clear" w:color="auto" w:fill="FFFFFF"/>
        </w:rPr>
        <w:t xml:space="preserve"> in tables of data</w:t>
      </w:r>
      <w:r w:rsidRPr="00AA6AB3">
        <w:rPr>
          <w:rFonts w:ascii="Arial" w:hAnsi="Arial" w:cs="Arial"/>
          <w:color w:val="333333"/>
          <w:sz w:val="20"/>
          <w:szCs w:val="20"/>
          <w:shd w:val="clear" w:color="auto" w:fill="FFFFFF"/>
        </w:rPr>
        <w:t xml:space="preserve">. The object of MCA is to visualize the relationship of categorical </w:t>
      </w:r>
      <w:r w:rsidR="005B2CF6" w:rsidRPr="00AA6AB3">
        <w:rPr>
          <w:rFonts w:ascii="Arial" w:hAnsi="Arial" w:cs="Arial"/>
          <w:color w:val="333333"/>
          <w:sz w:val="20"/>
          <w:szCs w:val="20"/>
          <w:shd w:val="clear" w:color="auto" w:fill="FFFFFF"/>
        </w:rPr>
        <w:t>variables</w:t>
      </w:r>
      <w:r w:rsidRPr="00AA6AB3">
        <w:rPr>
          <w:rFonts w:ascii="Arial" w:hAnsi="Arial" w:cs="Arial"/>
          <w:color w:val="333333"/>
          <w:sz w:val="20"/>
          <w:szCs w:val="20"/>
          <w:shd w:val="clear" w:color="auto" w:fill="FFFFFF"/>
        </w:rPr>
        <w:t>. Correspondence analysis</w:t>
      </w:r>
      <w:r w:rsidR="005B2CF6" w:rsidRPr="00AA6AB3">
        <w:rPr>
          <w:rFonts w:ascii="Arial" w:hAnsi="Arial" w:cs="Arial"/>
          <w:color w:val="333333"/>
          <w:sz w:val="20"/>
          <w:szCs w:val="20"/>
          <w:shd w:val="clear" w:color="auto" w:fill="FFFFFF"/>
        </w:rPr>
        <w:t xml:space="preserve"> is</w:t>
      </w:r>
      <w:r w:rsidRPr="00AA6AB3">
        <w:rPr>
          <w:rFonts w:ascii="Arial" w:hAnsi="Arial" w:cs="Arial"/>
          <w:color w:val="333333"/>
          <w:sz w:val="20"/>
          <w:szCs w:val="20"/>
          <w:shd w:val="clear" w:color="auto" w:fill="FFFFFF"/>
        </w:rPr>
        <w:t xml:space="preserve"> used to explore the relationship between variables by comparison with distance in multiple dimension space. </w:t>
      </w:r>
      <w:r w:rsidR="005B2CF6" w:rsidRPr="00AA6AB3">
        <w:rPr>
          <w:rFonts w:ascii="Arial" w:hAnsi="Arial" w:cs="Arial"/>
          <w:color w:val="333333"/>
          <w:sz w:val="20"/>
          <w:szCs w:val="20"/>
          <w:shd w:val="clear" w:color="auto" w:fill="FFFFFF"/>
        </w:rPr>
        <w:t>T</w:t>
      </w:r>
      <w:r w:rsidRPr="00AA6AB3">
        <w:rPr>
          <w:rFonts w:ascii="Arial" w:hAnsi="Arial" w:cs="Arial"/>
          <w:color w:val="333333"/>
          <w:sz w:val="20"/>
          <w:szCs w:val="20"/>
          <w:shd w:val="clear" w:color="auto" w:fill="FFFFFF"/>
        </w:rPr>
        <w:t xml:space="preserve">he first two dimensions can usually explain </w:t>
      </w:r>
      <w:r w:rsidR="005B2CF6" w:rsidRPr="00AA6AB3">
        <w:rPr>
          <w:rFonts w:ascii="Arial" w:hAnsi="Arial" w:cs="Arial"/>
          <w:color w:val="333333"/>
          <w:sz w:val="20"/>
          <w:szCs w:val="20"/>
          <w:shd w:val="clear" w:color="auto" w:fill="FFFFFF"/>
        </w:rPr>
        <w:t xml:space="preserve">most of the </w:t>
      </w:r>
      <w:r w:rsidRPr="00AA6AB3">
        <w:rPr>
          <w:rFonts w:ascii="Arial" w:hAnsi="Arial" w:cs="Arial"/>
          <w:color w:val="333333"/>
          <w:sz w:val="20"/>
          <w:szCs w:val="20"/>
          <w:shd w:val="clear" w:color="auto" w:fill="FFFFFF"/>
        </w:rPr>
        <w:t>variation</w:t>
      </w:r>
      <w:r w:rsidR="005B2CF6" w:rsidRPr="00AA6AB3">
        <w:rPr>
          <w:rFonts w:ascii="Arial" w:hAnsi="Arial" w:cs="Arial"/>
          <w:color w:val="333333"/>
          <w:sz w:val="20"/>
          <w:szCs w:val="20"/>
          <w:shd w:val="clear" w:color="auto" w:fill="FFFFFF"/>
        </w:rPr>
        <w:t xml:space="preserve"> seen in the data.</w:t>
      </w:r>
      <w:r w:rsidR="005B2CF6" w:rsidRPr="00AA6AB3">
        <w:rPr>
          <w:rFonts w:ascii="Arial" w:hAnsi="Arial" w:cs="Arial"/>
          <w:color w:val="212121"/>
          <w:sz w:val="20"/>
          <w:szCs w:val="20"/>
          <w:shd w:val="clear" w:color="auto" w:fill="FFFFFF"/>
        </w:rPr>
        <w:t xml:space="preserve"> Following data processing a total of n=213 rows along with 31 columns were uses for MCA. The</w:t>
      </w:r>
      <w:r w:rsidR="002D2C53">
        <w:rPr>
          <w:rFonts w:ascii="Arial" w:hAnsi="Arial" w:cs="Arial"/>
          <w:color w:val="212121"/>
          <w:sz w:val="20"/>
          <w:szCs w:val="20"/>
          <w:shd w:val="clear" w:color="auto" w:fill="FFFFFF"/>
        </w:rPr>
        <w:t xml:space="preserve"> </w:t>
      </w:r>
      <w:r w:rsidR="005B2CF6" w:rsidRPr="00AA6AB3">
        <w:rPr>
          <w:rFonts w:ascii="Arial" w:hAnsi="Arial" w:cs="Arial"/>
          <w:color w:val="212121"/>
          <w:sz w:val="20"/>
          <w:szCs w:val="20"/>
          <w:shd w:val="clear" w:color="auto" w:fill="FFFFFF"/>
        </w:rPr>
        <w:t xml:space="preserve">MCA was also repeated with just the distinct viruses n=52, to remove bias in the correspondence caused by viruses which occur often in the literature in spillover events between multiple different species </w:t>
      </w:r>
      <w:r w:rsidR="002D2C53" w:rsidRPr="00AA6AB3">
        <w:rPr>
          <w:rFonts w:ascii="Arial" w:hAnsi="Arial" w:cs="Arial"/>
          <w:color w:val="212121"/>
          <w:sz w:val="20"/>
          <w:szCs w:val="20"/>
          <w:shd w:val="clear" w:color="auto" w:fill="FFFFFF"/>
        </w:rPr>
        <w:t>e.g.,</w:t>
      </w:r>
      <w:r w:rsidR="005B2CF6" w:rsidRPr="00AA6AB3">
        <w:rPr>
          <w:rFonts w:ascii="Arial" w:hAnsi="Arial" w:cs="Arial"/>
          <w:color w:val="212121"/>
          <w:sz w:val="20"/>
          <w:szCs w:val="20"/>
          <w:shd w:val="clear" w:color="auto" w:fill="FFFFFF"/>
        </w:rPr>
        <w:t xml:space="preserve"> influenza.</w:t>
      </w:r>
      <w:r w:rsidR="005B2CF6" w:rsidRPr="00AA6AB3">
        <w:rPr>
          <w:rFonts w:ascii="Arial" w:hAnsi="Arial" w:cs="Arial"/>
          <w:color w:val="000000"/>
          <w:sz w:val="20"/>
          <w:szCs w:val="20"/>
        </w:rPr>
        <w:t xml:space="preserve"> Multiple correspondence analysis was conducted on the data using the package </w:t>
      </w:r>
      <w:r w:rsidR="005B2CF6" w:rsidRPr="00AA6AB3">
        <w:rPr>
          <w:rFonts w:ascii="Arial" w:hAnsi="Arial" w:cs="Arial"/>
          <w:i/>
          <w:iCs/>
          <w:color w:val="000000"/>
          <w:sz w:val="20"/>
          <w:szCs w:val="20"/>
        </w:rPr>
        <w:t xml:space="preserve">FactoMineR ref. </w:t>
      </w:r>
      <w:r w:rsidR="005B2CF6" w:rsidRPr="00AA6AB3">
        <w:rPr>
          <w:rFonts w:ascii="Arial" w:hAnsi="Arial" w:cs="Arial"/>
          <w:color w:val="000000"/>
          <w:sz w:val="20"/>
          <w:szCs w:val="20"/>
        </w:rPr>
        <w:t xml:space="preserve"> </w:t>
      </w:r>
    </w:p>
    <w:p w14:paraId="6DCD7D4F" w14:textId="58434921" w:rsidR="00AA6AB3" w:rsidRDefault="00AA6AB3" w:rsidP="00AA6AB3">
      <w:pPr>
        <w:pStyle w:val="NormalWeb"/>
        <w:spacing w:before="180" w:beforeAutospacing="0" w:after="180" w:afterAutospacing="0" w:line="480" w:lineRule="auto"/>
        <w:rPr>
          <w:rFonts w:ascii="Arial" w:hAnsi="Arial" w:cs="Arial"/>
          <w:color w:val="000000"/>
          <w:sz w:val="20"/>
          <w:szCs w:val="20"/>
        </w:rPr>
      </w:pPr>
    </w:p>
    <w:p w14:paraId="63620C1C" w14:textId="4351A1EF"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56C70DCC" w14:textId="0F7A943D"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27C0F95C" w14:textId="5ED7B007" w:rsidR="00C47B0A" w:rsidRDefault="00C47B0A" w:rsidP="00AA6AB3">
      <w:pPr>
        <w:pStyle w:val="NormalWeb"/>
        <w:spacing w:before="180" w:beforeAutospacing="0" w:after="180" w:afterAutospacing="0" w:line="480" w:lineRule="auto"/>
        <w:rPr>
          <w:rFonts w:ascii="Arial" w:hAnsi="Arial" w:cs="Arial"/>
          <w:b/>
          <w:bCs/>
          <w:sz w:val="22"/>
          <w:szCs w:val="22"/>
          <w:u w:val="single"/>
        </w:rPr>
      </w:pPr>
    </w:p>
    <w:p w14:paraId="07C2497E" w14:textId="05B2645D" w:rsidR="001160DC" w:rsidRPr="00DB752E" w:rsidRDefault="00857E62" w:rsidP="00AA6AB3">
      <w:pPr>
        <w:pStyle w:val="NormalWeb"/>
        <w:spacing w:before="180" w:beforeAutospacing="0" w:after="180" w:afterAutospacing="0" w:line="480" w:lineRule="auto"/>
        <w:rPr>
          <w:rFonts w:ascii="Arial" w:hAnsi="Arial" w:cs="Arial"/>
          <w:b/>
          <w:bCs/>
          <w:sz w:val="22"/>
          <w:szCs w:val="22"/>
          <w:u w:val="single"/>
        </w:rPr>
      </w:pPr>
      <w:r w:rsidRPr="00DB752E">
        <w:rPr>
          <w:rFonts w:ascii="Arial" w:hAnsi="Arial" w:cs="Arial"/>
          <w:b/>
          <w:bCs/>
          <w:sz w:val="22"/>
          <w:szCs w:val="22"/>
          <w:u w:val="single"/>
        </w:rPr>
        <w:lastRenderedPageBreak/>
        <w:t>Results</w:t>
      </w:r>
    </w:p>
    <w:p w14:paraId="0A7C48E2" w14:textId="7039F4CC" w:rsidR="006E73F6" w:rsidRPr="00AA6AB3" w:rsidRDefault="00861C49"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A total of 189 articles were </w:t>
      </w:r>
      <w:r w:rsidR="002D2C53" w:rsidRPr="00AA6AB3">
        <w:rPr>
          <w:rFonts w:ascii="Arial" w:hAnsi="Arial" w:cs="Arial"/>
          <w:sz w:val="20"/>
          <w:szCs w:val="20"/>
        </w:rPr>
        <w:t>entered</w:t>
      </w:r>
      <w:r w:rsidRPr="00AA6AB3">
        <w:rPr>
          <w:rFonts w:ascii="Arial" w:hAnsi="Arial" w:cs="Arial"/>
          <w:sz w:val="20"/>
          <w:szCs w:val="20"/>
        </w:rPr>
        <w:t xml:space="preserve"> into the database and following processing, this resulted in n=213 unique entries of virus-reservoir host-spillover host interactions. This was comprised of n=52 distinct viruses. </w:t>
      </w:r>
      <w:r w:rsidR="006E73F6" w:rsidRPr="00AA6AB3">
        <w:rPr>
          <w:rFonts w:ascii="Arial" w:hAnsi="Arial" w:cs="Arial"/>
          <w:sz w:val="20"/>
          <w:szCs w:val="20"/>
        </w:rPr>
        <w:t>The un</w:t>
      </w:r>
      <w:r w:rsidR="0006574A" w:rsidRPr="00AA6AB3">
        <w:rPr>
          <w:rFonts w:ascii="Arial" w:hAnsi="Arial" w:cs="Arial"/>
          <w:sz w:val="20"/>
          <w:szCs w:val="20"/>
        </w:rPr>
        <w:t>known</w:t>
      </w:r>
      <w:r w:rsidR="006E73F6" w:rsidRPr="00AA6AB3">
        <w:rPr>
          <w:rFonts w:ascii="Arial" w:hAnsi="Arial" w:cs="Arial"/>
          <w:sz w:val="20"/>
          <w:szCs w:val="20"/>
        </w:rPr>
        <w:t xml:space="preserve"> data for pathology-related variables are summarized in table x.</w:t>
      </w:r>
    </w:p>
    <w:tbl>
      <w:tblPr>
        <w:tblStyle w:val="TableGrid"/>
        <w:tblW w:w="0" w:type="auto"/>
        <w:tblLook w:val="04A0" w:firstRow="1" w:lastRow="0" w:firstColumn="1" w:lastColumn="0" w:noHBand="0" w:noVBand="1"/>
      </w:tblPr>
      <w:tblGrid>
        <w:gridCol w:w="4605"/>
        <w:gridCol w:w="4605"/>
      </w:tblGrid>
      <w:tr w:rsidR="006E73F6" w:rsidRPr="00AA6AB3" w14:paraId="31E3C57A" w14:textId="77777777" w:rsidTr="00C67E1D">
        <w:trPr>
          <w:trHeight w:val="730"/>
        </w:trPr>
        <w:tc>
          <w:tcPr>
            <w:tcW w:w="4605" w:type="dxa"/>
          </w:tcPr>
          <w:p w14:paraId="19BC7BA7" w14:textId="6E97EC1F"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Pathology variable</w:t>
            </w:r>
          </w:p>
        </w:tc>
        <w:tc>
          <w:tcPr>
            <w:tcW w:w="4605" w:type="dxa"/>
          </w:tcPr>
          <w:p w14:paraId="6EE06731" w14:textId="11F1D547"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Unknown data</w:t>
            </w:r>
            <w:r w:rsidR="00C67E1D" w:rsidRPr="00C67E1D">
              <w:rPr>
                <w:rFonts w:ascii="Arial" w:hAnsi="Arial" w:cs="Arial"/>
                <w:b/>
                <w:bCs/>
                <w:sz w:val="22"/>
                <w:szCs w:val="22"/>
              </w:rPr>
              <w:t xml:space="preserve"> proportion</w:t>
            </w:r>
          </w:p>
        </w:tc>
      </w:tr>
      <w:tr w:rsidR="006E73F6" w:rsidRPr="00AA6AB3" w14:paraId="72A2294F" w14:textId="77777777" w:rsidTr="00C67E1D">
        <w:trPr>
          <w:trHeight w:val="558"/>
        </w:trPr>
        <w:tc>
          <w:tcPr>
            <w:tcW w:w="4605" w:type="dxa"/>
          </w:tcPr>
          <w:p w14:paraId="0A1BAAC5" w14:textId="747318F0"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 xml:space="preserve">Cellular </w:t>
            </w:r>
            <w:r w:rsidR="00AA6AB3" w:rsidRPr="00AA6AB3">
              <w:rPr>
                <w:rFonts w:ascii="Arial" w:hAnsi="Arial" w:cs="Arial"/>
                <w:sz w:val="20"/>
                <w:szCs w:val="20"/>
              </w:rPr>
              <w:t>Receptor</w:t>
            </w:r>
          </w:p>
        </w:tc>
        <w:tc>
          <w:tcPr>
            <w:tcW w:w="4605" w:type="dxa"/>
          </w:tcPr>
          <w:p w14:paraId="62730C0D" w14:textId="2D3CE298"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p>
        </w:tc>
      </w:tr>
      <w:tr w:rsidR="006E73F6" w:rsidRPr="00AA6AB3" w14:paraId="12B3A872" w14:textId="77777777" w:rsidTr="00C67E1D">
        <w:trPr>
          <w:trHeight w:val="599"/>
        </w:trPr>
        <w:tc>
          <w:tcPr>
            <w:tcW w:w="4605" w:type="dxa"/>
          </w:tcPr>
          <w:p w14:paraId="5217ACB1" w14:textId="243E1A41"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Within host spread mechanism</w:t>
            </w:r>
          </w:p>
        </w:tc>
        <w:tc>
          <w:tcPr>
            <w:tcW w:w="4605" w:type="dxa"/>
          </w:tcPr>
          <w:p w14:paraId="7148D8D7" w14:textId="587BBBD7"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p>
        </w:tc>
      </w:tr>
      <w:tr w:rsidR="006E73F6" w:rsidRPr="00AA6AB3" w14:paraId="1CCA53A3" w14:textId="77777777" w:rsidTr="00C67E1D">
        <w:trPr>
          <w:trHeight w:val="585"/>
        </w:trPr>
        <w:tc>
          <w:tcPr>
            <w:tcW w:w="4605" w:type="dxa"/>
          </w:tcPr>
          <w:p w14:paraId="1151C61A" w14:textId="0E42CD49"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Cell tropism</w:t>
            </w:r>
          </w:p>
        </w:tc>
        <w:tc>
          <w:tcPr>
            <w:tcW w:w="4605" w:type="dxa"/>
          </w:tcPr>
          <w:p w14:paraId="09299F20" w14:textId="0A6E26C1"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5/52</w:t>
            </w:r>
          </w:p>
        </w:tc>
      </w:tr>
      <w:tr w:rsidR="006E73F6" w:rsidRPr="00AA6AB3" w14:paraId="20F4258F" w14:textId="77777777" w:rsidTr="00C67E1D">
        <w:trPr>
          <w:trHeight w:val="585"/>
        </w:trPr>
        <w:tc>
          <w:tcPr>
            <w:tcW w:w="4605" w:type="dxa"/>
          </w:tcPr>
          <w:p w14:paraId="18F752DC" w14:textId="1B19188C"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Organ systems affected</w:t>
            </w:r>
          </w:p>
        </w:tc>
        <w:tc>
          <w:tcPr>
            <w:tcW w:w="4605" w:type="dxa"/>
          </w:tcPr>
          <w:p w14:paraId="63326FB4" w14:textId="071FB006"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3/52</w:t>
            </w:r>
          </w:p>
        </w:tc>
      </w:tr>
    </w:tbl>
    <w:p w14:paraId="15915F54" w14:textId="14C103B5" w:rsidR="00304735" w:rsidRDefault="0006574A" w:rsidP="00304735">
      <w:pPr>
        <w:pStyle w:val="NormalWeb"/>
        <w:spacing w:before="180" w:beforeAutospacing="0" w:after="180" w:afterAutospacing="0" w:line="480" w:lineRule="auto"/>
        <w:rPr>
          <w:rFonts w:ascii="Arial" w:hAnsi="Arial" w:cs="Arial"/>
          <w:sz w:val="20"/>
          <w:szCs w:val="20"/>
        </w:rPr>
      </w:pPr>
      <w:r w:rsidRPr="00AA6AB3">
        <w:rPr>
          <w:rFonts w:ascii="Arial" w:hAnsi="Arial" w:cs="Arial"/>
          <w:noProof/>
          <w:sz w:val="20"/>
          <w:szCs w:val="20"/>
        </w:rPr>
        <mc:AlternateContent>
          <mc:Choice Requires="wps">
            <w:drawing>
              <wp:anchor distT="45720" distB="45720" distL="114300" distR="114300" simplePos="0" relativeHeight="251662336" behindDoc="0" locked="0" layoutInCell="1" allowOverlap="1" wp14:anchorId="182D4763" wp14:editId="381D5118">
                <wp:simplePos x="0" y="0"/>
                <wp:positionH relativeFrom="column">
                  <wp:posOffset>-38100</wp:posOffset>
                </wp:positionH>
                <wp:positionV relativeFrom="paragraph">
                  <wp:posOffset>287020</wp:posOffset>
                </wp:positionV>
                <wp:extent cx="5840730" cy="528955"/>
                <wp:effectExtent l="0" t="0" r="2667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528955"/>
                        </a:xfrm>
                        <a:prstGeom prst="rect">
                          <a:avLst/>
                        </a:prstGeom>
                        <a:solidFill>
                          <a:srgbClr val="FFFFFF"/>
                        </a:solidFill>
                        <a:ln w="9525">
                          <a:solidFill>
                            <a:srgbClr val="000000"/>
                          </a:solidFill>
                          <a:miter lim="800000"/>
                          <a:headEnd/>
                          <a:tailEnd/>
                        </a:ln>
                      </wps:spPr>
                      <wps:txbx>
                        <w:txbxContent>
                          <w:p w14:paraId="0B767B2E" w14:textId="1777B17C" w:rsidR="0006574A" w:rsidRDefault="005E17B8">
                            <w:r>
                              <w:t>Table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D4763" id="_x0000_s1053" type="#_x0000_t202" style="position:absolute;margin-left:-3pt;margin-top:22.6pt;width:459.9pt;height:41.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wEMFQIAACcEAAAOAAAAZHJzL2Uyb0RvYy54bWysk9tu2zAMhu8H7B0E3S92vLhNjDhFly7D&#10;gO4AdHsAWZZjYbKoSUrs7OlLyW6anW6G+UIQTekn+ZFa3wydIkdhnQRd0vkspURoDrXU+5J+/bJ7&#10;taT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">
                <v:textbox>
                  <w:txbxContent>
                    <w:p w14:paraId="0B767B2E" w14:textId="1777B17C" w:rsidR="0006574A" w:rsidRDefault="005E17B8">
                      <w:r>
                        <w:t>Table X</w:t>
                      </w:r>
                    </w:p>
                  </w:txbxContent>
                </v:textbox>
                <w10:wrap type="square"/>
              </v:shape>
            </w:pict>
          </mc:Fallback>
        </mc:AlternateContent>
      </w:r>
      <w:r w:rsidRPr="00AA6AB3">
        <w:rPr>
          <w:rFonts w:ascii="Arial" w:hAnsi="Arial" w:cs="Arial"/>
          <w:sz w:val="20"/>
          <w:szCs w:val="20"/>
        </w:rPr>
        <w:t xml:space="preserve">The most frequent reservoir host </w:t>
      </w:r>
      <w:r w:rsidR="00304735">
        <w:rPr>
          <w:rFonts w:ascii="Arial" w:hAnsi="Arial" w:cs="Arial"/>
          <w:sz w:val="20"/>
          <w:szCs w:val="20"/>
        </w:rPr>
        <w:t>w</w:t>
      </w:r>
      <w:r w:rsidRPr="00AA6AB3">
        <w:rPr>
          <w:rFonts w:ascii="Arial" w:hAnsi="Arial" w:cs="Arial"/>
          <w:sz w:val="20"/>
          <w:szCs w:val="20"/>
        </w:rPr>
        <w:t xml:space="preserve">as </w:t>
      </w:r>
      <w:r w:rsidR="00AA6AB3" w:rsidRPr="00AA6AB3">
        <w:rPr>
          <w:rFonts w:ascii="Arial" w:hAnsi="Arial" w:cs="Arial"/>
          <w:sz w:val="20"/>
          <w:szCs w:val="20"/>
        </w:rPr>
        <w:t>humans</w:t>
      </w:r>
      <w:r w:rsidRPr="00AA6AB3">
        <w:rPr>
          <w:rFonts w:ascii="Arial" w:hAnsi="Arial" w:cs="Arial"/>
          <w:sz w:val="20"/>
          <w:szCs w:val="20"/>
        </w:rPr>
        <w:t xml:space="preserve"> </w:t>
      </w:r>
      <w:r w:rsidR="00C67E1D">
        <w:rPr>
          <w:rFonts w:ascii="Arial" w:hAnsi="Arial" w:cs="Arial"/>
          <w:sz w:val="20"/>
          <w:szCs w:val="20"/>
        </w:rPr>
        <w:t>(</w:t>
      </w:r>
      <w:r w:rsidRPr="00AA6AB3">
        <w:rPr>
          <w:rFonts w:ascii="Arial" w:hAnsi="Arial" w:cs="Arial"/>
          <w:sz w:val="20"/>
          <w:szCs w:val="20"/>
        </w:rPr>
        <w:t>34/213</w:t>
      </w:r>
      <w:r w:rsidR="00C67E1D">
        <w:rPr>
          <w:rFonts w:ascii="Arial" w:hAnsi="Arial" w:cs="Arial"/>
          <w:sz w:val="20"/>
          <w:szCs w:val="20"/>
        </w:rPr>
        <w:t>)</w:t>
      </w:r>
      <w:r w:rsidRPr="00AA6AB3">
        <w:rPr>
          <w:rFonts w:ascii="Arial" w:hAnsi="Arial" w:cs="Arial"/>
          <w:sz w:val="20"/>
          <w:szCs w:val="20"/>
        </w:rPr>
        <w:t xml:space="preserve"> followed by pigs and dogs (supplementary). Spillover hosts was dominated by humans with 103/213 recorded</w:t>
      </w:r>
      <w:r w:rsidR="00304735">
        <w:rPr>
          <w:rFonts w:ascii="Arial" w:hAnsi="Arial" w:cs="Arial"/>
          <w:sz w:val="20"/>
          <w:szCs w:val="20"/>
        </w:rPr>
        <w:t>.</w:t>
      </w:r>
    </w:p>
    <w:p w14:paraId="26A5A21D" w14:textId="77777777" w:rsidR="00C47B0A" w:rsidRDefault="005B2CF6" w:rsidP="00304735">
      <w:pPr>
        <w:pStyle w:val="NormalWeb"/>
        <w:spacing w:before="180" w:beforeAutospacing="0" w:after="180" w:afterAutospacing="0" w:line="480" w:lineRule="auto"/>
        <w:rPr>
          <w:rFonts w:ascii="Arial" w:hAnsi="Arial" w:cs="Arial"/>
          <w:b/>
          <w:bCs/>
          <w:sz w:val="20"/>
          <w:szCs w:val="20"/>
        </w:rPr>
      </w:pPr>
      <w:r w:rsidRPr="00304735">
        <w:rPr>
          <w:rFonts w:ascii="Arial" w:hAnsi="Arial" w:cs="Arial"/>
          <w:b/>
          <w:bCs/>
          <w:sz w:val="20"/>
          <w:szCs w:val="20"/>
        </w:rPr>
        <w:t>Zoonotic</w:t>
      </w:r>
      <w:r w:rsidR="00304735" w:rsidRPr="00304735">
        <w:rPr>
          <w:rFonts w:ascii="Arial" w:hAnsi="Arial" w:cs="Arial"/>
          <w:b/>
          <w:bCs/>
          <w:sz w:val="20"/>
          <w:szCs w:val="20"/>
        </w:rPr>
        <w:t xml:space="preserve"> Interactions </w:t>
      </w:r>
    </w:p>
    <w:p w14:paraId="722FEEFC" w14:textId="64750D6C" w:rsidR="00304735" w:rsidRPr="00304735" w:rsidRDefault="00304735" w:rsidP="00304735">
      <w:pPr>
        <w:pStyle w:val="NormalWeb"/>
        <w:spacing w:before="180" w:beforeAutospacing="0" w:after="180" w:afterAutospacing="0" w:line="480" w:lineRule="auto"/>
        <w:rPr>
          <w:rFonts w:ascii="Arial" w:hAnsi="Arial" w:cs="Arial"/>
          <w:sz w:val="20"/>
          <w:szCs w:val="20"/>
        </w:rPr>
      </w:pPr>
      <w:r w:rsidRPr="00304735">
        <w:rPr>
          <w:rFonts w:ascii="Arial" w:hAnsi="Arial" w:cs="Arial"/>
          <w:noProof/>
          <w:sz w:val="20"/>
          <w:szCs w:val="20"/>
        </w:rPr>
        <w:lastRenderedPageBreak/>
        <mc:AlternateContent>
          <mc:Choice Requires="wpg">
            <w:drawing>
              <wp:anchor distT="0" distB="0" distL="114300" distR="114300" simplePos="0" relativeHeight="251673600" behindDoc="0" locked="0" layoutInCell="1" allowOverlap="1" wp14:anchorId="0901CA9E" wp14:editId="01AE7B96">
                <wp:simplePos x="0" y="0"/>
                <wp:positionH relativeFrom="column">
                  <wp:posOffset>177800</wp:posOffset>
                </wp:positionH>
                <wp:positionV relativeFrom="paragraph">
                  <wp:posOffset>482600</wp:posOffset>
                </wp:positionV>
                <wp:extent cx="6057900" cy="6202680"/>
                <wp:effectExtent l="0" t="0" r="0" b="26670"/>
                <wp:wrapTopAndBottom/>
                <wp:docPr id="42" name="Group 42"/>
                <wp:cNvGraphicFramePr/>
                <a:graphic xmlns:a="http://schemas.openxmlformats.org/drawingml/2006/main">
                  <a:graphicData uri="http://schemas.microsoft.com/office/word/2010/wordprocessingGroup">
                    <wpg:wgp>
                      <wpg:cNvGrpSpPr/>
                      <wpg:grpSpPr>
                        <a:xfrm>
                          <a:off x="0" y="0"/>
                          <a:ext cx="6057900" cy="6202680"/>
                          <a:chOff x="0" y="0"/>
                          <a:chExt cx="6057900" cy="6202680"/>
                        </a:xfrm>
                      </wpg:grpSpPr>
                      <pic:pic xmlns:pic="http://schemas.openxmlformats.org/drawingml/2006/picture">
                        <pic:nvPicPr>
                          <pic:cNvPr id="30" name="Picture 30" descr="Chart, bar char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14300" y="0"/>
                            <a:ext cx="5943600" cy="5943600"/>
                          </a:xfrm>
                          <a:prstGeom prst="rect">
                            <a:avLst/>
                          </a:prstGeom>
                        </pic:spPr>
                      </pic:pic>
                      <wps:wsp>
                        <wps:cNvPr id="41" name="Text Box 2"/>
                        <wps:cNvSpPr txBox="1">
                          <a:spLocks noChangeArrowheads="1"/>
                        </wps:cNvSpPr>
                        <wps:spPr bwMode="auto">
                          <a:xfrm>
                            <a:off x="0" y="5816600"/>
                            <a:ext cx="5473700" cy="386080"/>
                          </a:xfrm>
                          <a:prstGeom prst="rect">
                            <a:avLst/>
                          </a:prstGeom>
                          <a:solidFill>
                            <a:srgbClr val="FFFFFF"/>
                          </a:solidFill>
                          <a:ln w="9525">
                            <a:solidFill>
                              <a:srgbClr val="000000"/>
                            </a:solidFill>
                            <a:miter lim="800000"/>
                            <a:headEnd/>
                            <a:tailEnd/>
                          </a:ln>
                        </wps:spPr>
                        <wps:txbx>
                          <w:txbxContent>
                            <w:p w14:paraId="2D9FB813" w14:textId="53515A98" w:rsidR="00304735" w:rsidRDefault="00304735">
                              <w:r>
                                <w:t>Fig X</w:t>
                              </w:r>
                            </w:p>
                          </w:txbxContent>
                        </wps:txbx>
                        <wps:bodyPr rot="0" vert="horz" wrap="square" lIns="91440" tIns="45720" rIns="91440" bIns="45720" anchor="t" anchorCtr="0">
                          <a:spAutoFit/>
                        </wps:bodyPr>
                      </wps:wsp>
                    </wpg:wgp>
                  </a:graphicData>
                </a:graphic>
              </wp:anchor>
            </w:drawing>
          </mc:Choice>
          <mc:Fallback>
            <w:pict>
              <v:group w14:anchorId="0901CA9E" id="Group 42" o:spid="_x0000_s1054" style="position:absolute;margin-left:14pt;margin-top:38pt;width:477pt;height:488.4pt;z-index:251673600" coordsize="60579,62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AIAb7nWIp3BPCZzKXQAA3HCvQzyFe0rgVO4COqIvhKWhNYEIlW9P&#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qdXsWUAACAASURBVA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b6z8IAAAIABJREFU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55" type="#_x0000_t75" alt="Chart, bar chart&#10;&#10;Description automatically generated" style="position:absolute;left:1143;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">
                  <v:imagedata r:id="rId11" o:title="Chart, bar chart&#10;&#10;Description automatically generated"/>
                </v:shape>
                <v:shape id="_x0000_s1056" type="#_x0000_t202" style="position:absolute;top:58166;width:54737;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">
                  <v:textbox style="mso-fit-shape-to-text:t">
                    <w:txbxContent>
                      <w:p w14:paraId="2D9FB813" w14:textId="53515A98" w:rsidR="00304735" w:rsidRDefault="00304735">
                        <w:r>
                          <w:t>Fig X</w:t>
                        </w:r>
                      </w:p>
                    </w:txbxContent>
                  </v:textbox>
                </v:shape>
                <w10:wrap type="topAndBottom"/>
              </v:group>
            </w:pict>
          </mc:Fallback>
        </mc:AlternateContent>
      </w:r>
      <w:r w:rsidRPr="00304735">
        <w:rPr>
          <w:rFonts w:ascii="Arial" w:hAnsi="Arial" w:cs="Arial"/>
          <w:sz w:val="20"/>
          <w:szCs w:val="20"/>
        </w:rPr>
        <w:t>The nature of interactions between reservoir hosts and spillover hosts is represented in figure X</w:t>
      </w:r>
    </w:p>
    <w:p w14:paraId="51DC1796" w14:textId="1B7FBD93" w:rsidR="00304735" w:rsidRDefault="00304735" w:rsidP="00304735">
      <w:pPr>
        <w:pStyle w:val="NormalWeb"/>
        <w:spacing w:before="180" w:beforeAutospacing="0" w:after="180" w:afterAutospacing="0" w:line="480" w:lineRule="auto"/>
        <w:rPr>
          <w:rFonts w:ascii="Arial" w:hAnsi="Arial" w:cs="Arial"/>
          <w:b/>
          <w:bCs/>
          <w:i/>
          <w:iCs/>
          <w:sz w:val="20"/>
          <w:szCs w:val="20"/>
          <w:u w:val="single"/>
        </w:rPr>
      </w:pPr>
    </w:p>
    <w:p w14:paraId="32ECB464" w14:textId="0F61877B" w:rsidR="0006574A" w:rsidRDefault="00304735" w:rsidP="00304735">
      <w:pPr>
        <w:pStyle w:val="NormalWeb"/>
        <w:spacing w:before="180" w:beforeAutospacing="0" w:after="180" w:afterAutospacing="0" w:line="480" w:lineRule="auto"/>
        <w:rPr>
          <w:ins w:id="36" w:author="Jonathan Wilson" w:date="2022-10-20T15:11:00Z"/>
          <w:rFonts w:ascii="Arial" w:hAnsi="Arial" w:cs="Arial"/>
          <w:b/>
          <w:bCs/>
          <w:sz w:val="20"/>
          <w:szCs w:val="20"/>
        </w:rPr>
      </w:pPr>
      <w:r w:rsidRPr="00304735">
        <w:rPr>
          <w:rFonts w:ascii="Arial" w:hAnsi="Arial" w:cs="Arial"/>
          <w:b/>
          <w:bCs/>
          <w:sz w:val="20"/>
          <w:szCs w:val="20"/>
        </w:rPr>
        <w:t>Pathological Data</w:t>
      </w:r>
    </w:p>
    <w:p w14:paraId="2B9726DE" w14:textId="56CA519E" w:rsidR="00C44318" w:rsidRPr="00C44318" w:rsidRDefault="00C44318" w:rsidP="00304735">
      <w:pPr>
        <w:pStyle w:val="NormalWeb"/>
        <w:spacing w:before="180" w:beforeAutospacing="0" w:after="180" w:afterAutospacing="0" w:line="480" w:lineRule="auto"/>
        <w:rPr>
          <w:rFonts w:ascii="Arial" w:hAnsi="Arial" w:cs="Arial"/>
          <w:i/>
          <w:iCs/>
          <w:sz w:val="20"/>
          <w:szCs w:val="20"/>
          <w:u w:val="single"/>
          <w:rPrChange w:id="37" w:author="Jonathan Wilson" w:date="2022-10-20T15:11:00Z">
            <w:rPr>
              <w:rFonts w:ascii="Arial" w:hAnsi="Arial" w:cs="Arial"/>
              <w:b/>
              <w:bCs/>
              <w:sz w:val="20"/>
              <w:szCs w:val="20"/>
            </w:rPr>
          </w:rPrChange>
        </w:rPr>
      </w:pPr>
      <w:ins w:id="38" w:author="Jonathan Wilson" w:date="2022-10-20T15:11:00Z">
        <w:r>
          <w:rPr>
            <w:rFonts w:ascii="Arial" w:hAnsi="Arial" w:cs="Arial"/>
            <w:i/>
            <w:iCs/>
            <w:sz w:val="20"/>
            <w:szCs w:val="20"/>
            <w:u w:val="single"/>
          </w:rPr>
          <w:t>From 52 viruse</w:t>
        </w:r>
      </w:ins>
      <w:ins w:id="39" w:author="Jonathan Wilson" w:date="2022-10-20T15:12:00Z">
        <w:r>
          <w:rPr>
            <w:rFonts w:ascii="Arial" w:hAnsi="Arial" w:cs="Arial"/>
            <w:i/>
            <w:iCs/>
            <w:sz w:val="20"/>
            <w:szCs w:val="20"/>
            <w:u w:val="single"/>
          </w:rPr>
          <w:t>s there are 33 different receptors listed plus 14 unknowns, making any kind of analysis very difficult.</w:t>
        </w:r>
      </w:ins>
      <w:ins w:id="40" w:author="Jonathan Wilson" w:date="2022-10-20T15:13:00Z">
        <w:r w:rsidR="00F43533">
          <w:rPr>
            <w:rFonts w:ascii="Arial" w:hAnsi="Arial" w:cs="Arial"/>
            <w:i/>
            <w:iCs/>
            <w:sz w:val="20"/>
            <w:szCs w:val="20"/>
            <w:u w:val="single"/>
          </w:rPr>
          <w:t xml:space="preserve"> Certain general types – integrins and HSPGs- appear </w:t>
        </w:r>
        <w:proofErr w:type="spellStart"/>
        <w:r w:rsidR="00F43533">
          <w:rPr>
            <w:rFonts w:ascii="Arial" w:hAnsi="Arial" w:cs="Arial"/>
            <w:i/>
            <w:iCs/>
            <w:sz w:val="20"/>
            <w:szCs w:val="20"/>
            <w:u w:val="single"/>
          </w:rPr>
          <w:t>repeadedly</w:t>
        </w:r>
        <w:proofErr w:type="spellEnd"/>
        <w:r w:rsidR="00F43533">
          <w:rPr>
            <w:rFonts w:ascii="Arial" w:hAnsi="Arial" w:cs="Arial"/>
            <w:i/>
            <w:iCs/>
            <w:sz w:val="20"/>
            <w:szCs w:val="20"/>
            <w:u w:val="single"/>
          </w:rPr>
          <w:t>.</w:t>
        </w:r>
      </w:ins>
    </w:p>
    <w:p w14:paraId="7DD286BF" w14:textId="6478B61C" w:rsidR="005E17B8" w:rsidRPr="00C67E1D" w:rsidRDefault="002D2C53" w:rsidP="00304735">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lastRenderedPageBreak/>
        <w:t>The most</w:t>
      </w:r>
      <w:r w:rsidR="005E17B8" w:rsidRPr="00C67E1D">
        <w:rPr>
          <w:rFonts w:ascii="Arial" w:hAnsi="Arial" w:cs="Arial"/>
          <w:sz w:val="20"/>
          <w:szCs w:val="20"/>
        </w:rPr>
        <w:t xml:space="preserve"> common organ </w:t>
      </w:r>
      <w:r w:rsidR="000E097C" w:rsidRPr="00C67E1D">
        <w:rPr>
          <w:rFonts w:ascii="Arial" w:hAnsi="Arial" w:cs="Arial"/>
          <w:sz w:val="20"/>
          <w:szCs w:val="20"/>
        </w:rPr>
        <w:t xml:space="preserve">pathologies </w:t>
      </w:r>
      <w:r w:rsidRPr="00C67E1D">
        <w:rPr>
          <w:rFonts w:ascii="Arial" w:hAnsi="Arial" w:cs="Arial"/>
          <w:sz w:val="20"/>
          <w:szCs w:val="20"/>
        </w:rPr>
        <w:t>recorded are</w:t>
      </w:r>
      <w:r w:rsidR="005E17B8" w:rsidRPr="00C67E1D">
        <w:rPr>
          <w:rFonts w:ascii="Arial" w:hAnsi="Arial" w:cs="Arial"/>
          <w:sz w:val="20"/>
          <w:szCs w:val="20"/>
        </w:rPr>
        <w:t xml:space="preserve"> represented in figure x</w:t>
      </w:r>
      <w:r w:rsidR="000E097C" w:rsidRPr="00C67E1D">
        <w:rPr>
          <w:rFonts w:ascii="Arial" w:hAnsi="Arial" w:cs="Arial"/>
          <w:sz w:val="20"/>
          <w:szCs w:val="20"/>
        </w:rPr>
        <w:t xml:space="preserve">. </w:t>
      </w:r>
    </w:p>
    <w:p w14:paraId="36CFCB98" w14:textId="6E667E1F" w:rsidR="0006574A" w:rsidRPr="000173D1" w:rsidRDefault="002D2C53" w:rsidP="00AA6AB3">
      <w:pPr>
        <w:pStyle w:val="NormalWeb"/>
        <w:spacing w:before="180" w:beforeAutospacing="0" w:after="180" w:afterAutospacing="0" w:line="480" w:lineRule="auto"/>
        <w:ind w:left="720"/>
        <w:rPr>
          <w:rFonts w:ascii="Arial" w:hAnsi="Arial" w:cs="Arial"/>
          <w:b/>
          <w:bCs/>
          <w:i/>
          <w:iCs/>
          <w:sz w:val="20"/>
          <w:szCs w:val="20"/>
          <w:u w:val="single"/>
          <w:lang w:val="fr-FR"/>
        </w:rPr>
      </w:pPr>
      <w:proofErr w:type="gramStart"/>
      <w:r w:rsidRPr="000173D1">
        <w:rPr>
          <w:rFonts w:ascii="Arial" w:hAnsi="Arial" w:cs="Arial"/>
          <w:b/>
          <w:bCs/>
          <w:i/>
          <w:iCs/>
          <w:sz w:val="20"/>
          <w:szCs w:val="20"/>
          <w:u w:val="single"/>
          <w:lang w:val="fr-FR"/>
        </w:rPr>
        <w:t>CT:</w:t>
      </w:r>
      <w:proofErr w:type="gramEnd"/>
      <w:r w:rsidRPr="000173D1">
        <w:rPr>
          <w:rFonts w:ascii="Arial" w:hAnsi="Arial" w:cs="Arial"/>
          <w:b/>
          <w:bCs/>
          <w:i/>
          <w:iCs/>
          <w:sz w:val="20"/>
          <w:szCs w:val="20"/>
          <w:u w:val="single"/>
          <w:lang w:val="fr-FR"/>
        </w:rPr>
        <w:t xml:space="preserve"> macrophages</w:t>
      </w:r>
      <w:r w:rsidR="0006574A" w:rsidRPr="000173D1">
        <w:rPr>
          <w:rFonts w:ascii="Arial" w:hAnsi="Arial" w:cs="Arial"/>
          <w:b/>
          <w:bCs/>
          <w:i/>
          <w:iCs/>
          <w:sz w:val="20"/>
          <w:szCs w:val="20"/>
          <w:u w:val="single"/>
          <w:lang w:val="fr-FR"/>
        </w:rPr>
        <w:t>&gt;</w:t>
      </w:r>
      <w:proofErr w:type="spellStart"/>
      <w:r w:rsidR="0006574A" w:rsidRPr="000173D1">
        <w:rPr>
          <w:rFonts w:ascii="Arial" w:hAnsi="Arial" w:cs="Arial"/>
          <w:b/>
          <w:bCs/>
          <w:i/>
          <w:iCs/>
          <w:sz w:val="20"/>
          <w:szCs w:val="20"/>
          <w:u w:val="single"/>
          <w:lang w:val="fr-FR"/>
        </w:rPr>
        <w:t>neurons</w:t>
      </w:r>
      <w:proofErr w:type="spellEnd"/>
      <w:r w:rsidR="0006574A" w:rsidRPr="000173D1">
        <w:rPr>
          <w:rFonts w:ascii="Arial" w:hAnsi="Arial" w:cs="Arial"/>
          <w:b/>
          <w:bCs/>
          <w:i/>
          <w:iCs/>
          <w:sz w:val="20"/>
          <w:szCs w:val="20"/>
          <w:u w:val="single"/>
          <w:lang w:val="fr-FR"/>
        </w:rPr>
        <w:t xml:space="preserve"> &gt; </w:t>
      </w:r>
      <w:r w:rsidRPr="000173D1">
        <w:rPr>
          <w:rFonts w:ascii="Arial" w:hAnsi="Arial" w:cs="Arial"/>
          <w:b/>
          <w:bCs/>
          <w:i/>
          <w:iCs/>
          <w:sz w:val="20"/>
          <w:szCs w:val="20"/>
          <w:u w:val="single"/>
          <w:lang w:val="fr-FR"/>
        </w:rPr>
        <w:t>lymphocytes</w:t>
      </w:r>
      <w:r w:rsidR="0006574A" w:rsidRPr="000173D1">
        <w:rPr>
          <w:rFonts w:ascii="Arial" w:hAnsi="Arial" w:cs="Arial"/>
          <w:b/>
          <w:bCs/>
          <w:i/>
          <w:iCs/>
          <w:sz w:val="20"/>
          <w:szCs w:val="20"/>
          <w:u w:val="single"/>
          <w:lang w:val="fr-FR"/>
        </w:rPr>
        <w:t>&gt;</w:t>
      </w:r>
      <w:proofErr w:type="spellStart"/>
      <w:r w:rsidR="0006574A" w:rsidRPr="000173D1">
        <w:rPr>
          <w:rFonts w:ascii="Arial" w:hAnsi="Arial" w:cs="Arial"/>
          <w:b/>
          <w:bCs/>
          <w:i/>
          <w:iCs/>
          <w:sz w:val="20"/>
          <w:szCs w:val="20"/>
          <w:u w:val="single"/>
          <w:lang w:val="fr-FR"/>
        </w:rPr>
        <w:t>resp</w:t>
      </w:r>
      <w:proofErr w:type="spellEnd"/>
      <w:r w:rsidR="0006574A" w:rsidRPr="000173D1">
        <w:rPr>
          <w:rFonts w:ascii="Arial" w:hAnsi="Arial" w:cs="Arial"/>
          <w:b/>
          <w:bCs/>
          <w:i/>
          <w:iCs/>
          <w:sz w:val="20"/>
          <w:szCs w:val="20"/>
          <w:u w:val="single"/>
          <w:lang w:val="fr-FR"/>
        </w:rPr>
        <w:t>&gt;</w:t>
      </w:r>
    </w:p>
    <w:p w14:paraId="7C33B904" w14:textId="420596C3" w:rsidR="005B2CF6" w:rsidRPr="00AA6AB3" w:rsidRDefault="002D2C53" w:rsidP="00AA6AB3">
      <w:pPr>
        <w:pStyle w:val="NormalWeb"/>
        <w:spacing w:before="180" w:beforeAutospacing="0" w:after="180" w:afterAutospacing="0" w:line="480" w:lineRule="auto"/>
        <w:ind w:left="720"/>
        <w:rPr>
          <w:rFonts w:ascii="Arial" w:hAnsi="Arial" w:cs="Arial"/>
          <w:b/>
          <w:bCs/>
          <w:i/>
          <w:iCs/>
          <w:sz w:val="20"/>
          <w:szCs w:val="20"/>
          <w:u w:val="single"/>
        </w:rPr>
      </w:pPr>
      <w:r w:rsidRPr="00AA6AB3">
        <w:rPr>
          <w:rFonts w:ascii="Arial" w:hAnsi="Arial" w:cs="Arial"/>
          <w:b/>
          <w:bCs/>
          <w:i/>
          <w:iCs/>
          <w:sz w:val="20"/>
          <w:szCs w:val="20"/>
          <w:u w:val="single"/>
        </w:rPr>
        <w:t>SM: viremia</w:t>
      </w:r>
      <w:r w:rsidR="0006574A" w:rsidRPr="00AA6AB3">
        <w:rPr>
          <w:rFonts w:ascii="Arial" w:hAnsi="Arial" w:cs="Arial"/>
          <w:b/>
          <w:bCs/>
          <w:i/>
          <w:iCs/>
          <w:sz w:val="20"/>
          <w:szCs w:val="20"/>
          <w:u w:val="single"/>
        </w:rPr>
        <w:t>&gt;lymph&gt;epithelial</w:t>
      </w:r>
      <w:r w:rsidR="00861C49" w:rsidRPr="00AA6AB3">
        <w:rPr>
          <w:rFonts w:ascii="Arial" w:hAnsi="Arial" w:cs="Arial"/>
          <w:b/>
          <w:bCs/>
          <w:i/>
          <w:iCs/>
          <w:noProof/>
          <w:sz w:val="20"/>
          <w:szCs w:val="20"/>
          <w:u w:val="single"/>
        </w:rPr>
        <w:drawing>
          <wp:inline distT="0" distB="0" distL="0" distR="0" wp14:anchorId="3733C125" wp14:editId="1DC7D241">
            <wp:extent cx="4406900" cy="44069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6900" cy="4406900"/>
                    </a:xfrm>
                    <a:prstGeom prst="rect">
                      <a:avLst/>
                    </a:prstGeom>
                  </pic:spPr>
                </pic:pic>
              </a:graphicData>
            </a:graphic>
          </wp:inline>
        </w:drawing>
      </w:r>
    </w:p>
    <w:p w14:paraId="6980260D" w14:textId="147905F8" w:rsidR="005B2CF6" w:rsidRPr="00304735" w:rsidRDefault="002D2C53" w:rsidP="00304735">
      <w:pPr>
        <w:pStyle w:val="NormalWeb"/>
        <w:spacing w:before="180" w:beforeAutospacing="0" w:after="180" w:afterAutospacing="0" w:line="480" w:lineRule="auto"/>
        <w:rPr>
          <w:rFonts w:ascii="Arial" w:hAnsi="Arial" w:cs="Arial"/>
          <w:b/>
          <w:bCs/>
          <w:sz w:val="20"/>
          <w:szCs w:val="20"/>
        </w:rPr>
      </w:pPr>
      <w:r w:rsidRPr="00304735">
        <w:rPr>
          <w:rFonts w:ascii="Arial" w:hAnsi="Arial" w:cs="Arial"/>
          <w:b/>
          <w:bCs/>
          <w:sz w:val="20"/>
          <w:szCs w:val="20"/>
        </w:rPr>
        <w:t>Multiple</w:t>
      </w:r>
      <w:r w:rsidR="0006574A" w:rsidRPr="00304735">
        <w:rPr>
          <w:rFonts w:ascii="Arial" w:hAnsi="Arial" w:cs="Arial"/>
          <w:b/>
          <w:bCs/>
          <w:sz w:val="20"/>
          <w:szCs w:val="20"/>
        </w:rPr>
        <w:t xml:space="preserve"> correspondence analysis</w:t>
      </w:r>
    </w:p>
    <w:p w14:paraId="7A3F8FCE" w14:textId="38695EC3" w:rsidR="0041223B" w:rsidRPr="00AA6AB3" w:rsidRDefault="0006574A"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first two dimensions of the MCA explain 35% of the variance in the data. The major variables which contribute to the first two dimensions are shown in figure x. </w:t>
      </w:r>
    </w:p>
    <w:p w14:paraId="784D6BB7" w14:textId="761C5BD9" w:rsidR="0006574A" w:rsidRPr="00AA6AB3" w:rsidRDefault="0006574A"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noProof/>
          <w:sz w:val="20"/>
          <w:szCs w:val="20"/>
        </w:rPr>
        <w:lastRenderedPageBreak/>
        <mc:AlternateContent>
          <mc:Choice Requires="wpg">
            <w:drawing>
              <wp:anchor distT="0" distB="0" distL="114300" distR="114300" simplePos="0" relativeHeight="251665408" behindDoc="0" locked="0" layoutInCell="1" allowOverlap="1" wp14:anchorId="2F57A738" wp14:editId="15D9DA44">
                <wp:simplePos x="0" y="0"/>
                <wp:positionH relativeFrom="column">
                  <wp:posOffset>0</wp:posOffset>
                </wp:positionH>
                <wp:positionV relativeFrom="paragraph">
                  <wp:posOffset>501</wp:posOffset>
                </wp:positionV>
                <wp:extent cx="5657850" cy="8200390"/>
                <wp:effectExtent l="0" t="0" r="19050" b="10160"/>
                <wp:wrapTopAndBottom/>
                <wp:docPr id="36" name="Group 36"/>
                <wp:cNvGraphicFramePr/>
                <a:graphic xmlns:a="http://schemas.openxmlformats.org/drawingml/2006/main">
                  <a:graphicData uri="http://schemas.microsoft.com/office/word/2010/wordprocessingGroup">
                    <wpg:wgp>
                      <wpg:cNvGrpSpPr/>
                      <wpg:grpSpPr>
                        <a:xfrm>
                          <a:off x="0" y="0"/>
                          <a:ext cx="5657850" cy="8200390"/>
                          <a:chOff x="0" y="0"/>
                          <a:chExt cx="5657850" cy="8200390"/>
                        </a:xfrm>
                      </wpg:grpSpPr>
                      <wpg:grpSp>
                        <wpg:cNvPr id="34" name="Group 34"/>
                        <wpg:cNvGrpSpPr/>
                        <wpg:grpSpPr>
                          <a:xfrm>
                            <a:off x="0" y="0"/>
                            <a:ext cx="5553710" cy="7838306"/>
                            <a:chOff x="0" y="0"/>
                            <a:chExt cx="5553710" cy="7838306"/>
                          </a:xfrm>
                        </wpg:grpSpPr>
                        <pic:pic xmlns:pic="http://schemas.openxmlformats.org/drawingml/2006/picture">
                          <pic:nvPicPr>
                            <pic:cNvPr id="4" name="Picture 4" descr="Char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2680" cy="4932680"/>
                            </a:xfrm>
                            <a:prstGeom prst="rect">
                              <a:avLst/>
                            </a:prstGeom>
                          </pic:spPr>
                        </pic:pic>
                        <wpg:grpSp>
                          <wpg:cNvPr id="33" name="Group 33"/>
                          <wpg:cNvGrpSpPr/>
                          <wpg:grpSpPr>
                            <a:xfrm>
                              <a:off x="0" y="5077326"/>
                              <a:ext cx="5553710" cy="2760980"/>
                              <a:chOff x="0" y="0"/>
                              <a:chExt cx="5554249" cy="2760980"/>
                            </a:xfrm>
                          </wpg:grpSpPr>
                          <pic:pic xmlns:pic="http://schemas.openxmlformats.org/drawingml/2006/picture">
                            <pic:nvPicPr>
                              <pic:cNvPr id="31" name="Picture 31" descr="Chart, histogram&#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0980" cy="2760980"/>
                              </a:xfrm>
                              <a:prstGeom prst="rect">
                                <a:avLst/>
                              </a:prstGeom>
                            </pic:spPr>
                          </pic:pic>
                          <pic:pic xmlns:pic="http://schemas.openxmlformats.org/drawingml/2006/picture">
                            <pic:nvPicPr>
                              <pic:cNvPr id="32" name="Picture 32" descr="Chart, histo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29464" y="0"/>
                                <a:ext cx="2724785" cy="2724785"/>
                              </a:xfrm>
                              <a:prstGeom prst="rect">
                                <a:avLst/>
                              </a:prstGeom>
                            </pic:spPr>
                          </pic:pic>
                        </wpg:grpSp>
                      </wpg:grpSp>
                      <wps:wsp>
                        <wps:cNvPr id="35" name="Text Box 2"/>
                        <wps:cNvSpPr txBox="1">
                          <a:spLocks noChangeArrowheads="1"/>
                        </wps:cNvSpPr>
                        <wps:spPr bwMode="auto">
                          <a:xfrm>
                            <a:off x="0" y="7829550"/>
                            <a:ext cx="5657850" cy="370840"/>
                          </a:xfrm>
                          <a:prstGeom prst="rect">
                            <a:avLst/>
                          </a:prstGeom>
                          <a:solidFill>
                            <a:srgbClr val="FFFFFF"/>
                          </a:solidFill>
                          <a:ln w="9525">
                            <a:solidFill>
                              <a:srgbClr val="000000"/>
                            </a:solidFill>
                            <a:miter lim="800000"/>
                            <a:headEnd/>
                            <a:tailEnd/>
                          </a:ln>
                        </wps:spPr>
                        <wps:txbx>
                          <w:txbxContent>
                            <w:p w14:paraId="5F2DC8BA" w14:textId="56571EDC" w:rsidR="0006574A" w:rsidRDefault="000E097C">
                              <w:r>
                                <w:t>Figure X</w:t>
                              </w:r>
                            </w:p>
                          </w:txbxContent>
                        </wps:txbx>
                        <wps:bodyPr rot="0" vert="horz" wrap="square" lIns="91440" tIns="45720" rIns="91440" bIns="45720" anchor="t" anchorCtr="0">
                          <a:noAutofit/>
                        </wps:bodyPr>
                      </wps:wsp>
                    </wpg:wgp>
                  </a:graphicData>
                </a:graphic>
              </wp:anchor>
            </w:drawing>
          </mc:Choice>
          <mc:Fallback>
            <w:pict>
              <v:group w14:anchorId="2F57A738" id="Group 36" o:spid="_x0000_s1057" style="position:absolute;margin-left:0;margin-top:.05pt;width:445.5pt;height:645.7pt;z-index:251665408" coordsize="56578,82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">
                <v:group id="Group 34" o:spid="_x0000_s1058" style="position:absolute;width:55537;height:78383" coordsize="55537,7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4" o:spid="_x0000_s1059" type="#_x0000_t75" alt="Chart&#10;&#10;Description automatically generated" style="position:absolute;width:49326;height:49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">
                    <v:imagedata r:id="rId16" o:title="Chart&#10;&#10;Description automatically generated"/>
                  </v:shape>
                  <v:group id="Group 33" o:spid="_x0000_s1060" style="position:absolute;top:50773;width:55537;height:27610" coordsize="55542,27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31" o:spid="_x0000_s1061" type="#_x0000_t75" alt="Chart, histogram&#10;&#10;Description automatically generated" style="position:absolute;width:27609;height:27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">
                      <v:imagedata r:id="rId17" o:title="Chart, histogram&#10;&#10;Description automatically generated"/>
                    </v:shape>
                    <v:shape id="Picture 32" o:spid="_x0000_s1062" type="#_x0000_t75" alt="Chart, histogram&#10;&#10;Description automatically generated" style="position:absolute;left:28294;width:27248;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">
                      <v:imagedata r:id="rId18" o:title="Chart, histogram&#10;&#10;Description automatically generated"/>
                    </v:shape>
                  </v:group>
                </v:group>
                <v:shape id="_x0000_s1063" type="#_x0000_t202" style="position:absolute;top:78295;width:56578;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5F2DC8BA" w14:textId="56571EDC" w:rsidR="0006574A" w:rsidRDefault="000E097C">
                        <w:r>
                          <w:t>Figure X</w:t>
                        </w:r>
                      </w:p>
                    </w:txbxContent>
                  </v:textbox>
                </v:shape>
                <w10:wrap type="topAndBottom"/>
              </v:group>
            </w:pict>
          </mc:Fallback>
        </mc:AlternateContent>
      </w:r>
    </w:p>
    <w:p w14:paraId="2F77C21C" w14:textId="1EE23805" w:rsidR="00857E62" w:rsidRDefault="00304735" w:rsidP="00AA6AB3">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677696" behindDoc="0" locked="0" layoutInCell="1" allowOverlap="1" wp14:anchorId="7C6C6E31" wp14:editId="6B797FCB">
                <wp:simplePos x="0" y="0"/>
                <wp:positionH relativeFrom="column">
                  <wp:posOffset>-88900</wp:posOffset>
                </wp:positionH>
                <wp:positionV relativeFrom="paragraph">
                  <wp:posOffset>1016000</wp:posOffset>
                </wp:positionV>
                <wp:extent cx="5943600" cy="6515100"/>
                <wp:effectExtent l="0" t="0" r="0" b="19050"/>
                <wp:wrapTopAndBottom/>
                <wp:docPr id="44" name="Group 44"/>
                <wp:cNvGraphicFramePr/>
                <a:graphic xmlns:a="http://schemas.openxmlformats.org/drawingml/2006/main">
                  <a:graphicData uri="http://schemas.microsoft.com/office/word/2010/wordprocessingGroup">
                    <wpg:wgp>
                      <wpg:cNvGrpSpPr/>
                      <wpg:grpSpPr>
                        <a:xfrm>
                          <a:off x="0" y="0"/>
                          <a:ext cx="5943600" cy="6515100"/>
                          <a:chOff x="0" y="0"/>
                          <a:chExt cx="5943600" cy="6515100"/>
                        </a:xfrm>
                      </wpg:grpSpPr>
                      <pic:pic xmlns:pic="http://schemas.openxmlformats.org/drawingml/2006/picture">
                        <pic:nvPicPr>
                          <pic:cNvPr id="37" name="Picture 37" descr="A picture containing 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wps:wsp>
                        <wps:cNvPr id="43" name="Text Box 2"/>
                        <wps:cNvSpPr txBox="1">
                          <a:spLocks noChangeArrowheads="1"/>
                        </wps:cNvSpPr>
                        <wps:spPr bwMode="auto">
                          <a:xfrm>
                            <a:off x="152400" y="6083300"/>
                            <a:ext cx="5727700" cy="431800"/>
                          </a:xfrm>
                          <a:prstGeom prst="rect">
                            <a:avLst/>
                          </a:prstGeom>
                          <a:solidFill>
                            <a:srgbClr val="FFFFFF"/>
                          </a:solidFill>
                          <a:ln w="9525">
                            <a:solidFill>
                              <a:srgbClr val="000000"/>
                            </a:solidFill>
                            <a:miter lim="800000"/>
                            <a:headEnd/>
                            <a:tailEnd/>
                          </a:ln>
                        </wps:spPr>
                        <wps:txbx>
                          <w:txbxContent>
                            <w:p w14:paraId="245952F1" w14:textId="732F55F5" w:rsidR="00304735" w:rsidRDefault="00C67E1D">
                              <w:r>
                                <w:t>Fig X</w:t>
                              </w:r>
                            </w:p>
                          </w:txbxContent>
                        </wps:txbx>
                        <wps:bodyPr rot="0" vert="horz" wrap="square" lIns="91440" tIns="45720" rIns="91440" bIns="45720" anchor="t" anchorCtr="0">
                          <a:noAutofit/>
                        </wps:bodyPr>
                      </wps:wsp>
                    </wpg:wgp>
                  </a:graphicData>
                </a:graphic>
              </wp:anchor>
            </w:drawing>
          </mc:Choice>
          <mc:Fallback>
            <w:pict>
              <v:group w14:anchorId="7C6C6E31" id="Group 44" o:spid="_x0000_s1064" style="position:absolute;margin-left:-7pt;margin-top:80pt;width:468pt;height:513pt;z-index:251677696" coordsize="59436,6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">
                <v:shape id="Picture 37" o:spid="_x0000_s1065" type="#_x0000_t75" alt="A picture containing chart&#10;&#10;Description automatically generated"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">
                  <v:imagedata r:id="rId20" o:title="A picture containing chart&#10;&#10;Description automatically generated"/>
                </v:shape>
                <v:shape id="_x0000_s1066" type="#_x0000_t202" style="position:absolute;left:1524;top:60833;width:5727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245952F1" w14:textId="732F55F5" w:rsidR="00304735" w:rsidRDefault="00C67E1D">
                        <w:r>
                          <w:t>Fig X</w:t>
                        </w:r>
                      </w:p>
                    </w:txbxContent>
                  </v:textbox>
                </v:shape>
                <w10:wrap type="topAndBottom"/>
              </v:group>
            </w:pict>
          </mc:Fallback>
        </mc:AlternateContent>
      </w:r>
      <w:r>
        <w:rPr>
          <w:rFonts w:ascii="Arial" w:hAnsi="Arial" w:cs="Arial"/>
          <w:sz w:val="20"/>
          <w:szCs w:val="20"/>
        </w:rPr>
        <w:t xml:space="preserve">The MCA for individual host interactions (figure X) clusters epithelial spread and </w:t>
      </w:r>
      <w:r w:rsidR="002D2C53">
        <w:rPr>
          <w:rFonts w:ascii="Arial" w:hAnsi="Arial" w:cs="Arial"/>
          <w:sz w:val="20"/>
          <w:szCs w:val="20"/>
        </w:rPr>
        <w:t>respiratory</w:t>
      </w:r>
      <w:r>
        <w:rPr>
          <w:rFonts w:ascii="Arial" w:hAnsi="Arial" w:cs="Arial"/>
          <w:sz w:val="20"/>
          <w:szCs w:val="20"/>
        </w:rPr>
        <w:t xml:space="preserve"> pathology with anthroponosis, suggesting an association between these variables. There also appears to be an </w:t>
      </w:r>
      <w:r w:rsidR="002D2C53">
        <w:rPr>
          <w:rFonts w:ascii="Arial" w:hAnsi="Arial" w:cs="Arial"/>
          <w:sz w:val="20"/>
          <w:szCs w:val="20"/>
        </w:rPr>
        <w:t>association</w:t>
      </w:r>
      <w:r>
        <w:rPr>
          <w:rFonts w:ascii="Arial" w:hAnsi="Arial" w:cs="Arial"/>
          <w:sz w:val="20"/>
          <w:szCs w:val="20"/>
        </w:rPr>
        <w:t xml:space="preserve"> between </w:t>
      </w:r>
      <w:commentRangeStart w:id="41"/>
      <w:r>
        <w:rPr>
          <w:rFonts w:ascii="Arial" w:hAnsi="Arial" w:cs="Arial"/>
          <w:sz w:val="20"/>
          <w:szCs w:val="20"/>
        </w:rPr>
        <w:t>lymphocytic tropism and not being zoonotic.</w:t>
      </w:r>
      <w:commentRangeEnd w:id="41"/>
      <w:r w:rsidR="00142773">
        <w:rPr>
          <w:rStyle w:val="CommentReference"/>
          <w:rFonts w:asciiTheme="minorHAnsi" w:eastAsiaTheme="minorHAnsi" w:hAnsiTheme="minorHAnsi" w:cstheme="minorBidi"/>
        </w:rPr>
        <w:commentReference w:id="41"/>
      </w:r>
    </w:p>
    <w:p w14:paraId="5670A9A6" w14:textId="60D11322" w:rsidR="00304735" w:rsidRDefault="00304735" w:rsidP="00AA6AB3">
      <w:pPr>
        <w:pStyle w:val="NormalWeb"/>
        <w:spacing w:before="180" w:beforeAutospacing="0" w:after="180" w:afterAutospacing="0" w:line="480" w:lineRule="auto"/>
        <w:rPr>
          <w:rFonts w:ascii="Arial" w:hAnsi="Arial" w:cs="Arial"/>
          <w:sz w:val="20"/>
          <w:szCs w:val="20"/>
        </w:rPr>
      </w:pPr>
      <w:r w:rsidRPr="00304735">
        <w:rPr>
          <w:rFonts w:ascii="Arial" w:hAnsi="Arial" w:cs="Arial"/>
          <w:noProof/>
          <w:sz w:val="20"/>
          <w:szCs w:val="20"/>
        </w:rPr>
        <w:lastRenderedPageBreak/>
        <mc:AlternateContent>
          <mc:Choice Requires="wps">
            <w:drawing>
              <wp:anchor distT="45720" distB="45720" distL="114300" distR="114300" simplePos="0" relativeHeight="251679744" behindDoc="0" locked="0" layoutInCell="1" allowOverlap="1" wp14:anchorId="25FB65A7" wp14:editId="2F288AFB">
                <wp:simplePos x="0" y="0"/>
                <wp:positionH relativeFrom="column">
                  <wp:posOffset>0</wp:posOffset>
                </wp:positionH>
                <wp:positionV relativeFrom="paragraph">
                  <wp:posOffset>6654800</wp:posOffset>
                </wp:positionV>
                <wp:extent cx="5943600" cy="635000"/>
                <wp:effectExtent l="0" t="0" r="19050" b="1270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35000"/>
                        </a:xfrm>
                        <a:prstGeom prst="rect">
                          <a:avLst/>
                        </a:prstGeom>
                        <a:solidFill>
                          <a:srgbClr val="FFFFFF"/>
                        </a:solidFill>
                        <a:ln w="9525">
                          <a:solidFill>
                            <a:srgbClr val="000000"/>
                          </a:solidFill>
                          <a:miter lim="800000"/>
                          <a:headEnd/>
                          <a:tailEnd/>
                        </a:ln>
                      </wps:spPr>
                      <wps:txbx>
                        <w:txbxContent>
                          <w:p w14:paraId="014B442E" w14:textId="06778530" w:rsidR="00304735" w:rsidRDefault="00304735">
                            <w:r>
                              <w:t>Fig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B65A7" id="_x0000_s1067" type="#_x0000_t202" style="position:absolute;margin-left:0;margin-top:524pt;width:468pt;height:50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">
                <v:textbox>
                  <w:txbxContent>
                    <w:p w14:paraId="014B442E" w14:textId="06778530" w:rsidR="00304735" w:rsidRDefault="00304735">
                      <w:r>
                        <w:t>Fig X</w:t>
                      </w:r>
                    </w:p>
                  </w:txbxContent>
                </v:textbox>
                <w10:wrap type="topAndBottom"/>
              </v:shape>
            </w:pict>
          </mc:Fallback>
        </mc:AlternateContent>
      </w:r>
      <w:r>
        <w:rPr>
          <w:rFonts w:ascii="Arial" w:hAnsi="Arial" w:cs="Arial"/>
          <w:sz w:val="20"/>
          <w:szCs w:val="20"/>
        </w:rPr>
        <w:t xml:space="preserve">When the MCA is repeated with </w:t>
      </w:r>
      <w:r w:rsidR="00C67E1D">
        <w:rPr>
          <w:rFonts w:ascii="Arial" w:hAnsi="Arial" w:cs="Arial"/>
          <w:sz w:val="20"/>
          <w:szCs w:val="20"/>
        </w:rPr>
        <w:t>only the</w:t>
      </w:r>
      <w:r>
        <w:rPr>
          <w:rFonts w:ascii="Arial" w:hAnsi="Arial" w:cs="Arial"/>
          <w:sz w:val="20"/>
          <w:szCs w:val="20"/>
        </w:rPr>
        <w:t xml:space="preserve"> </w:t>
      </w:r>
      <w:commentRangeStart w:id="42"/>
      <w:commentRangeStart w:id="43"/>
      <w:r>
        <w:rPr>
          <w:rFonts w:ascii="Arial" w:hAnsi="Arial" w:cs="Arial"/>
          <w:sz w:val="20"/>
          <w:szCs w:val="20"/>
        </w:rPr>
        <w:t xml:space="preserve">distinct viruses (fig X) Gastrointestinal </w:t>
      </w:r>
      <w:commentRangeEnd w:id="42"/>
      <w:r w:rsidR="00132795">
        <w:rPr>
          <w:rStyle w:val="CommentReference"/>
          <w:rFonts w:asciiTheme="minorHAnsi" w:eastAsiaTheme="minorHAnsi" w:hAnsiTheme="minorHAnsi" w:cstheme="minorBidi"/>
        </w:rPr>
        <w:commentReference w:id="42"/>
      </w:r>
      <w:commentRangeEnd w:id="43"/>
      <w:r w:rsidR="00132795">
        <w:rPr>
          <w:rStyle w:val="CommentReference"/>
          <w:rFonts w:asciiTheme="minorHAnsi" w:eastAsiaTheme="minorHAnsi" w:hAnsiTheme="minorHAnsi" w:cstheme="minorBidi"/>
        </w:rPr>
        <w:commentReference w:id="43"/>
      </w:r>
      <w:r>
        <w:rPr>
          <w:rFonts w:ascii="Arial" w:hAnsi="Arial" w:cs="Arial"/>
          <w:sz w:val="20"/>
          <w:szCs w:val="20"/>
        </w:rPr>
        <w:t xml:space="preserve">pathology is </w:t>
      </w:r>
      <w:r w:rsidR="002D2C53">
        <w:rPr>
          <w:rFonts w:ascii="Arial" w:hAnsi="Arial" w:cs="Arial"/>
          <w:sz w:val="20"/>
          <w:szCs w:val="20"/>
        </w:rPr>
        <w:t>associated with</w:t>
      </w:r>
      <w:r>
        <w:rPr>
          <w:rFonts w:ascii="Arial" w:hAnsi="Arial" w:cs="Arial"/>
          <w:sz w:val="20"/>
          <w:szCs w:val="20"/>
        </w:rPr>
        <w:t xml:space="preserve"> </w:t>
      </w:r>
      <w:r w:rsidR="002D2C53">
        <w:rPr>
          <w:rFonts w:ascii="Arial" w:hAnsi="Arial" w:cs="Arial"/>
          <w:sz w:val="20"/>
          <w:szCs w:val="20"/>
        </w:rPr>
        <w:t>not zoonotic</w:t>
      </w:r>
      <w:r>
        <w:rPr>
          <w:rFonts w:ascii="Arial" w:hAnsi="Arial" w:cs="Arial"/>
          <w:sz w:val="20"/>
          <w:szCs w:val="20"/>
        </w:rPr>
        <w:t xml:space="preserve"> in addition to lymphocyte tropism.</w:t>
      </w:r>
      <w:ins w:id="44" w:author="Jonathan Wilson" w:date="2022-10-20T14:46:00Z">
        <w:r w:rsidR="00AE0E9C">
          <w:rPr>
            <w:rFonts w:ascii="Arial" w:hAnsi="Arial" w:cs="Arial"/>
            <w:sz w:val="20"/>
            <w:szCs w:val="20"/>
          </w:rPr>
          <w:t xml:space="preserve"> </w:t>
        </w:r>
        <w:proofErr w:type="spellStart"/>
        <w:r w:rsidR="00AE0E9C">
          <w:rPr>
            <w:rFonts w:ascii="Arial" w:hAnsi="Arial" w:cs="Arial"/>
            <w:sz w:val="20"/>
            <w:szCs w:val="20"/>
          </w:rPr>
          <w:t>Dinstinct</w:t>
        </w:r>
        <w:proofErr w:type="spellEnd"/>
        <w:r w:rsidR="00AE0E9C">
          <w:rPr>
            <w:rFonts w:ascii="Arial" w:hAnsi="Arial" w:cs="Arial"/>
            <w:sz w:val="20"/>
            <w:szCs w:val="20"/>
          </w:rPr>
          <w:t xml:space="preserve"> viruses being a</w:t>
        </w:r>
      </w:ins>
      <w:ins w:id="45" w:author="Jonathan Wilson" w:date="2022-10-20T14:48:00Z">
        <w:r w:rsidR="00AE0E9C">
          <w:rPr>
            <w:rFonts w:ascii="Arial" w:hAnsi="Arial" w:cs="Arial"/>
            <w:sz w:val="20"/>
            <w:szCs w:val="20"/>
          </w:rPr>
          <w:t xml:space="preserve"> </w:t>
        </w:r>
      </w:ins>
      <w:ins w:id="46" w:author="Jonathan Wilson" w:date="2022-10-20T14:47:00Z">
        <w:r w:rsidR="00AE0E9C">
          <w:rPr>
            <w:rFonts w:ascii="Arial" w:hAnsi="Arial" w:cs="Arial"/>
            <w:sz w:val="20"/>
            <w:szCs w:val="20"/>
          </w:rPr>
          <w:t>viral species which has been involved in a spillover event, so that there is one entry per virus. Whereas in the original sea</w:t>
        </w:r>
      </w:ins>
      <w:ins w:id="47" w:author="Jonathan Wilson" w:date="2022-10-20T14:48:00Z">
        <w:r w:rsidR="00AE0E9C">
          <w:rPr>
            <w:rFonts w:ascii="Arial" w:hAnsi="Arial" w:cs="Arial"/>
            <w:sz w:val="20"/>
            <w:szCs w:val="20"/>
          </w:rPr>
          <w:t xml:space="preserve">rch and analysis many viruses had multiple entries as they were involved in </w:t>
        </w:r>
      </w:ins>
      <w:ins w:id="48" w:author="Jonathan Wilson" w:date="2022-10-20T14:49:00Z">
        <w:r w:rsidR="00AE0E9C">
          <w:rPr>
            <w:rFonts w:ascii="Arial" w:hAnsi="Arial" w:cs="Arial"/>
            <w:sz w:val="20"/>
            <w:szCs w:val="20"/>
          </w:rPr>
          <w:t xml:space="preserve">multiple </w:t>
        </w:r>
      </w:ins>
      <w:ins w:id="49" w:author="Jonathan Wilson" w:date="2022-10-20T14:48:00Z">
        <w:r w:rsidR="00AE0E9C">
          <w:rPr>
            <w:rFonts w:ascii="Arial" w:hAnsi="Arial" w:cs="Arial"/>
            <w:sz w:val="20"/>
            <w:szCs w:val="20"/>
          </w:rPr>
          <w:t xml:space="preserve">spillover events involving </w:t>
        </w:r>
        <w:r w:rsidR="00AE0E9C">
          <w:rPr>
            <w:rFonts w:ascii="Arial" w:hAnsi="Arial" w:cs="Arial"/>
            <w:sz w:val="20"/>
            <w:szCs w:val="20"/>
          </w:rPr>
          <w:lastRenderedPageBreak/>
          <w:t>different species.</w:t>
        </w:r>
      </w:ins>
      <w:r w:rsidR="006A5616">
        <w:rPr>
          <w:rFonts w:ascii="Arial" w:hAnsi="Arial" w:cs="Arial"/>
          <w:noProof/>
          <w:sz w:val="20"/>
          <w:szCs w:val="20"/>
        </w:rPr>
        <mc:AlternateContent>
          <mc:Choice Requires="wpg">
            <w:drawing>
              <wp:anchor distT="0" distB="0" distL="114300" distR="114300" simplePos="0" relativeHeight="251682816" behindDoc="0" locked="0" layoutInCell="1" allowOverlap="1" wp14:anchorId="6B5F23C3" wp14:editId="41B1B695">
                <wp:simplePos x="0" y="0"/>
                <wp:positionH relativeFrom="column">
                  <wp:posOffset>2648750</wp:posOffset>
                </wp:positionH>
                <wp:positionV relativeFrom="paragraph">
                  <wp:posOffset>2407112</wp:posOffset>
                </wp:positionV>
                <wp:extent cx="6629400" cy="6845300"/>
                <wp:effectExtent l="0" t="0" r="0" b="12700"/>
                <wp:wrapNone/>
                <wp:docPr id="49" name="Group 49"/>
                <wp:cNvGraphicFramePr/>
                <a:graphic xmlns:a="http://schemas.openxmlformats.org/drawingml/2006/main">
                  <a:graphicData uri="http://schemas.microsoft.com/office/word/2010/wordprocessingGroup">
                    <wpg:wgp>
                      <wpg:cNvGrpSpPr/>
                      <wpg:grpSpPr>
                        <a:xfrm>
                          <a:off x="0" y="0"/>
                          <a:ext cx="6629400" cy="6845300"/>
                          <a:chOff x="0" y="0"/>
                          <a:chExt cx="6629400" cy="6845300"/>
                        </a:xfrm>
                      </wpg:grpSpPr>
                      <pic:pic xmlns:pic="http://schemas.openxmlformats.org/drawingml/2006/picture">
                        <pic:nvPicPr>
                          <pic:cNvPr id="3" name="Picture 3"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29400" cy="5943600"/>
                          </a:xfrm>
                          <a:prstGeom prst="rect">
                            <a:avLst/>
                          </a:prstGeom>
                        </pic:spPr>
                      </pic:pic>
                      <wps:wsp>
                        <wps:cNvPr id="46" name="Text Box 2"/>
                        <wps:cNvSpPr txBox="1">
                          <a:spLocks noChangeArrowheads="1"/>
                        </wps:cNvSpPr>
                        <wps:spPr bwMode="auto">
                          <a:xfrm>
                            <a:off x="381000" y="6083300"/>
                            <a:ext cx="5041900" cy="762000"/>
                          </a:xfrm>
                          <a:prstGeom prst="rect">
                            <a:avLst/>
                          </a:prstGeom>
                          <a:solidFill>
                            <a:srgbClr val="FFFFFF"/>
                          </a:solidFill>
                          <a:ln w="9525">
                            <a:solidFill>
                              <a:srgbClr val="000000"/>
                            </a:solidFill>
                            <a:miter lim="800000"/>
                            <a:headEnd/>
                            <a:tailEnd/>
                          </a:ln>
                        </wps:spPr>
                        <wps:txbx>
                          <w:txbxContent>
                            <w:p w14:paraId="33503ECD" w14:textId="60D087D9" w:rsidR="00304735" w:rsidRDefault="00304735">
                              <w:r>
                                <w:t>Fig X</w:t>
                              </w:r>
                            </w:p>
                          </w:txbxContent>
                        </wps:txbx>
                        <wps:bodyPr rot="0" vert="horz" wrap="square" lIns="91440" tIns="45720" rIns="91440" bIns="45720" anchor="t" anchorCtr="0">
                          <a:noAutofit/>
                        </wps:bodyPr>
                      </wps:wsp>
                    </wpg:wgp>
                  </a:graphicData>
                </a:graphic>
              </wp:anchor>
            </w:drawing>
          </mc:Choice>
          <mc:Fallback>
            <w:pict>
              <v:group w14:anchorId="6B5F23C3" id="Group 49" o:spid="_x0000_s1068" style="position:absolute;margin-left:208.55pt;margin-top:189.55pt;width:522pt;height:539pt;z-index:251682816" coordsize="66294,6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">
                <v:shape id="Picture 3" o:spid="_x0000_s1069" type="#_x0000_t75" alt="Diagram&#10;&#10;Description automatically generated" style="position:absolute;width:66294;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">
                  <v:imagedata r:id="rId22" o:title="Diagram&#10;&#10;Description automatically generated"/>
                </v:shape>
                <v:shape id="_x0000_s1070" type="#_x0000_t202" style="position:absolute;left:3810;top:60833;width:50419;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">
                  <v:textbox>
                    <w:txbxContent>
                      <w:p w14:paraId="33503ECD" w14:textId="60D087D9" w:rsidR="00304735" w:rsidRDefault="00304735">
                        <w:r>
                          <w:t>Fig X</w:t>
                        </w:r>
                      </w:p>
                    </w:txbxContent>
                  </v:textbox>
                </v:shape>
              </v:group>
            </w:pict>
          </mc:Fallback>
        </mc:AlternateContent>
      </w:r>
      <w:r w:rsidR="0006574A" w:rsidRPr="00AA6AB3">
        <w:rPr>
          <w:rFonts w:ascii="Arial" w:hAnsi="Arial" w:cs="Arial"/>
          <w:noProof/>
          <w:sz w:val="20"/>
          <w:szCs w:val="20"/>
        </w:rPr>
        <w:drawing>
          <wp:inline distT="0" distB="0" distL="0" distR="0" wp14:anchorId="18A6A731" wp14:editId="416878F4">
            <wp:extent cx="5943600" cy="5943600"/>
            <wp:effectExtent l="0" t="0" r="0"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3D8FD66" w14:textId="40D5B016" w:rsidR="00304735" w:rsidRDefault="00304735" w:rsidP="00AA6AB3">
      <w:pPr>
        <w:pStyle w:val="NormalWeb"/>
        <w:spacing w:before="180" w:beforeAutospacing="0" w:after="180" w:afterAutospacing="0" w:line="480" w:lineRule="auto"/>
        <w:rPr>
          <w:rFonts w:ascii="Arial" w:hAnsi="Arial" w:cs="Arial"/>
          <w:sz w:val="20"/>
          <w:szCs w:val="20"/>
        </w:rPr>
      </w:pPr>
    </w:p>
    <w:p w14:paraId="75E33DB9" w14:textId="0E4A966B" w:rsidR="00857E62" w:rsidRPr="00AA6AB3" w:rsidRDefault="00304735" w:rsidP="00AA6AB3">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 xml:space="preserve">95% confidence </w:t>
      </w:r>
      <w:r w:rsidRPr="00AA6AB3">
        <w:rPr>
          <w:rFonts w:ascii="Arial" w:hAnsi="Arial" w:cs="Arial"/>
          <w:sz w:val="20"/>
          <w:szCs w:val="20"/>
        </w:rPr>
        <w:t>ellipses</w:t>
      </w:r>
      <w:r w:rsidR="00857E62" w:rsidRPr="00AA6AB3">
        <w:rPr>
          <w:rFonts w:ascii="Arial" w:hAnsi="Arial" w:cs="Arial"/>
          <w:sz w:val="20"/>
          <w:szCs w:val="20"/>
        </w:rPr>
        <w:t xml:space="preserve"> for zoonotic</w:t>
      </w:r>
      <w:r>
        <w:rPr>
          <w:rFonts w:ascii="Arial" w:hAnsi="Arial" w:cs="Arial"/>
          <w:sz w:val="20"/>
          <w:szCs w:val="20"/>
        </w:rPr>
        <w:t xml:space="preserve"> and </w:t>
      </w:r>
      <w:r w:rsidR="002D2C53">
        <w:rPr>
          <w:rFonts w:ascii="Arial" w:hAnsi="Arial" w:cs="Arial"/>
          <w:sz w:val="20"/>
          <w:szCs w:val="20"/>
        </w:rPr>
        <w:t>anthroponotic</w:t>
      </w:r>
      <w:r w:rsidR="00857E62" w:rsidRPr="00AA6AB3">
        <w:rPr>
          <w:rFonts w:ascii="Arial" w:hAnsi="Arial" w:cs="Arial"/>
          <w:sz w:val="20"/>
          <w:szCs w:val="20"/>
        </w:rPr>
        <w:t xml:space="preserve"> cluster separately</w:t>
      </w:r>
      <w:r>
        <w:rPr>
          <w:rFonts w:ascii="Arial" w:hAnsi="Arial" w:cs="Arial"/>
          <w:sz w:val="20"/>
          <w:szCs w:val="20"/>
        </w:rPr>
        <w:t xml:space="preserve"> from not_</w:t>
      </w:r>
      <w:r w:rsidR="002D2C53">
        <w:rPr>
          <w:rFonts w:ascii="Arial" w:hAnsi="Arial" w:cs="Arial"/>
          <w:sz w:val="20"/>
          <w:szCs w:val="20"/>
        </w:rPr>
        <w:t>zoontoic,</w:t>
      </w:r>
      <w:r w:rsidR="00857E62" w:rsidRPr="00AA6AB3">
        <w:rPr>
          <w:rFonts w:ascii="Arial" w:hAnsi="Arial" w:cs="Arial"/>
          <w:sz w:val="20"/>
          <w:szCs w:val="20"/>
        </w:rPr>
        <w:t xml:space="preserve"> suggest pathological features differ</w:t>
      </w:r>
      <w:r>
        <w:rPr>
          <w:rFonts w:ascii="Arial" w:hAnsi="Arial" w:cs="Arial"/>
          <w:sz w:val="20"/>
          <w:szCs w:val="20"/>
        </w:rPr>
        <w:t xml:space="preserve">. Anthroponotic appears to be a distinct subset with the larger zoonotic ellipsis (fig </w:t>
      </w:r>
      <w:commentRangeStart w:id="50"/>
      <w:commentRangeStart w:id="51"/>
      <w:r>
        <w:rPr>
          <w:rFonts w:ascii="Arial" w:hAnsi="Arial" w:cs="Arial"/>
          <w:sz w:val="20"/>
          <w:szCs w:val="20"/>
        </w:rPr>
        <w:t>X</w:t>
      </w:r>
      <w:commentRangeEnd w:id="50"/>
      <w:r w:rsidR="00376E97">
        <w:rPr>
          <w:rStyle w:val="CommentReference"/>
          <w:rFonts w:asciiTheme="minorHAnsi" w:eastAsiaTheme="minorHAnsi" w:hAnsiTheme="minorHAnsi" w:cstheme="minorBidi"/>
        </w:rPr>
        <w:commentReference w:id="50"/>
      </w:r>
      <w:commentRangeEnd w:id="51"/>
      <w:r w:rsidR="00376E97">
        <w:rPr>
          <w:rStyle w:val="CommentReference"/>
          <w:rFonts w:asciiTheme="minorHAnsi" w:eastAsiaTheme="minorHAnsi" w:hAnsiTheme="minorHAnsi" w:cstheme="minorBidi"/>
        </w:rPr>
        <w:commentReference w:id="51"/>
      </w:r>
      <w:r>
        <w:rPr>
          <w:rFonts w:ascii="Arial" w:hAnsi="Arial" w:cs="Arial"/>
          <w:sz w:val="20"/>
          <w:szCs w:val="20"/>
        </w:rPr>
        <w:t>).</w:t>
      </w:r>
    </w:p>
    <w:p w14:paraId="6A897263" w14:textId="76A26F85" w:rsidR="00164ADF" w:rsidRPr="00AA6AB3" w:rsidRDefault="00164ADF" w:rsidP="00AA6AB3">
      <w:pPr>
        <w:pStyle w:val="NormalWeb"/>
        <w:spacing w:before="180" w:beforeAutospacing="0" w:after="180" w:afterAutospacing="0" w:line="480" w:lineRule="auto"/>
        <w:rPr>
          <w:rFonts w:ascii="Arial" w:hAnsi="Arial" w:cs="Arial"/>
          <w:sz w:val="20"/>
          <w:szCs w:val="20"/>
        </w:rPr>
      </w:pPr>
    </w:p>
    <w:p w14:paraId="1EA31840" w14:textId="40B47989" w:rsidR="00164ADF" w:rsidRPr="00AA6AB3" w:rsidRDefault="00164ADF" w:rsidP="00AA6AB3">
      <w:pPr>
        <w:pStyle w:val="NormalWeb"/>
        <w:spacing w:before="180" w:beforeAutospacing="0" w:after="180" w:afterAutospacing="0" w:line="480" w:lineRule="auto"/>
        <w:rPr>
          <w:rFonts w:ascii="Arial" w:hAnsi="Arial" w:cs="Arial"/>
          <w:sz w:val="20"/>
          <w:szCs w:val="20"/>
        </w:rPr>
      </w:pPr>
    </w:p>
    <w:p w14:paraId="16E71AA6" w14:textId="39FF05D6" w:rsidR="00164ADF" w:rsidRPr="00AA6AB3" w:rsidRDefault="006A5616" w:rsidP="00AA6AB3">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85888" behindDoc="0" locked="0" layoutInCell="1" allowOverlap="1" wp14:anchorId="35CB0D78" wp14:editId="3A8D483C">
                <wp:simplePos x="0" y="0"/>
                <wp:positionH relativeFrom="column">
                  <wp:posOffset>-361230</wp:posOffset>
                </wp:positionH>
                <wp:positionV relativeFrom="paragraph">
                  <wp:posOffset>467208</wp:posOffset>
                </wp:positionV>
                <wp:extent cx="7219666" cy="7328848"/>
                <wp:effectExtent l="0" t="0" r="0" b="24765"/>
                <wp:wrapTopAndBottom/>
                <wp:docPr id="48" name="Group 48"/>
                <wp:cNvGraphicFramePr/>
                <a:graphic xmlns:a="http://schemas.openxmlformats.org/drawingml/2006/main">
                  <a:graphicData uri="http://schemas.microsoft.com/office/word/2010/wordprocessingGroup">
                    <wpg:wgp>
                      <wpg:cNvGrpSpPr/>
                      <wpg:grpSpPr>
                        <a:xfrm>
                          <a:off x="0" y="0"/>
                          <a:ext cx="7219666" cy="7328848"/>
                          <a:chOff x="0" y="0"/>
                          <a:chExt cx="5943600" cy="6324600"/>
                        </a:xfrm>
                      </wpg:grpSpPr>
                      <pic:pic xmlns:pic="http://schemas.openxmlformats.org/drawingml/2006/picture">
                        <pic:nvPicPr>
                          <pic:cNvPr id="5" name="Picture 5" descr="Diagram, schematic&#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wps:wsp>
                        <wps:cNvPr id="47" name="Text Box 2"/>
                        <wps:cNvSpPr txBox="1">
                          <a:spLocks noChangeArrowheads="1"/>
                        </wps:cNvSpPr>
                        <wps:spPr bwMode="auto">
                          <a:xfrm>
                            <a:off x="127000" y="5880100"/>
                            <a:ext cx="5143500" cy="444500"/>
                          </a:xfrm>
                          <a:prstGeom prst="rect">
                            <a:avLst/>
                          </a:prstGeom>
                          <a:solidFill>
                            <a:srgbClr val="FFFFFF"/>
                          </a:solidFill>
                          <a:ln w="9525">
                            <a:solidFill>
                              <a:srgbClr val="000000"/>
                            </a:solidFill>
                            <a:miter lim="800000"/>
                            <a:headEnd/>
                            <a:tailEnd/>
                          </a:ln>
                        </wps:spPr>
                        <wps:txbx>
                          <w:txbxContent>
                            <w:p w14:paraId="1F358CF7" w14:textId="050B4853" w:rsidR="00304735" w:rsidRDefault="00304735">
                              <w:r>
                                <w:t>Fig X</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CB0D78" id="Group 48" o:spid="_x0000_s1071" style="position:absolute;margin-left:-28.45pt;margin-top:36.8pt;width:568.5pt;height:577.05pt;z-index:251685888;mso-width-relative:margin;mso-height-relative:margin" coordsize="59436,6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">
                <v:shape id="Picture 5" o:spid="_x0000_s1072" type="#_x0000_t75" alt="Diagram, schematic&#10;&#10;Description automatically generated"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">
                  <v:imagedata r:id="rId25" o:title="Diagram, schematic&#10;&#10;Description automatically generated"/>
                </v:shape>
                <v:shape id="_x0000_s1073" type="#_x0000_t202" style="position:absolute;left:1270;top:58801;width:51435;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">
                  <v:textbox>
                    <w:txbxContent>
                      <w:p w14:paraId="1F358CF7" w14:textId="050B4853" w:rsidR="00304735" w:rsidRDefault="00304735">
                        <w:r>
                          <w:t>Fig X</w:t>
                        </w:r>
                      </w:p>
                    </w:txbxContent>
                  </v:textbox>
                </v:shape>
                <w10:wrap type="topAndBottom"/>
              </v:group>
            </w:pict>
          </mc:Fallback>
        </mc:AlternateContent>
      </w:r>
    </w:p>
    <w:p w14:paraId="3BCDEF9A" w14:textId="35AFF2B6" w:rsidR="00164ADF" w:rsidRPr="00AA6AB3" w:rsidRDefault="00304735" w:rsidP="00AA6AB3">
      <w:pPr>
        <w:pStyle w:val="NormalWeb"/>
        <w:spacing w:before="180" w:beforeAutospacing="0" w:after="180" w:afterAutospacing="0" w:line="480" w:lineRule="auto"/>
        <w:rPr>
          <w:rFonts w:ascii="Arial" w:hAnsi="Arial" w:cs="Arial"/>
          <w:sz w:val="20"/>
          <w:szCs w:val="20"/>
        </w:rPr>
      </w:pPr>
      <w:r>
        <w:rPr>
          <w:rFonts w:ascii="Arial" w:hAnsi="Arial" w:cs="Arial"/>
          <w:sz w:val="20"/>
          <w:szCs w:val="20"/>
        </w:rPr>
        <w:lastRenderedPageBreak/>
        <w:t xml:space="preserve">The zoonotic ellipses for the </w:t>
      </w:r>
      <w:r w:rsidR="002D2C53">
        <w:rPr>
          <w:rFonts w:ascii="Arial" w:hAnsi="Arial" w:cs="Arial"/>
          <w:sz w:val="20"/>
          <w:szCs w:val="20"/>
        </w:rPr>
        <w:t>distinct</w:t>
      </w:r>
      <w:r>
        <w:rPr>
          <w:rFonts w:ascii="Arial" w:hAnsi="Arial" w:cs="Arial"/>
          <w:sz w:val="20"/>
          <w:szCs w:val="20"/>
        </w:rPr>
        <w:t xml:space="preserve"> virus MCA have the zoonotic ellipse as a smaller </w:t>
      </w:r>
      <w:r w:rsidR="002D2C53">
        <w:rPr>
          <w:rFonts w:ascii="Arial" w:hAnsi="Arial" w:cs="Arial"/>
          <w:sz w:val="20"/>
          <w:szCs w:val="20"/>
        </w:rPr>
        <w:t>ellipse</w:t>
      </w:r>
      <w:r>
        <w:rPr>
          <w:rFonts w:ascii="Arial" w:hAnsi="Arial" w:cs="Arial"/>
          <w:sz w:val="20"/>
          <w:szCs w:val="20"/>
        </w:rPr>
        <w:t xml:space="preserve"> within a larger ellipse for </w:t>
      </w:r>
      <w:r w:rsidR="002D2C53">
        <w:rPr>
          <w:rFonts w:ascii="Arial" w:hAnsi="Arial" w:cs="Arial"/>
          <w:sz w:val="20"/>
          <w:szCs w:val="20"/>
        </w:rPr>
        <w:t>not zoonotic. (</w:t>
      </w:r>
      <w:proofErr w:type="gramStart"/>
      <w:r>
        <w:rPr>
          <w:rFonts w:ascii="Arial" w:hAnsi="Arial" w:cs="Arial"/>
          <w:sz w:val="20"/>
          <w:szCs w:val="20"/>
        </w:rPr>
        <w:t>fir</w:t>
      </w:r>
      <w:proofErr w:type="gramEnd"/>
      <w:r>
        <w:rPr>
          <w:rFonts w:ascii="Arial" w:hAnsi="Arial" w:cs="Arial"/>
          <w:sz w:val="20"/>
          <w:szCs w:val="20"/>
        </w:rPr>
        <w:t xml:space="preserve"> </w:t>
      </w:r>
      <w:commentRangeStart w:id="52"/>
      <w:r>
        <w:rPr>
          <w:rFonts w:ascii="Arial" w:hAnsi="Arial" w:cs="Arial"/>
          <w:sz w:val="20"/>
          <w:szCs w:val="20"/>
        </w:rPr>
        <w:t>X</w:t>
      </w:r>
      <w:commentRangeEnd w:id="52"/>
      <w:r w:rsidR="00376E97">
        <w:rPr>
          <w:rStyle w:val="CommentReference"/>
          <w:rFonts w:asciiTheme="minorHAnsi" w:eastAsiaTheme="minorHAnsi" w:hAnsiTheme="minorHAnsi" w:cstheme="minorBidi"/>
        </w:rPr>
        <w:commentReference w:id="52"/>
      </w:r>
      <w:r>
        <w:rPr>
          <w:rFonts w:ascii="Arial" w:hAnsi="Arial" w:cs="Arial"/>
          <w:sz w:val="20"/>
          <w:szCs w:val="20"/>
        </w:rPr>
        <w:t>)</w:t>
      </w:r>
    </w:p>
    <w:p w14:paraId="66B2E063" w14:textId="300F43FE" w:rsidR="00304735" w:rsidRDefault="00304735" w:rsidP="00304735">
      <w:pPr>
        <w:pStyle w:val="NormalWeb"/>
        <w:spacing w:before="180" w:beforeAutospacing="0" w:after="180" w:afterAutospacing="0" w:line="480" w:lineRule="auto"/>
        <w:rPr>
          <w:rFonts w:ascii="Arial" w:hAnsi="Arial" w:cs="Arial"/>
          <w:b/>
          <w:bCs/>
          <w:sz w:val="22"/>
          <w:szCs w:val="22"/>
          <w:u w:val="single"/>
        </w:rPr>
      </w:pPr>
    </w:p>
    <w:p w14:paraId="65E5D6E3" w14:textId="0CCB97BA" w:rsidR="00304735" w:rsidRDefault="00304735" w:rsidP="00304735">
      <w:pPr>
        <w:pStyle w:val="NormalWeb"/>
        <w:spacing w:before="180" w:beforeAutospacing="0" w:after="180" w:afterAutospacing="0" w:line="480" w:lineRule="auto"/>
        <w:rPr>
          <w:rFonts w:ascii="Arial" w:hAnsi="Arial" w:cs="Arial"/>
          <w:b/>
          <w:bCs/>
          <w:sz w:val="22"/>
          <w:szCs w:val="22"/>
          <w:u w:val="single"/>
        </w:rPr>
      </w:pPr>
    </w:p>
    <w:p w14:paraId="798879CE" w14:textId="5DFEFE8C" w:rsidR="00304735" w:rsidDel="00FB227A" w:rsidRDefault="00304735" w:rsidP="00304735">
      <w:pPr>
        <w:pStyle w:val="NormalWeb"/>
        <w:spacing w:before="180" w:beforeAutospacing="0" w:after="180" w:afterAutospacing="0" w:line="480" w:lineRule="auto"/>
        <w:rPr>
          <w:del w:id="53" w:author="Jonathan Wilson" w:date="2022-10-20T18:24:00Z"/>
          <w:rFonts w:ascii="Arial" w:hAnsi="Arial" w:cs="Arial"/>
          <w:b/>
          <w:bCs/>
          <w:sz w:val="22"/>
          <w:szCs w:val="22"/>
          <w:u w:val="single"/>
        </w:rPr>
      </w:pPr>
    </w:p>
    <w:p w14:paraId="060B338E" w14:textId="77777777" w:rsidR="00B04025" w:rsidRDefault="00304735" w:rsidP="00B04025">
      <w:pPr>
        <w:pStyle w:val="NormalWeb"/>
        <w:spacing w:before="180" w:beforeAutospacing="0" w:after="180" w:afterAutospacing="0" w:line="480" w:lineRule="auto"/>
        <w:rPr>
          <w:rFonts w:ascii="Arial" w:hAnsi="Arial" w:cs="Arial"/>
          <w:b/>
          <w:bCs/>
          <w:sz w:val="22"/>
          <w:szCs w:val="22"/>
          <w:u w:val="single"/>
        </w:rPr>
      </w:pPr>
      <w:commentRangeStart w:id="54"/>
      <w:r w:rsidRPr="00DB752E">
        <w:rPr>
          <w:rFonts w:ascii="Arial" w:hAnsi="Arial" w:cs="Arial"/>
          <w:b/>
          <w:bCs/>
          <w:sz w:val="22"/>
          <w:szCs w:val="22"/>
          <w:u w:val="single"/>
        </w:rPr>
        <w:t xml:space="preserve">Discussion </w:t>
      </w:r>
      <w:commentRangeEnd w:id="54"/>
      <w:r w:rsidR="00376E97">
        <w:rPr>
          <w:rStyle w:val="CommentReference"/>
          <w:rFonts w:asciiTheme="minorHAnsi" w:eastAsiaTheme="minorHAnsi" w:hAnsiTheme="minorHAnsi" w:cstheme="minorBidi"/>
        </w:rPr>
        <w:commentReference w:id="54"/>
      </w:r>
    </w:p>
    <w:p w14:paraId="4E13E3E1" w14:textId="125B5FC0" w:rsidR="00B04025" w:rsidRPr="00B04025" w:rsidRDefault="00B04025" w:rsidP="00B04025">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 xml:space="preserve">The current study </w:t>
      </w:r>
      <w:r w:rsidR="002D2C53" w:rsidRPr="00B04025">
        <w:rPr>
          <w:rFonts w:ascii="Arial" w:hAnsi="Arial" w:cs="Arial"/>
          <w:sz w:val="20"/>
          <w:szCs w:val="20"/>
        </w:rPr>
        <w:t>analyzed</w:t>
      </w:r>
      <w:r w:rsidRPr="00B04025">
        <w:rPr>
          <w:rFonts w:ascii="Arial" w:hAnsi="Arial" w:cs="Arial"/>
          <w:sz w:val="20"/>
          <w:szCs w:val="20"/>
        </w:rPr>
        <w:t xml:space="preserve"> the results of a literature search for cross-species transmission events in RNA viruses and looked for trends in the pathological features associated with </w:t>
      </w:r>
      <w:r w:rsidR="002D2C53" w:rsidRPr="00B04025">
        <w:rPr>
          <w:rFonts w:ascii="Arial" w:hAnsi="Arial" w:cs="Arial"/>
          <w:sz w:val="20"/>
          <w:szCs w:val="20"/>
        </w:rPr>
        <w:t>these</w:t>
      </w:r>
      <w:r w:rsidRPr="00B04025">
        <w:rPr>
          <w:rFonts w:ascii="Arial" w:hAnsi="Arial" w:cs="Arial"/>
          <w:sz w:val="20"/>
          <w:szCs w:val="20"/>
        </w:rPr>
        <w:t xml:space="preserve"> infections. </w:t>
      </w:r>
    </w:p>
    <w:p w14:paraId="6C19FC23" w14:textId="73501932" w:rsidR="00B04025" w:rsidRPr="00B04025" w:rsidRDefault="00B04025" w:rsidP="00B04025">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 xml:space="preserve">64% of articles involved humans as either reservoir or spillover host highlighting the inherit human bias in cross species transmission research. Humans are in close proximity to spillover events involving them as reservoir or spillover hosts and can report symptoms </w:t>
      </w:r>
      <w:r w:rsidR="002D2C53" w:rsidRPr="00B04025">
        <w:rPr>
          <w:rFonts w:ascii="Arial" w:hAnsi="Arial" w:cs="Arial"/>
          <w:sz w:val="20"/>
          <w:szCs w:val="20"/>
        </w:rPr>
        <w:t>etc.</w:t>
      </w:r>
      <w:r w:rsidRPr="00B04025">
        <w:rPr>
          <w:rFonts w:ascii="Arial" w:hAnsi="Arial" w:cs="Arial"/>
          <w:sz w:val="20"/>
          <w:szCs w:val="20"/>
        </w:rPr>
        <w:t xml:space="preserve">, They also have a vested </w:t>
      </w:r>
      <w:r w:rsidR="002D2C53" w:rsidRPr="00B04025">
        <w:rPr>
          <w:rFonts w:ascii="Arial" w:hAnsi="Arial" w:cs="Arial"/>
          <w:sz w:val="20"/>
          <w:szCs w:val="20"/>
        </w:rPr>
        <w:t>interest</w:t>
      </w:r>
      <w:r w:rsidRPr="00B04025">
        <w:rPr>
          <w:rFonts w:ascii="Arial" w:hAnsi="Arial" w:cs="Arial"/>
          <w:sz w:val="20"/>
          <w:szCs w:val="20"/>
        </w:rPr>
        <w:t xml:space="preserve"> in research involving these diseases that affect them directly. This is reflected in the 4 most common viruses in the dataset; influenza A, rabies, hepatitis E and simian foamy virus which are all known to infect humans. In addition to cases involving humans themselves</w:t>
      </w:r>
      <w:ins w:id="55" w:author="Nicole LYNN Gottdenker" w:date="2022-10-19T15:51:00Z">
        <w:r w:rsidR="00376E97">
          <w:rPr>
            <w:rFonts w:ascii="Arial" w:hAnsi="Arial" w:cs="Arial"/>
            <w:sz w:val="20"/>
            <w:szCs w:val="20"/>
          </w:rPr>
          <w:t>,</w:t>
        </w:r>
      </w:ins>
      <w:r w:rsidRPr="00B04025">
        <w:rPr>
          <w:rFonts w:ascii="Arial" w:hAnsi="Arial" w:cs="Arial"/>
          <w:sz w:val="20"/>
          <w:szCs w:val="20"/>
        </w:rPr>
        <w:t xml:space="preserve"> 66% of records involved what would be considered a domestic species (either livestock or pet) as reservoir or spillover host, with only 8% of records involving neither humans nor domestic species. This demonstrates the inherent bias that exists in this type of data with either the proximity to these species resulting in reporting biases or the interest in surveillance of diseases in </w:t>
      </w:r>
      <w:r w:rsidR="002D2C53" w:rsidRPr="00B04025">
        <w:rPr>
          <w:rFonts w:ascii="Arial" w:hAnsi="Arial" w:cs="Arial"/>
          <w:sz w:val="20"/>
          <w:szCs w:val="20"/>
        </w:rPr>
        <w:t>these</w:t>
      </w:r>
      <w:r w:rsidRPr="00B04025">
        <w:rPr>
          <w:rFonts w:ascii="Arial" w:hAnsi="Arial" w:cs="Arial"/>
          <w:sz w:val="20"/>
          <w:szCs w:val="20"/>
        </w:rPr>
        <w:t xml:space="preserve"> species. </w:t>
      </w:r>
    </w:p>
    <w:p w14:paraId="3F060BD7" w14:textId="03E82B1A" w:rsidR="00B04025" w:rsidRPr="00DB752E" w:rsidRDefault="00B04025" w:rsidP="00B04025">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t>In addition to domesticated species</w:t>
      </w:r>
      <w:r w:rsidR="002D2C53">
        <w:rPr>
          <w:rFonts w:ascii="Arial" w:hAnsi="Arial" w:cs="Arial"/>
          <w:sz w:val="20"/>
          <w:szCs w:val="20"/>
        </w:rPr>
        <w:t>,</w:t>
      </w:r>
      <w:r w:rsidRPr="00DB752E">
        <w:rPr>
          <w:rFonts w:ascii="Arial" w:hAnsi="Arial" w:cs="Arial"/>
          <w:sz w:val="20"/>
          <w:szCs w:val="20"/>
        </w:rPr>
        <w:t xml:space="preserve"> whereby contact is likely an important facto</w:t>
      </w:r>
      <w:r w:rsidR="002D2C53">
        <w:rPr>
          <w:rFonts w:ascii="Arial" w:hAnsi="Arial" w:cs="Arial"/>
          <w:sz w:val="20"/>
          <w:szCs w:val="20"/>
        </w:rPr>
        <w:t>r,</w:t>
      </w:r>
      <w:r w:rsidRPr="00DB752E">
        <w:rPr>
          <w:rFonts w:ascii="Arial" w:hAnsi="Arial" w:cs="Arial"/>
          <w:sz w:val="20"/>
          <w:szCs w:val="20"/>
        </w:rPr>
        <w:t xml:space="preserve"> the other major group of species with which humans exchanged viruses are primates. This is likely due to lower barriers to cross species transmission in this case due to phylogenetic relatedness (ref)</w:t>
      </w:r>
    </w:p>
    <w:p w14:paraId="3C9E2F9F" w14:textId="69423DED" w:rsidR="00304735" w:rsidRPr="00B04025" w:rsidRDefault="00B04025" w:rsidP="00304735">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t xml:space="preserve">The association between anthroponosis, those cases of virus transmission from human to other species and respiratory pathology may have to do with human </w:t>
      </w:r>
      <w:r w:rsidR="002D2C53" w:rsidRPr="00DB752E">
        <w:rPr>
          <w:rFonts w:ascii="Arial" w:hAnsi="Arial" w:cs="Arial"/>
          <w:sz w:val="20"/>
          <w:szCs w:val="20"/>
        </w:rPr>
        <w:t>behaviors</w:t>
      </w:r>
      <w:r w:rsidRPr="00DB752E">
        <w:rPr>
          <w:rFonts w:ascii="Arial" w:hAnsi="Arial" w:cs="Arial"/>
          <w:sz w:val="20"/>
          <w:szCs w:val="20"/>
        </w:rPr>
        <w:t xml:space="preserve">. Respiratory pathology is generally caused by viruses with a respiratory droplet mode of transmission. Other methods of </w:t>
      </w:r>
      <w:r w:rsidR="002D2C53" w:rsidRPr="00DB752E">
        <w:rPr>
          <w:rFonts w:ascii="Arial" w:hAnsi="Arial" w:cs="Arial"/>
          <w:sz w:val="20"/>
          <w:szCs w:val="20"/>
        </w:rPr>
        <w:t>transmission</w:t>
      </w:r>
      <w:r w:rsidRPr="00DB752E">
        <w:rPr>
          <w:rFonts w:ascii="Arial" w:hAnsi="Arial" w:cs="Arial"/>
          <w:sz w:val="20"/>
          <w:szCs w:val="20"/>
        </w:rPr>
        <w:t xml:space="preserve"> less likely from humans due to human </w:t>
      </w:r>
      <w:r w:rsidR="002D2C53" w:rsidRPr="00DB752E">
        <w:rPr>
          <w:rFonts w:ascii="Arial" w:hAnsi="Arial" w:cs="Arial"/>
          <w:sz w:val="20"/>
          <w:szCs w:val="20"/>
        </w:rPr>
        <w:t>behaviors</w:t>
      </w:r>
      <w:r w:rsidRPr="00DB752E">
        <w:rPr>
          <w:rFonts w:ascii="Arial" w:hAnsi="Arial" w:cs="Arial"/>
          <w:sz w:val="20"/>
          <w:szCs w:val="20"/>
        </w:rPr>
        <w:t xml:space="preserve"> related to hygiene reducing the risk of faeco-oral transmitted </w:t>
      </w:r>
      <w:r w:rsidRPr="00DB752E">
        <w:rPr>
          <w:rFonts w:ascii="Arial" w:hAnsi="Arial" w:cs="Arial"/>
          <w:sz w:val="20"/>
          <w:szCs w:val="20"/>
        </w:rPr>
        <w:lastRenderedPageBreak/>
        <w:t>pathogens and those transmitted by direct contact. (</w:t>
      </w:r>
      <w:r w:rsidR="002D2C53" w:rsidRPr="00DB752E">
        <w:rPr>
          <w:rFonts w:ascii="Arial" w:hAnsi="Arial" w:cs="Arial"/>
          <w:sz w:val="20"/>
          <w:szCs w:val="20"/>
        </w:rPr>
        <w:t>Is</w:t>
      </w:r>
      <w:r w:rsidRPr="00DB752E">
        <w:rPr>
          <w:rFonts w:ascii="Arial" w:hAnsi="Arial" w:cs="Arial"/>
          <w:sz w:val="20"/>
          <w:szCs w:val="20"/>
        </w:rPr>
        <w:t xml:space="preserve"> there a reference for this) This was reflected in </w:t>
      </w:r>
      <w:r w:rsidR="002D2C53">
        <w:rPr>
          <w:rFonts w:ascii="Arial" w:hAnsi="Arial" w:cs="Arial"/>
          <w:sz w:val="20"/>
          <w:szCs w:val="20"/>
        </w:rPr>
        <w:t xml:space="preserve">the </w:t>
      </w:r>
      <w:r w:rsidRPr="00DB752E">
        <w:rPr>
          <w:rFonts w:ascii="Arial" w:hAnsi="Arial" w:cs="Arial"/>
          <w:sz w:val="20"/>
          <w:szCs w:val="20"/>
        </w:rPr>
        <w:t xml:space="preserve">MCA where zoonosis and </w:t>
      </w:r>
      <w:r w:rsidR="002D2C53">
        <w:rPr>
          <w:rFonts w:ascii="Arial" w:hAnsi="Arial" w:cs="Arial"/>
          <w:sz w:val="20"/>
          <w:szCs w:val="20"/>
        </w:rPr>
        <w:t>anthroponosis</w:t>
      </w:r>
      <w:r w:rsidRPr="00DB752E">
        <w:rPr>
          <w:rFonts w:ascii="Arial" w:hAnsi="Arial" w:cs="Arial"/>
          <w:sz w:val="20"/>
          <w:szCs w:val="20"/>
        </w:rPr>
        <w:t xml:space="preserve"> formed a subset within a larger more </w:t>
      </w:r>
      <w:r w:rsidR="002D2C53" w:rsidRPr="00DB752E">
        <w:rPr>
          <w:rFonts w:ascii="Arial" w:hAnsi="Arial" w:cs="Arial"/>
          <w:sz w:val="20"/>
          <w:szCs w:val="20"/>
        </w:rPr>
        <w:t>variable</w:t>
      </w:r>
      <w:r w:rsidRPr="00DB752E">
        <w:rPr>
          <w:rFonts w:ascii="Arial" w:hAnsi="Arial" w:cs="Arial"/>
          <w:sz w:val="20"/>
          <w:szCs w:val="20"/>
        </w:rPr>
        <w:t xml:space="preserve"> group containing cross species events not </w:t>
      </w:r>
      <w:r w:rsidR="002D2C53" w:rsidRPr="00DB752E">
        <w:rPr>
          <w:rFonts w:ascii="Arial" w:hAnsi="Arial" w:cs="Arial"/>
          <w:sz w:val="20"/>
          <w:szCs w:val="20"/>
        </w:rPr>
        <w:t>involving</w:t>
      </w:r>
      <w:r w:rsidRPr="00DB752E">
        <w:rPr>
          <w:rFonts w:ascii="Arial" w:hAnsi="Arial" w:cs="Arial"/>
          <w:sz w:val="20"/>
          <w:szCs w:val="20"/>
        </w:rPr>
        <w:t xml:space="preserve"> humans. This may also reflect a narrower range of pathologies.</w:t>
      </w:r>
      <w:r w:rsidRPr="00B04025">
        <w:rPr>
          <w:rFonts w:ascii="Arial" w:hAnsi="Arial" w:cs="Arial"/>
          <w:sz w:val="20"/>
          <w:szCs w:val="20"/>
        </w:rPr>
        <w:t xml:space="preserve"> The occurrence of the </w:t>
      </w:r>
      <w:r w:rsidR="002D2C53" w:rsidRPr="00B04025">
        <w:rPr>
          <w:rFonts w:ascii="Arial" w:hAnsi="Arial" w:cs="Arial"/>
          <w:sz w:val="20"/>
          <w:szCs w:val="20"/>
        </w:rPr>
        <w:t>anthroponotic</w:t>
      </w:r>
      <w:r w:rsidRPr="00B04025">
        <w:rPr>
          <w:rFonts w:ascii="Arial" w:hAnsi="Arial" w:cs="Arial"/>
          <w:sz w:val="20"/>
          <w:szCs w:val="20"/>
        </w:rPr>
        <w:t xml:space="preserve"> ellipsis as a smaller ellipsis as a smaller ellipsis with the zoonotic ellipsis in the MCA for the individual host MCA and the zoonotic ellipsis </w:t>
      </w:r>
      <w:r w:rsidR="002D2C53" w:rsidRPr="00B04025">
        <w:rPr>
          <w:rFonts w:ascii="Arial" w:hAnsi="Arial" w:cs="Arial"/>
          <w:sz w:val="20"/>
          <w:szCs w:val="20"/>
        </w:rPr>
        <w:t>as a</w:t>
      </w:r>
      <w:r w:rsidRPr="00B04025">
        <w:rPr>
          <w:rFonts w:ascii="Arial" w:hAnsi="Arial" w:cs="Arial"/>
          <w:sz w:val="20"/>
          <w:szCs w:val="20"/>
        </w:rPr>
        <w:t xml:space="preserve"> smaller ellipsis </w:t>
      </w:r>
      <w:r w:rsidR="002D2C53" w:rsidRPr="00B04025">
        <w:rPr>
          <w:rFonts w:ascii="Arial" w:hAnsi="Arial" w:cs="Arial"/>
          <w:sz w:val="20"/>
          <w:szCs w:val="20"/>
        </w:rPr>
        <w:t>as a</w:t>
      </w:r>
      <w:r w:rsidRPr="00B04025">
        <w:rPr>
          <w:rFonts w:ascii="Arial" w:hAnsi="Arial" w:cs="Arial"/>
          <w:sz w:val="20"/>
          <w:szCs w:val="20"/>
        </w:rPr>
        <w:t xml:space="preserve"> smaller ellipsis with a larger not zoonotic in the </w:t>
      </w:r>
      <w:r w:rsidR="002D2C53" w:rsidRPr="00B04025">
        <w:rPr>
          <w:rFonts w:ascii="Arial" w:hAnsi="Arial" w:cs="Arial"/>
          <w:sz w:val="20"/>
          <w:szCs w:val="20"/>
        </w:rPr>
        <w:t>distinct</w:t>
      </w:r>
      <w:r w:rsidRPr="00B04025">
        <w:rPr>
          <w:rFonts w:ascii="Arial" w:hAnsi="Arial" w:cs="Arial"/>
          <w:sz w:val="20"/>
          <w:szCs w:val="20"/>
        </w:rPr>
        <w:t xml:space="preserve"> virus MCA seems to reflect this. </w:t>
      </w:r>
    </w:p>
    <w:p w14:paraId="7D5B5F1A" w14:textId="61F93AEA" w:rsidR="00B04025" w:rsidRPr="00C67E1D" w:rsidRDefault="00B04025" w:rsidP="00B04025">
      <w:pPr>
        <w:pStyle w:val="NormalWeb"/>
        <w:spacing w:before="180" w:beforeAutospacing="0" w:after="180" w:afterAutospacing="0" w:line="480" w:lineRule="auto"/>
        <w:rPr>
          <w:rFonts w:ascii="Arial" w:hAnsi="Arial" w:cs="Arial"/>
          <w:sz w:val="20"/>
          <w:szCs w:val="20"/>
        </w:rPr>
      </w:pPr>
      <w:proofErr w:type="gramStart"/>
      <w:r w:rsidRPr="00DB752E">
        <w:rPr>
          <w:rFonts w:ascii="Arial" w:hAnsi="Arial" w:cs="Arial"/>
          <w:sz w:val="20"/>
          <w:szCs w:val="20"/>
        </w:rPr>
        <w:t xml:space="preserve">With the exception </w:t>
      </w:r>
      <w:r w:rsidR="002D2C53" w:rsidRPr="00DB752E">
        <w:rPr>
          <w:rFonts w:ascii="Arial" w:hAnsi="Arial" w:cs="Arial"/>
          <w:sz w:val="20"/>
          <w:szCs w:val="20"/>
        </w:rPr>
        <w:t>of</w:t>
      </w:r>
      <w:proofErr w:type="gramEnd"/>
      <w:r w:rsidRPr="00DB752E">
        <w:rPr>
          <w:rFonts w:ascii="Arial" w:hAnsi="Arial" w:cs="Arial"/>
          <w:sz w:val="20"/>
          <w:szCs w:val="20"/>
        </w:rPr>
        <w:t xml:space="preserve"> influenza, respiratory tropic viruses tended to be transmitted between more closely related species. </w:t>
      </w:r>
      <w:r w:rsidR="002D2C53" w:rsidRPr="00DB752E">
        <w:rPr>
          <w:rFonts w:ascii="Arial" w:hAnsi="Arial" w:cs="Arial"/>
          <w:sz w:val="20"/>
          <w:szCs w:val="20"/>
        </w:rPr>
        <w:t>Do</w:t>
      </w:r>
      <w:r w:rsidRPr="00DB752E">
        <w:rPr>
          <w:rFonts w:ascii="Arial" w:hAnsi="Arial" w:cs="Arial"/>
          <w:sz w:val="20"/>
          <w:szCs w:val="20"/>
        </w:rPr>
        <w:t xml:space="preserve"> high barriers to infection due to mucosal immunity require more conserved </w:t>
      </w:r>
      <w:r w:rsidR="002D2C53" w:rsidRPr="00DB752E">
        <w:rPr>
          <w:rFonts w:ascii="Arial" w:hAnsi="Arial" w:cs="Arial"/>
          <w:sz w:val="20"/>
          <w:szCs w:val="20"/>
        </w:rPr>
        <w:t>receptors</w:t>
      </w:r>
      <w:r w:rsidRPr="00DB752E">
        <w:rPr>
          <w:rFonts w:ascii="Arial" w:hAnsi="Arial" w:cs="Arial"/>
          <w:sz w:val="20"/>
          <w:szCs w:val="20"/>
        </w:rPr>
        <w:t xml:space="preserve"> </w:t>
      </w:r>
      <w:r w:rsidR="002D2C53" w:rsidRPr="00DB752E">
        <w:rPr>
          <w:rFonts w:ascii="Arial" w:hAnsi="Arial" w:cs="Arial"/>
          <w:sz w:val="20"/>
          <w:szCs w:val="20"/>
        </w:rPr>
        <w:t>i.e.,</w:t>
      </w:r>
      <w:r w:rsidRPr="00DB752E">
        <w:rPr>
          <w:rFonts w:ascii="Arial" w:hAnsi="Arial" w:cs="Arial"/>
          <w:sz w:val="20"/>
          <w:szCs w:val="20"/>
        </w:rPr>
        <w:t xml:space="preserve"> between more related species</w:t>
      </w:r>
      <w:r w:rsidR="00C67E1D">
        <w:rPr>
          <w:rFonts w:ascii="Arial" w:hAnsi="Arial" w:cs="Arial"/>
          <w:sz w:val="20"/>
          <w:szCs w:val="20"/>
        </w:rPr>
        <w:t>. (</w:t>
      </w:r>
      <w:proofErr w:type="gramStart"/>
      <w:r w:rsidR="00C67E1D">
        <w:rPr>
          <w:rFonts w:ascii="Arial" w:hAnsi="Arial" w:cs="Arial"/>
          <w:sz w:val="20"/>
          <w:szCs w:val="20"/>
        </w:rPr>
        <w:t>look</w:t>
      </w:r>
      <w:proofErr w:type="gramEnd"/>
      <w:r w:rsidR="00C67E1D">
        <w:rPr>
          <w:rFonts w:ascii="Arial" w:hAnsi="Arial" w:cs="Arial"/>
          <w:sz w:val="20"/>
          <w:szCs w:val="20"/>
        </w:rPr>
        <w:t xml:space="preserve"> for lit for this)</w:t>
      </w:r>
    </w:p>
    <w:p w14:paraId="2D5B6768" w14:textId="1C6F3970" w:rsidR="00B04025" w:rsidRPr="00C67E1D" w:rsidRDefault="00B04025" w:rsidP="00B04025">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t xml:space="preserve">The percentage of unknowns for pathological data increased the more </w:t>
      </w:r>
      <w:r w:rsidR="002D2C53" w:rsidRPr="00C67E1D">
        <w:rPr>
          <w:rFonts w:ascii="Arial" w:hAnsi="Arial" w:cs="Arial"/>
          <w:sz w:val="20"/>
          <w:szCs w:val="20"/>
        </w:rPr>
        <w:t>microscopic</w:t>
      </w:r>
      <w:r w:rsidRPr="00C67E1D">
        <w:rPr>
          <w:rFonts w:ascii="Arial" w:hAnsi="Arial" w:cs="Arial"/>
          <w:sz w:val="20"/>
          <w:szCs w:val="20"/>
        </w:rPr>
        <w:t xml:space="preserve"> the level of the </w:t>
      </w:r>
      <w:r w:rsidR="002D2C53" w:rsidRPr="00C67E1D">
        <w:rPr>
          <w:rFonts w:ascii="Arial" w:hAnsi="Arial" w:cs="Arial"/>
          <w:sz w:val="20"/>
          <w:szCs w:val="20"/>
        </w:rPr>
        <w:t>pathological</w:t>
      </w:r>
      <w:r w:rsidRPr="00C67E1D">
        <w:rPr>
          <w:rFonts w:ascii="Arial" w:hAnsi="Arial" w:cs="Arial"/>
          <w:sz w:val="20"/>
          <w:szCs w:val="20"/>
        </w:rPr>
        <w:t xml:space="preserve"> </w:t>
      </w:r>
      <w:commentRangeStart w:id="56"/>
      <w:r w:rsidRPr="00C67E1D">
        <w:rPr>
          <w:rFonts w:ascii="Arial" w:hAnsi="Arial" w:cs="Arial"/>
          <w:sz w:val="20"/>
          <w:szCs w:val="20"/>
        </w:rPr>
        <w:t>variable</w:t>
      </w:r>
      <w:r w:rsidR="00C67E1D" w:rsidRPr="00C67E1D">
        <w:rPr>
          <w:rFonts w:ascii="Arial" w:hAnsi="Arial" w:cs="Arial"/>
          <w:sz w:val="20"/>
          <w:szCs w:val="20"/>
        </w:rPr>
        <w:t>,</w:t>
      </w:r>
      <w:r w:rsidRPr="00C67E1D">
        <w:rPr>
          <w:rFonts w:ascii="Arial" w:hAnsi="Arial" w:cs="Arial"/>
          <w:sz w:val="20"/>
          <w:szCs w:val="20"/>
        </w:rPr>
        <w:t xml:space="preserve"> with cellular receptors being the most unknown. While many of</w:t>
      </w:r>
      <w:r w:rsidRPr="00DB752E">
        <w:rPr>
          <w:rFonts w:ascii="Arial" w:hAnsi="Arial" w:cs="Arial"/>
          <w:sz w:val="20"/>
          <w:szCs w:val="20"/>
        </w:rPr>
        <w:t xml:space="preserve"> the cellular receptors for viral entry in the host are unknown, equally many of the recorded receptors are putative or just one piece of </w:t>
      </w:r>
      <w:r w:rsidR="002D2C53" w:rsidRPr="00DB752E">
        <w:rPr>
          <w:rFonts w:ascii="Arial" w:hAnsi="Arial" w:cs="Arial"/>
          <w:sz w:val="20"/>
          <w:szCs w:val="20"/>
        </w:rPr>
        <w:t>the cellular</w:t>
      </w:r>
      <w:r w:rsidRPr="00DB752E">
        <w:rPr>
          <w:rFonts w:ascii="Arial" w:hAnsi="Arial" w:cs="Arial"/>
          <w:sz w:val="20"/>
          <w:szCs w:val="20"/>
        </w:rPr>
        <w:t xml:space="preserve"> </w:t>
      </w:r>
      <w:r w:rsidR="002D2C53" w:rsidRPr="00DB752E">
        <w:rPr>
          <w:rFonts w:ascii="Arial" w:hAnsi="Arial" w:cs="Arial"/>
          <w:sz w:val="20"/>
          <w:szCs w:val="20"/>
        </w:rPr>
        <w:t>attachment</w:t>
      </w:r>
      <w:r w:rsidRPr="00DB752E">
        <w:rPr>
          <w:rFonts w:ascii="Arial" w:hAnsi="Arial" w:cs="Arial"/>
          <w:sz w:val="20"/>
          <w:szCs w:val="20"/>
        </w:rPr>
        <w:t xml:space="preserve"> and entry puzzle making this difficult to </w:t>
      </w:r>
      <w:r w:rsidR="002D2C53" w:rsidRPr="00DB752E">
        <w:rPr>
          <w:rFonts w:ascii="Arial" w:hAnsi="Arial" w:cs="Arial"/>
          <w:sz w:val="20"/>
          <w:szCs w:val="20"/>
        </w:rPr>
        <w:t>analyze</w:t>
      </w:r>
      <w:r w:rsidRPr="00DB752E">
        <w:rPr>
          <w:rFonts w:ascii="Arial" w:hAnsi="Arial" w:cs="Arial"/>
          <w:sz w:val="20"/>
          <w:szCs w:val="20"/>
        </w:rPr>
        <w:t>. Although some basic types of receptors did occur regularly in integrins and HSPGS</w:t>
      </w:r>
      <w:commentRangeEnd w:id="56"/>
      <w:r w:rsidR="00376E97">
        <w:rPr>
          <w:rStyle w:val="CommentReference"/>
          <w:rFonts w:asciiTheme="minorHAnsi" w:eastAsiaTheme="minorHAnsi" w:hAnsiTheme="minorHAnsi" w:cstheme="minorBidi"/>
        </w:rPr>
        <w:commentReference w:id="56"/>
      </w:r>
      <w:r w:rsidRPr="00DB752E">
        <w:rPr>
          <w:rFonts w:ascii="Arial" w:hAnsi="Arial" w:cs="Arial"/>
          <w:sz w:val="20"/>
          <w:szCs w:val="20"/>
        </w:rPr>
        <w:t xml:space="preserve">. The current absence of </w:t>
      </w:r>
      <w:r w:rsidR="002D2C53" w:rsidRPr="00DB752E">
        <w:rPr>
          <w:rFonts w:ascii="Arial" w:hAnsi="Arial" w:cs="Arial"/>
          <w:sz w:val="20"/>
          <w:szCs w:val="20"/>
        </w:rPr>
        <w:t>high-quality</w:t>
      </w:r>
      <w:r w:rsidRPr="00DB752E">
        <w:rPr>
          <w:rFonts w:ascii="Arial" w:hAnsi="Arial" w:cs="Arial"/>
          <w:sz w:val="20"/>
          <w:szCs w:val="20"/>
        </w:rPr>
        <w:t xml:space="preserve"> data makes this area difficult to further </w:t>
      </w:r>
      <w:r w:rsidR="002D2C53" w:rsidRPr="00DB752E">
        <w:rPr>
          <w:rFonts w:ascii="Arial" w:hAnsi="Arial" w:cs="Arial"/>
          <w:sz w:val="20"/>
          <w:szCs w:val="20"/>
        </w:rPr>
        <w:t>analyze</w:t>
      </w:r>
      <w:r w:rsidRPr="00DB752E">
        <w:rPr>
          <w:rFonts w:ascii="Arial" w:hAnsi="Arial" w:cs="Arial"/>
          <w:sz w:val="20"/>
          <w:szCs w:val="20"/>
        </w:rPr>
        <w:t xml:space="preserve"> and calls for more collaboration and focused efforts amongst the scientific community to identify receptors which may be indicative of spillover risk. </w:t>
      </w:r>
    </w:p>
    <w:p w14:paraId="42E7C9CE" w14:textId="2DB4CB04" w:rsidR="00B04025" w:rsidRPr="00C67E1D" w:rsidRDefault="00B04025" w:rsidP="00B04025">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Those</w:t>
      </w:r>
      <w:r w:rsidR="00C67E1D">
        <w:rPr>
          <w:rFonts w:ascii="Arial" w:hAnsi="Arial" w:cs="Arial"/>
          <w:sz w:val="20"/>
          <w:szCs w:val="20"/>
        </w:rPr>
        <w:t xml:space="preserve"> </w:t>
      </w:r>
      <w:commentRangeStart w:id="57"/>
      <w:commentRangeStart w:id="58"/>
      <w:r w:rsidR="00C67E1D">
        <w:rPr>
          <w:rFonts w:ascii="Arial" w:hAnsi="Arial" w:cs="Arial"/>
          <w:sz w:val="20"/>
          <w:szCs w:val="20"/>
        </w:rPr>
        <w:t>viruses</w:t>
      </w:r>
      <w:r w:rsidRPr="00AA6AB3">
        <w:rPr>
          <w:rFonts w:ascii="Arial" w:hAnsi="Arial" w:cs="Arial"/>
          <w:sz w:val="20"/>
          <w:szCs w:val="20"/>
        </w:rPr>
        <w:t xml:space="preserve"> with primary neuronal tropism </w:t>
      </w:r>
      <w:r w:rsidR="00C67E1D">
        <w:rPr>
          <w:rFonts w:ascii="Arial" w:hAnsi="Arial" w:cs="Arial"/>
          <w:sz w:val="20"/>
          <w:szCs w:val="20"/>
        </w:rPr>
        <w:t xml:space="preserve">are </w:t>
      </w:r>
      <w:r w:rsidRPr="00AA6AB3">
        <w:rPr>
          <w:rFonts w:ascii="Arial" w:hAnsi="Arial" w:cs="Arial"/>
          <w:sz w:val="20"/>
          <w:szCs w:val="20"/>
        </w:rPr>
        <w:t xml:space="preserve">known </w:t>
      </w:r>
      <w:r w:rsidR="00C67E1D">
        <w:rPr>
          <w:rFonts w:ascii="Arial" w:hAnsi="Arial" w:cs="Arial"/>
          <w:sz w:val="20"/>
          <w:szCs w:val="20"/>
        </w:rPr>
        <w:t xml:space="preserve">to have a </w:t>
      </w:r>
      <w:r w:rsidRPr="00AA6AB3">
        <w:rPr>
          <w:rFonts w:ascii="Arial" w:hAnsi="Arial" w:cs="Arial"/>
          <w:sz w:val="20"/>
          <w:szCs w:val="20"/>
        </w:rPr>
        <w:t xml:space="preserve">broad host range. </w:t>
      </w:r>
      <w:r w:rsidR="00A83448">
        <w:rPr>
          <w:rFonts w:ascii="Arial" w:hAnsi="Arial" w:cs="Arial"/>
          <w:sz w:val="20"/>
          <w:szCs w:val="20"/>
        </w:rPr>
        <w:t xml:space="preserve">The receptor for rabies virus and possibly other lyssa viruses </w:t>
      </w:r>
      <w:r w:rsidR="00C67E1D">
        <w:rPr>
          <w:rFonts w:ascii="Arial" w:hAnsi="Arial" w:cs="Arial"/>
          <w:sz w:val="20"/>
          <w:szCs w:val="20"/>
        </w:rPr>
        <w:t xml:space="preserve">is </w:t>
      </w:r>
      <w:r w:rsidR="00A83448">
        <w:rPr>
          <w:rFonts w:ascii="Arial" w:hAnsi="Arial" w:cs="Arial"/>
          <w:sz w:val="20"/>
          <w:szCs w:val="20"/>
        </w:rPr>
        <w:t xml:space="preserve">the nicotinic acetylcholine receptor </w:t>
      </w:r>
      <w:r w:rsidR="00C67E1D">
        <w:rPr>
          <w:rFonts w:ascii="Arial" w:hAnsi="Arial" w:cs="Arial"/>
          <w:sz w:val="20"/>
          <w:szCs w:val="20"/>
        </w:rPr>
        <w:t xml:space="preserve">which </w:t>
      </w:r>
      <w:r w:rsidR="00A83448">
        <w:rPr>
          <w:rFonts w:ascii="Arial" w:hAnsi="Arial" w:cs="Arial"/>
          <w:sz w:val="20"/>
          <w:szCs w:val="20"/>
        </w:rPr>
        <w:t xml:space="preserve">is widely conserved between mammalian </w:t>
      </w:r>
      <w:r w:rsidR="00A83448" w:rsidRPr="00A83448">
        <w:rPr>
          <w:rFonts w:ascii="Arial" w:hAnsi="Arial" w:cs="Arial"/>
          <w:sz w:val="20"/>
          <w:szCs w:val="20"/>
        </w:rPr>
        <w:t>species</w:t>
      </w:r>
      <w:r w:rsidRPr="00A83448">
        <w:rPr>
          <w:rFonts w:ascii="Arial" w:hAnsi="Arial" w:cs="Arial"/>
          <w:sz w:val="20"/>
          <w:szCs w:val="20"/>
        </w:rPr>
        <w:t>.</w: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 </w:instrTex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EN.CITE.DATA </w:instrText>
      </w:r>
      <w:r w:rsidRPr="00A83448">
        <w:rPr>
          <w:rFonts w:ascii="Arial" w:hAnsi="Arial" w:cs="Arial"/>
          <w:sz w:val="20"/>
          <w:szCs w:val="20"/>
        </w:rPr>
      </w:r>
      <w:r w:rsidRPr="00A83448">
        <w:rPr>
          <w:rFonts w:ascii="Arial" w:hAnsi="Arial" w:cs="Arial"/>
          <w:sz w:val="20"/>
          <w:szCs w:val="20"/>
        </w:rPr>
        <w:fldChar w:fldCharType="end"/>
      </w:r>
      <w:r w:rsidRPr="00A83448">
        <w:rPr>
          <w:rFonts w:ascii="Arial" w:hAnsi="Arial" w:cs="Arial"/>
          <w:sz w:val="20"/>
          <w:szCs w:val="20"/>
        </w:rPr>
      </w:r>
      <w:r w:rsidRPr="00A83448">
        <w:rPr>
          <w:rFonts w:ascii="Arial" w:hAnsi="Arial" w:cs="Arial"/>
          <w:sz w:val="20"/>
          <w:szCs w:val="20"/>
        </w:rPr>
        <w:fldChar w:fldCharType="separate"/>
      </w:r>
      <w:r w:rsidRPr="00A83448">
        <w:rPr>
          <w:rFonts w:ascii="Arial" w:hAnsi="Arial" w:cs="Arial"/>
          <w:sz w:val="20"/>
          <w:szCs w:val="20"/>
        </w:rPr>
        <w:t>(Le Novere and Changeux 1995, Gotti and Clementi 2004)</w:t>
      </w:r>
      <w:r w:rsidRPr="00A83448">
        <w:rPr>
          <w:rFonts w:ascii="Arial" w:hAnsi="Arial" w:cs="Arial"/>
          <w:sz w:val="20"/>
          <w:szCs w:val="20"/>
        </w:rPr>
        <w:fldChar w:fldCharType="end"/>
      </w:r>
      <w:r w:rsidR="00A83448" w:rsidRPr="00A83448">
        <w:rPr>
          <w:rFonts w:ascii="Arial" w:hAnsi="Arial" w:cs="Arial"/>
          <w:sz w:val="20"/>
          <w:szCs w:val="20"/>
        </w:rPr>
        <w:t xml:space="preserve"> This fe</w:t>
      </w:r>
      <w:r w:rsidR="00A83448" w:rsidRPr="00C67E1D">
        <w:rPr>
          <w:rFonts w:ascii="Arial" w:hAnsi="Arial" w:cs="Arial"/>
          <w:sz w:val="20"/>
          <w:szCs w:val="20"/>
        </w:rPr>
        <w:t xml:space="preserve">ature of the </w:t>
      </w:r>
      <w:r w:rsidR="002D2C53" w:rsidRPr="00C67E1D">
        <w:rPr>
          <w:rFonts w:ascii="Arial" w:hAnsi="Arial" w:cs="Arial"/>
          <w:sz w:val="20"/>
          <w:szCs w:val="20"/>
        </w:rPr>
        <w:t>pathogenesis</w:t>
      </w:r>
      <w:r w:rsidR="00A83448" w:rsidRPr="00C67E1D">
        <w:rPr>
          <w:rFonts w:ascii="Arial" w:hAnsi="Arial" w:cs="Arial"/>
          <w:sz w:val="20"/>
          <w:szCs w:val="20"/>
        </w:rPr>
        <w:t xml:space="preserve"> of this virus helps to explain its broad host range and ease of </w:t>
      </w:r>
      <w:r w:rsidR="002D2C53" w:rsidRPr="00C67E1D">
        <w:rPr>
          <w:rFonts w:ascii="Arial" w:hAnsi="Arial" w:cs="Arial"/>
          <w:sz w:val="20"/>
          <w:szCs w:val="20"/>
        </w:rPr>
        <w:t>transmission</w:t>
      </w:r>
      <w:r w:rsidR="00A83448" w:rsidRPr="00C67E1D">
        <w:rPr>
          <w:rFonts w:ascii="Arial" w:hAnsi="Arial" w:cs="Arial"/>
          <w:sz w:val="20"/>
          <w:szCs w:val="20"/>
        </w:rPr>
        <w:t xml:space="preserve"> into novel species.</w:t>
      </w:r>
      <w:commentRangeEnd w:id="57"/>
      <w:r w:rsidR="00A94849">
        <w:rPr>
          <w:rStyle w:val="CommentReference"/>
          <w:rFonts w:asciiTheme="minorHAnsi" w:eastAsiaTheme="minorHAnsi" w:hAnsiTheme="minorHAnsi" w:cstheme="minorBidi"/>
        </w:rPr>
        <w:commentReference w:id="57"/>
      </w:r>
      <w:commentRangeEnd w:id="58"/>
      <w:r w:rsidR="00A94849">
        <w:rPr>
          <w:rStyle w:val="CommentReference"/>
          <w:rFonts w:asciiTheme="minorHAnsi" w:eastAsiaTheme="minorHAnsi" w:hAnsiTheme="minorHAnsi" w:cstheme="minorBidi"/>
        </w:rPr>
        <w:commentReference w:id="58"/>
      </w:r>
    </w:p>
    <w:p w14:paraId="6EE21E8C" w14:textId="7490C11D" w:rsidR="00B04025" w:rsidRPr="00C67E1D" w:rsidRDefault="00F15805" w:rsidP="00B04025">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 xml:space="preserve">Despite being associated with cross species </w:t>
      </w:r>
      <w:r w:rsidR="002D2C53">
        <w:rPr>
          <w:rFonts w:ascii="Arial" w:hAnsi="Arial" w:cs="Arial"/>
          <w:sz w:val="20"/>
          <w:szCs w:val="20"/>
        </w:rPr>
        <w:t>transmission</w:t>
      </w:r>
      <w:r>
        <w:rPr>
          <w:rFonts w:ascii="Arial" w:hAnsi="Arial" w:cs="Arial"/>
          <w:sz w:val="20"/>
          <w:szCs w:val="20"/>
        </w:rPr>
        <w:t xml:space="preserve"> events causing severe illness, such as </w:t>
      </w:r>
      <w:r w:rsidR="002D2C53">
        <w:rPr>
          <w:rFonts w:ascii="Arial" w:hAnsi="Arial" w:cs="Arial"/>
          <w:sz w:val="20"/>
          <w:szCs w:val="20"/>
        </w:rPr>
        <w:t>hemorrhagic</w:t>
      </w:r>
      <w:r>
        <w:rPr>
          <w:rFonts w:ascii="Arial" w:hAnsi="Arial" w:cs="Arial"/>
          <w:sz w:val="20"/>
          <w:szCs w:val="20"/>
        </w:rPr>
        <w:t xml:space="preserve"> fever viruses, endotheliotropic viruses there were not </w:t>
      </w:r>
      <w:r w:rsidR="002D2C53">
        <w:rPr>
          <w:rFonts w:ascii="Arial" w:hAnsi="Arial" w:cs="Arial"/>
          <w:sz w:val="20"/>
          <w:szCs w:val="20"/>
        </w:rPr>
        <w:t>many</w:t>
      </w:r>
      <w:r>
        <w:rPr>
          <w:rFonts w:ascii="Arial" w:hAnsi="Arial" w:cs="Arial"/>
          <w:sz w:val="20"/>
          <w:szCs w:val="20"/>
        </w:rPr>
        <w:t xml:space="preserve"> records with endothelial pathology and there wasn’t a strong </w:t>
      </w:r>
      <w:r w:rsidR="002D2C53">
        <w:rPr>
          <w:rFonts w:ascii="Arial" w:hAnsi="Arial" w:cs="Arial"/>
          <w:sz w:val="20"/>
          <w:szCs w:val="20"/>
        </w:rPr>
        <w:t>correspondence</w:t>
      </w:r>
      <w:r>
        <w:rPr>
          <w:rFonts w:ascii="Arial" w:hAnsi="Arial" w:cs="Arial"/>
          <w:sz w:val="20"/>
          <w:szCs w:val="20"/>
        </w:rPr>
        <w:t xml:space="preserve"> with anything. This may be due to the difficulty in accessing </w:t>
      </w:r>
      <w:r w:rsidR="002D2C53">
        <w:rPr>
          <w:rFonts w:ascii="Arial" w:hAnsi="Arial" w:cs="Arial"/>
          <w:sz w:val="20"/>
          <w:szCs w:val="20"/>
        </w:rPr>
        <w:t>this receptor.</w:t>
      </w:r>
      <w:r w:rsidR="00B04025" w:rsidRPr="00AA6AB3">
        <w:rPr>
          <w:rFonts w:ascii="Arial" w:hAnsi="Arial" w:cs="Arial"/>
          <w:sz w:val="20"/>
          <w:szCs w:val="20"/>
        </w:rPr>
        <w:t xml:space="preserve"> </w:t>
      </w:r>
    </w:p>
    <w:p w14:paraId="798C86C2" w14:textId="05C1EA2F" w:rsidR="00857E62" w:rsidRPr="00C67E1D" w:rsidRDefault="00F15805" w:rsidP="00AA6AB3">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lastRenderedPageBreak/>
        <w:t xml:space="preserve">Lymphoid tropism was associated with viruses categorized as not_zoontoic. This greater host range may be related to </w:t>
      </w:r>
      <w:r w:rsidR="002D2C53" w:rsidRPr="00C67E1D">
        <w:rPr>
          <w:rFonts w:ascii="Arial" w:hAnsi="Arial" w:cs="Arial"/>
          <w:sz w:val="20"/>
          <w:szCs w:val="20"/>
        </w:rPr>
        <w:t>c</w:t>
      </w:r>
      <w:r w:rsidRPr="00C67E1D">
        <w:rPr>
          <w:rFonts w:ascii="Arial" w:hAnsi="Arial" w:cs="Arial"/>
          <w:sz w:val="20"/>
          <w:szCs w:val="20"/>
        </w:rPr>
        <w:t>o</w:t>
      </w:r>
      <w:r w:rsidR="002D2C53" w:rsidRPr="00C67E1D">
        <w:rPr>
          <w:rFonts w:ascii="Arial" w:hAnsi="Arial" w:cs="Arial"/>
          <w:sz w:val="20"/>
          <w:szCs w:val="20"/>
        </w:rPr>
        <w:t>-</w:t>
      </w:r>
      <w:r w:rsidRPr="00C67E1D">
        <w:rPr>
          <w:rFonts w:ascii="Arial" w:hAnsi="Arial" w:cs="Arial"/>
          <w:sz w:val="20"/>
          <w:szCs w:val="20"/>
        </w:rPr>
        <w:t xml:space="preserve">opting the host immune system to bypass some of these interspecific barriers or perhaps there </w:t>
      </w:r>
      <w:r w:rsidR="002D2C53" w:rsidRPr="00C67E1D">
        <w:rPr>
          <w:rFonts w:ascii="Arial" w:hAnsi="Arial" w:cs="Arial"/>
          <w:sz w:val="20"/>
          <w:szCs w:val="20"/>
        </w:rPr>
        <w:t>may be</w:t>
      </w:r>
      <w:r w:rsidRPr="00C67E1D">
        <w:rPr>
          <w:rFonts w:ascii="Arial" w:hAnsi="Arial" w:cs="Arial"/>
          <w:sz w:val="20"/>
          <w:szCs w:val="20"/>
        </w:rPr>
        <w:t xml:space="preserve"> conserved immunological virus receptors between </w:t>
      </w:r>
      <w:r w:rsidR="002D2C53" w:rsidRPr="00C67E1D">
        <w:rPr>
          <w:rFonts w:ascii="Arial" w:hAnsi="Arial" w:cs="Arial"/>
          <w:sz w:val="20"/>
          <w:szCs w:val="20"/>
        </w:rPr>
        <w:t>species.</w:t>
      </w:r>
    </w:p>
    <w:p w14:paraId="6F1DDDDB" w14:textId="39FC0EE8" w:rsidR="00304735" w:rsidRPr="00C67E1D" w:rsidRDefault="002D2C53" w:rsidP="00AA6AB3">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t>There are some outlying variables in the MCA e.g., muscle, thyroid caused by individual recordings</w:t>
      </w:r>
      <w:r w:rsidR="00C67E1D" w:rsidRPr="00C67E1D">
        <w:rPr>
          <w:rFonts w:ascii="Arial" w:hAnsi="Arial" w:cs="Arial"/>
          <w:sz w:val="20"/>
          <w:szCs w:val="20"/>
        </w:rPr>
        <w:t xml:space="preserve">, which are likely not important to overall trends in pathogenesis but highlight the importance of </w:t>
      </w:r>
      <w:proofErr w:type="gramStart"/>
      <w:r w:rsidR="00C67E1D" w:rsidRPr="00C67E1D">
        <w:rPr>
          <w:rFonts w:ascii="Arial" w:hAnsi="Arial" w:cs="Arial"/>
          <w:sz w:val="20"/>
          <w:szCs w:val="20"/>
        </w:rPr>
        <w:t>referring back</w:t>
      </w:r>
      <w:proofErr w:type="gramEnd"/>
      <w:r w:rsidR="00C67E1D" w:rsidRPr="00C67E1D">
        <w:rPr>
          <w:rFonts w:ascii="Arial" w:hAnsi="Arial" w:cs="Arial"/>
          <w:sz w:val="20"/>
          <w:szCs w:val="20"/>
        </w:rPr>
        <w:t xml:space="preserve"> to the actual data when interpreting MCA.</w:t>
      </w:r>
    </w:p>
    <w:p w14:paraId="6AD665B7" w14:textId="0CFE183D" w:rsidR="00DB752E" w:rsidRDefault="005E17B8" w:rsidP="00AA6AB3">
      <w:pPr>
        <w:pStyle w:val="NormalWeb"/>
        <w:spacing w:before="180" w:beforeAutospacing="0" w:after="180" w:afterAutospacing="0" w:line="480" w:lineRule="auto"/>
        <w:rPr>
          <w:rFonts w:ascii="Arial" w:hAnsi="Arial" w:cs="Arial"/>
          <w:b/>
          <w:bCs/>
          <w:i/>
          <w:iCs/>
          <w:sz w:val="20"/>
          <w:szCs w:val="20"/>
          <w:u w:val="single"/>
        </w:rPr>
      </w:pPr>
      <w:r>
        <w:rPr>
          <w:rFonts w:ascii="Arial" w:hAnsi="Arial" w:cs="Arial"/>
          <w:b/>
          <w:bCs/>
          <w:i/>
          <w:iCs/>
          <w:sz w:val="20"/>
          <w:szCs w:val="20"/>
          <w:u w:val="single"/>
        </w:rPr>
        <w:t>LIMITATIONS</w:t>
      </w:r>
    </w:p>
    <w:p w14:paraId="691F3EA3" w14:textId="6AD62A0B" w:rsidR="006D32F9" w:rsidRPr="00DB752E" w:rsidRDefault="00C67E1D" w:rsidP="00AA6AB3">
      <w:pPr>
        <w:pStyle w:val="NormalWeb"/>
        <w:spacing w:before="180" w:beforeAutospacing="0" w:after="180" w:afterAutospacing="0" w:line="480" w:lineRule="auto"/>
        <w:rPr>
          <w:rFonts w:ascii="Arial" w:hAnsi="Arial" w:cs="Arial"/>
          <w:b/>
          <w:bCs/>
          <w:sz w:val="22"/>
          <w:szCs w:val="22"/>
          <w:u w:val="single"/>
        </w:rPr>
      </w:pPr>
      <w:r>
        <w:rPr>
          <w:rFonts w:ascii="Arial" w:hAnsi="Arial" w:cs="Arial"/>
          <w:b/>
          <w:bCs/>
          <w:sz w:val="22"/>
          <w:szCs w:val="22"/>
          <w:u w:val="single"/>
        </w:rPr>
        <w:t>C</w:t>
      </w:r>
      <w:r w:rsidR="006D32F9" w:rsidRPr="00DB752E">
        <w:rPr>
          <w:rFonts w:ascii="Arial" w:hAnsi="Arial" w:cs="Arial"/>
          <w:b/>
          <w:bCs/>
          <w:sz w:val="22"/>
          <w:szCs w:val="22"/>
          <w:u w:val="single"/>
        </w:rPr>
        <w:t>onclusions</w:t>
      </w:r>
    </w:p>
    <w:p w14:paraId="7E357FCF" w14:textId="37E500A2" w:rsidR="00B04025" w:rsidRPr="00DB752E" w:rsidRDefault="00B04025" w:rsidP="00B04025">
      <w:pPr>
        <w:pStyle w:val="NormalWeb"/>
        <w:spacing w:before="180" w:beforeAutospacing="0" w:after="180" w:afterAutospacing="0" w:line="480" w:lineRule="auto"/>
        <w:rPr>
          <w:rFonts w:ascii="Arial" w:hAnsi="Arial" w:cs="Arial"/>
          <w:i/>
          <w:iCs/>
          <w:sz w:val="20"/>
          <w:szCs w:val="20"/>
          <w:u w:val="single"/>
        </w:rPr>
      </w:pPr>
      <w:r w:rsidRPr="00DB752E">
        <w:rPr>
          <w:rFonts w:ascii="Arial" w:hAnsi="Arial" w:cs="Arial"/>
          <w:i/>
          <w:iCs/>
          <w:sz w:val="20"/>
          <w:szCs w:val="20"/>
          <w:u w:val="single"/>
        </w:rPr>
        <w:t xml:space="preserve">Some of the </w:t>
      </w:r>
      <w:r w:rsidR="002D2C53" w:rsidRPr="00DB752E">
        <w:rPr>
          <w:rFonts w:ascii="Arial" w:hAnsi="Arial" w:cs="Arial"/>
          <w:i/>
          <w:iCs/>
          <w:sz w:val="20"/>
          <w:szCs w:val="20"/>
          <w:u w:val="single"/>
        </w:rPr>
        <w:t>trends</w:t>
      </w:r>
      <w:r w:rsidRPr="00DB752E">
        <w:rPr>
          <w:rFonts w:ascii="Arial" w:hAnsi="Arial" w:cs="Arial"/>
          <w:i/>
          <w:iCs/>
          <w:sz w:val="20"/>
          <w:szCs w:val="20"/>
          <w:u w:val="single"/>
        </w:rPr>
        <w:t xml:space="preserve"> shown here reflect some previously demonstrated trends </w:t>
      </w:r>
      <w:r w:rsidR="002D2C53" w:rsidRPr="00DB752E">
        <w:rPr>
          <w:rFonts w:ascii="Arial" w:hAnsi="Arial" w:cs="Arial"/>
          <w:i/>
          <w:iCs/>
          <w:sz w:val="20"/>
          <w:szCs w:val="20"/>
          <w:u w:val="single"/>
        </w:rPr>
        <w:t>is</w:t>
      </w:r>
      <w:r w:rsidRPr="00DB752E">
        <w:rPr>
          <w:rFonts w:ascii="Arial" w:hAnsi="Arial" w:cs="Arial"/>
          <w:i/>
          <w:iCs/>
          <w:sz w:val="20"/>
          <w:szCs w:val="20"/>
          <w:u w:val="single"/>
        </w:rPr>
        <w:t xml:space="preserve"> Close-together and closely related (ref). but </w:t>
      </w:r>
      <w:r w:rsidR="002D2C53" w:rsidRPr="00DB752E">
        <w:rPr>
          <w:rFonts w:ascii="Arial" w:hAnsi="Arial" w:cs="Arial"/>
          <w:i/>
          <w:iCs/>
          <w:sz w:val="20"/>
          <w:szCs w:val="20"/>
          <w:u w:val="single"/>
        </w:rPr>
        <w:t>additionally,</w:t>
      </w:r>
      <w:r w:rsidRPr="00DB752E">
        <w:rPr>
          <w:rFonts w:ascii="Arial" w:hAnsi="Arial" w:cs="Arial"/>
          <w:i/>
          <w:iCs/>
          <w:sz w:val="20"/>
          <w:szCs w:val="20"/>
          <w:u w:val="single"/>
        </w:rPr>
        <w:t xml:space="preserve"> there are trends involving pathological data </w:t>
      </w:r>
    </w:p>
    <w:p w14:paraId="0CCE15F0" w14:textId="5DAC9B57" w:rsidR="006D32F9" w:rsidRPr="00AA6AB3" w:rsidRDefault="006D32F9"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b/>
          <w:bCs/>
          <w:sz w:val="20"/>
          <w:szCs w:val="20"/>
        </w:rPr>
        <w:t>Trends exist</w:t>
      </w:r>
    </w:p>
    <w:p w14:paraId="41D0372A" w14:textId="30DB9CFF" w:rsidR="006D32F9" w:rsidRPr="00AA6AB3" w:rsidRDefault="006D32F9"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b/>
          <w:bCs/>
          <w:sz w:val="20"/>
          <w:szCs w:val="20"/>
        </w:rPr>
        <w:t xml:space="preserve">Data on some of the molecular </w:t>
      </w:r>
      <w:r w:rsidR="002D2C53" w:rsidRPr="00AA6AB3">
        <w:rPr>
          <w:rFonts w:ascii="Arial" w:hAnsi="Arial" w:cs="Arial"/>
          <w:b/>
          <w:bCs/>
          <w:sz w:val="20"/>
          <w:szCs w:val="20"/>
        </w:rPr>
        <w:t>pathogenesis</w:t>
      </w:r>
      <w:r w:rsidRPr="00AA6AB3">
        <w:rPr>
          <w:rFonts w:ascii="Arial" w:hAnsi="Arial" w:cs="Arial"/>
          <w:b/>
          <w:bCs/>
          <w:sz w:val="20"/>
          <w:szCs w:val="20"/>
        </w:rPr>
        <w:t xml:space="preserve"> could improve.</w:t>
      </w:r>
    </w:p>
    <w:tbl>
      <w:tblPr>
        <w:tblStyle w:val="TableGrid"/>
        <w:tblW w:w="0" w:type="auto"/>
        <w:tblLook w:val="04A0" w:firstRow="1" w:lastRow="0" w:firstColumn="1" w:lastColumn="0" w:noHBand="0" w:noVBand="1"/>
      </w:tblPr>
      <w:tblGrid>
        <w:gridCol w:w="4104"/>
        <w:gridCol w:w="1607"/>
        <w:gridCol w:w="1674"/>
        <w:gridCol w:w="1965"/>
      </w:tblGrid>
      <w:tr w:rsidR="00DF326F" w:rsidRPr="00DF326F" w14:paraId="137163A6" w14:textId="77777777" w:rsidTr="00DF326F">
        <w:trPr>
          <w:trHeight w:val="290"/>
          <w:ins w:id="59" w:author="Jonathan Wilson" w:date="2022-10-20T14:41:00Z"/>
        </w:trPr>
        <w:tc>
          <w:tcPr>
            <w:tcW w:w="4543" w:type="dxa"/>
            <w:noWrap/>
            <w:hideMark/>
          </w:tcPr>
          <w:p w14:paraId="5A09BE93" w14:textId="77777777" w:rsidR="00DF326F" w:rsidRPr="00DF326F" w:rsidRDefault="00DF326F">
            <w:pPr>
              <w:rPr>
                <w:ins w:id="60" w:author="Jonathan Wilson" w:date="2022-10-20T14:41:00Z"/>
                <w:b/>
                <w:bCs/>
                <w:rPrChange w:id="61" w:author="Jonathan Wilson" w:date="2022-10-20T14:41:00Z">
                  <w:rPr>
                    <w:ins w:id="62" w:author="Jonathan Wilson" w:date="2022-10-20T14:41:00Z"/>
                  </w:rPr>
                </w:rPrChange>
              </w:rPr>
            </w:pPr>
            <w:proofErr w:type="spellStart"/>
            <w:ins w:id="63" w:author="Jonathan Wilson" w:date="2022-10-20T14:41:00Z">
              <w:r w:rsidRPr="00DF326F">
                <w:rPr>
                  <w:b/>
                  <w:bCs/>
                  <w:rPrChange w:id="64" w:author="Jonathan Wilson" w:date="2022-10-20T14:41:00Z">
                    <w:rPr/>
                  </w:rPrChange>
                </w:rPr>
                <w:t>Virus_Name</w:t>
              </w:r>
              <w:proofErr w:type="spellEnd"/>
            </w:ins>
          </w:p>
        </w:tc>
        <w:tc>
          <w:tcPr>
            <w:tcW w:w="1470" w:type="dxa"/>
            <w:noWrap/>
            <w:hideMark/>
          </w:tcPr>
          <w:p w14:paraId="42E0E2BF" w14:textId="77777777" w:rsidR="00DF326F" w:rsidRPr="00DF326F" w:rsidRDefault="00DF326F">
            <w:pPr>
              <w:rPr>
                <w:ins w:id="65" w:author="Jonathan Wilson" w:date="2022-10-20T14:41:00Z"/>
                <w:b/>
                <w:bCs/>
                <w:rPrChange w:id="66" w:author="Jonathan Wilson" w:date="2022-10-20T14:41:00Z">
                  <w:rPr>
                    <w:ins w:id="67" w:author="Jonathan Wilson" w:date="2022-10-20T14:41:00Z"/>
                  </w:rPr>
                </w:rPrChange>
              </w:rPr>
            </w:pPr>
            <w:ins w:id="68" w:author="Jonathan Wilson" w:date="2022-10-20T14:41:00Z">
              <w:r w:rsidRPr="00DF326F">
                <w:rPr>
                  <w:b/>
                  <w:bCs/>
                  <w:rPrChange w:id="69" w:author="Jonathan Wilson" w:date="2022-10-20T14:41:00Z">
                    <w:rPr/>
                  </w:rPrChange>
                </w:rPr>
                <w:t>Order</w:t>
              </w:r>
            </w:ins>
          </w:p>
        </w:tc>
        <w:tc>
          <w:tcPr>
            <w:tcW w:w="1539" w:type="dxa"/>
            <w:noWrap/>
            <w:hideMark/>
          </w:tcPr>
          <w:p w14:paraId="48678EF4" w14:textId="77777777" w:rsidR="00DF326F" w:rsidRPr="00DF326F" w:rsidRDefault="00DF326F">
            <w:pPr>
              <w:rPr>
                <w:ins w:id="70" w:author="Jonathan Wilson" w:date="2022-10-20T14:41:00Z"/>
                <w:b/>
                <w:bCs/>
                <w:rPrChange w:id="71" w:author="Jonathan Wilson" w:date="2022-10-20T14:41:00Z">
                  <w:rPr>
                    <w:ins w:id="72" w:author="Jonathan Wilson" w:date="2022-10-20T14:41:00Z"/>
                  </w:rPr>
                </w:rPrChange>
              </w:rPr>
            </w:pPr>
            <w:ins w:id="73" w:author="Jonathan Wilson" w:date="2022-10-20T14:41:00Z">
              <w:r w:rsidRPr="00DF326F">
                <w:rPr>
                  <w:b/>
                  <w:bCs/>
                  <w:rPrChange w:id="74" w:author="Jonathan Wilson" w:date="2022-10-20T14:41:00Z">
                    <w:rPr/>
                  </w:rPrChange>
                </w:rPr>
                <w:t>Family</w:t>
              </w:r>
            </w:ins>
          </w:p>
        </w:tc>
        <w:tc>
          <w:tcPr>
            <w:tcW w:w="1808" w:type="dxa"/>
            <w:noWrap/>
            <w:hideMark/>
          </w:tcPr>
          <w:p w14:paraId="47E4111D" w14:textId="77777777" w:rsidR="00DF326F" w:rsidRPr="00DF326F" w:rsidRDefault="00DF326F">
            <w:pPr>
              <w:rPr>
                <w:ins w:id="75" w:author="Jonathan Wilson" w:date="2022-10-20T14:41:00Z"/>
                <w:b/>
                <w:bCs/>
                <w:rPrChange w:id="76" w:author="Jonathan Wilson" w:date="2022-10-20T14:41:00Z">
                  <w:rPr>
                    <w:ins w:id="77" w:author="Jonathan Wilson" w:date="2022-10-20T14:41:00Z"/>
                  </w:rPr>
                </w:rPrChange>
              </w:rPr>
            </w:pPr>
            <w:ins w:id="78" w:author="Jonathan Wilson" w:date="2022-10-20T14:41:00Z">
              <w:r w:rsidRPr="00DF326F">
                <w:rPr>
                  <w:b/>
                  <w:bCs/>
                  <w:rPrChange w:id="79" w:author="Jonathan Wilson" w:date="2022-10-20T14:41:00Z">
                    <w:rPr/>
                  </w:rPrChange>
                </w:rPr>
                <w:t>Genus</w:t>
              </w:r>
            </w:ins>
          </w:p>
        </w:tc>
      </w:tr>
      <w:tr w:rsidR="00DF326F" w:rsidRPr="00DF326F" w14:paraId="736BCF02" w14:textId="77777777" w:rsidTr="00DF326F">
        <w:trPr>
          <w:trHeight w:val="290"/>
          <w:ins w:id="80" w:author="Jonathan Wilson" w:date="2022-10-20T14:41:00Z"/>
        </w:trPr>
        <w:tc>
          <w:tcPr>
            <w:tcW w:w="4543" w:type="dxa"/>
            <w:noWrap/>
            <w:hideMark/>
          </w:tcPr>
          <w:p w14:paraId="0008902E" w14:textId="77777777" w:rsidR="00DF326F" w:rsidRPr="00DF326F" w:rsidRDefault="00DF326F">
            <w:pPr>
              <w:rPr>
                <w:ins w:id="81" w:author="Jonathan Wilson" w:date="2022-10-20T14:41:00Z"/>
              </w:rPr>
            </w:pPr>
            <w:ins w:id="82" w:author="Jonathan Wilson" w:date="2022-10-20T14:41:00Z">
              <w:r w:rsidRPr="00DF326F">
                <w:t>Australian Bat Lyssavirus</w:t>
              </w:r>
            </w:ins>
          </w:p>
        </w:tc>
        <w:tc>
          <w:tcPr>
            <w:tcW w:w="1470" w:type="dxa"/>
            <w:noWrap/>
            <w:hideMark/>
          </w:tcPr>
          <w:p w14:paraId="638FE304" w14:textId="77777777" w:rsidR="00DF326F" w:rsidRPr="00DF326F" w:rsidRDefault="00DF326F">
            <w:pPr>
              <w:rPr>
                <w:ins w:id="83" w:author="Jonathan Wilson" w:date="2022-10-20T14:41:00Z"/>
              </w:rPr>
            </w:pPr>
            <w:proofErr w:type="spellStart"/>
            <w:ins w:id="84" w:author="Jonathan Wilson" w:date="2022-10-20T14:41:00Z">
              <w:r w:rsidRPr="00DF326F">
                <w:t>Mononegavirales</w:t>
              </w:r>
              <w:proofErr w:type="spellEnd"/>
            </w:ins>
          </w:p>
        </w:tc>
        <w:tc>
          <w:tcPr>
            <w:tcW w:w="1539" w:type="dxa"/>
            <w:noWrap/>
            <w:hideMark/>
          </w:tcPr>
          <w:p w14:paraId="2204F409" w14:textId="77777777" w:rsidR="00DF326F" w:rsidRPr="00DF326F" w:rsidRDefault="00DF326F">
            <w:pPr>
              <w:rPr>
                <w:ins w:id="85" w:author="Jonathan Wilson" w:date="2022-10-20T14:41:00Z"/>
              </w:rPr>
            </w:pPr>
            <w:proofErr w:type="spellStart"/>
            <w:ins w:id="86" w:author="Jonathan Wilson" w:date="2022-10-20T14:41:00Z">
              <w:r w:rsidRPr="00DF326F">
                <w:t>Rhabdoviridae</w:t>
              </w:r>
              <w:proofErr w:type="spellEnd"/>
            </w:ins>
          </w:p>
        </w:tc>
        <w:tc>
          <w:tcPr>
            <w:tcW w:w="1808" w:type="dxa"/>
            <w:noWrap/>
            <w:hideMark/>
          </w:tcPr>
          <w:p w14:paraId="3312CDBE" w14:textId="77777777" w:rsidR="00DF326F" w:rsidRPr="00DF326F" w:rsidRDefault="00DF326F">
            <w:pPr>
              <w:rPr>
                <w:ins w:id="87" w:author="Jonathan Wilson" w:date="2022-10-20T14:41:00Z"/>
              </w:rPr>
            </w:pPr>
            <w:ins w:id="88" w:author="Jonathan Wilson" w:date="2022-10-20T14:41:00Z">
              <w:r w:rsidRPr="00DF326F">
                <w:t>Lyssavirus</w:t>
              </w:r>
            </w:ins>
          </w:p>
        </w:tc>
      </w:tr>
      <w:tr w:rsidR="00DF326F" w:rsidRPr="00DF326F" w14:paraId="6FDAF6AC" w14:textId="77777777" w:rsidTr="00DF326F">
        <w:trPr>
          <w:trHeight w:val="290"/>
          <w:ins w:id="89" w:author="Jonathan Wilson" w:date="2022-10-20T14:41:00Z"/>
        </w:trPr>
        <w:tc>
          <w:tcPr>
            <w:tcW w:w="4543" w:type="dxa"/>
            <w:noWrap/>
            <w:hideMark/>
          </w:tcPr>
          <w:p w14:paraId="09F16987" w14:textId="77777777" w:rsidR="00DF326F" w:rsidRPr="00DF326F" w:rsidRDefault="00DF326F">
            <w:pPr>
              <w:rPr>
                <w:ins w:id="90" w:author="Jonathan Wilson" w:date="2022-10-20T14:41:00Z"/>
              </w:rPr>
            </w:pPr>
            <w:proofErr w:type="spellStart"/>
            <w:ins w:id="91" w:author="Jonathan Wilson" w:date="2022-10-20T14:41:00Z">
              <w:r w:rsidRPr="00DF326F">
                <w:t>Avastrovirus</w:t>
              </w:r>
              <w:proofErr w:type="spellEnd"/>
            </w:ins>
          </w:p>
        </w:tc>
        <w:tc>
          <w:tcPr>
            <w:tcW w:w="1470" w:type="dxa"/>
            <w:noWrap/>
            <w:hideMark/>
          </w:tcPr>
          <w:p w14:paraId="0D6A25CE" w14:textId="77777777" w:rsidR="00DF326F" w:rsidRPr="00DF326F" w:rsidRDefault="00DF326F">
            <w:pPr>
              <w:rPr>
                <w:ins w:id="92" w:author="Jonathan Wilson" w:date="2022-10-20T14:41:00Z"/>
              </w:rPr>
            </w:pPr>
            <w:proofErr w:type="spellStart"/>
            <w:ins w:id="93" w:author="Jonathan Wilson" w:date="2022-10-20T14:41:00Z">
              <w:r w:rsidRPr="00DF326F">
                <w:t>Stellavirales</w:t>
              </w:r>
              <w:proofErr w:type="spellEnd"/>
            </w:ins>
          </w:p>
        </w:tc>
        <w:tc>
          <w:tcPr>
            <w:tcW w:w="1539" w:type="dxa"/>
            <w:noWrap/>
            <w:hideMark/>
          </w:tcPr>
          <w:p w14:paraId="3C39076F" w14:textId="715E8E52" w:rsidR="00DF326F" w:rsidRPr="00DF326F" w:rsidRDefault="00DF326F">
            <w:pPr>
              <w:rPr>
                <w:ins w:id="94" w:author="Jonathan Wilson" w:date="2022-10-20T14:41:00Z"/>
              </w:rPr>
            </w:pPr>
            <w:proofErr w:type="spellStart"/>
            <w:ins w:id="95" w:author="Jonathan Wilson" w:date="2022-10-20T14:41:00Z">
              <w:r w:rsidRPr="00DF326F">
                <w:t>Astroviridae</w:t>
              </w:r>
              <w:proofErr w:type="spellEnd"/>
            </w:ins>
          </w:p>
        </w:tc>
        <w:tc>
          <w:tcPr>
            <w:tcW w:w="1808" w:type="dxa"/>
            <w:noWrap/>
            <w:hideMark/>
          </w:tcPr>
          <w:p w14:paraId="72DEFE9E" w14:textId="6B24B408" w:rsidR="00DF326F" w:rsidRPr="00DF326F" w:rsidRDefault="00DF326F">
            <w:pPr>
              <w:rPr>
                <w:ins w:id="96" w:author="Jonathan Wilson" w:date="2022-10-20T14:41:00Z"/>
              </w:rPr>
            </w:pPr>
            <w:proofErr w:type="spellStart"/>
            <w:ins w:id="97" w:author="Jonathan Wilson" w:date="2022-10-20T14:41:00Z">
              <w:r w:rsidRPr="00DF326F">
                <w:t>Avastrovirus</w:t>
              </w:r>
              <w:proofErr w:type="spellEnd"/>
            </w:ins>
          </w:p>
        </w:tc>
      </w:tr>
      <w:tr w:rsidR="00DF326F" w:rsidRPr="00DF326F" w14:paraId="7E4D99F0" w14:textId="77777777" w:rsidTr="00DF326F">
        <w:trPr>
          <w:trHeight w:val="290"/>
          <w:ins w:id="98" w:author="Jonathan Wilson" w:date="2022-10-20T14:41:00Z"/>
        </w:trPr>
        <w:tc>
          <w:tcPr>
            <w:tcW w:w="4543" w:type="dxa"/>
            <w:noWrap/>
            <w:hideMark/>
          </w:tcPr>
          <w:p w14:paraId="3E360751" w14:textId="77777777" w:rsidR="00DF326F" w:rsidRPr="00DF326F" w:rsidRDefault="00DF326F">
            <w:pPr>
              <w:rPr>
                <w:ins w:id="99" w:author="Jonathan Wilson" w:date="2022-10-20T14:41:00Z"/>
              </w:rPr>
            </w:pPr>
            <w:ins w:id="100" w:author="Jonathan Wilson" w:date="2022-10-20T14:41:00Z">
              <w:r w:rsidRPr="00DF326F">
                <w:t>Border Disease Virus</w:t>
              </w:r>
            </w:ins>
          </w:p>
        </w:tc>
        <w:tc>
          <w:tcPr>
            <w:tcW w:w="1470" w:type="dxa"/>
            <w:noWrap/>
            <w:hideMark/>
          </w:tcPr>
          <w:p w14:paraId="39C37861" w14:textId="77777777" w:rsidR="00DF326F" w:rsidRPr="00DF326F" w:rsidRDefault="00DF326F">
            <w:pPr>
              <w:rPr>
                <w:ins w:id="101" w:author="Jonathan Wilson" w:date="2022-10-20T14:41:00Z"/>
              </w:rPr>
            </w:pPr>
            <w:proofErr w:type="spellStart"/>
            <w:ins w:id="102" w:author="Jonathan Wilson" w:date="2022-10-20T14:41:00Z">
              <w:r w:rsidRPr="00DF326F">
                <w:t>Amarillovirales</w:t>
              </w:r>
              <w:proofErr w:type="spellEnd"/>
            </w:ins>
          </w:p>
        </w:tc>
        <w:tc>
          <w:tcPr>
            <w:tcW w:w="1539" w:type="dxa"/>
            <w:noWrap/>
            <w:hideMark/>
          </w:tcPr>
          <w:p w14:paraId="1AEE05CB" w14:textId="77777777" w:rsidR="00DF326F" w:rsidRPr="00DF326F" w:rsidRDefault="00DF326F">
            <w:pPr>
              <w:rPr>
                <w:ins w:id="103" w:author="Jonathan Wilson" w:date="2022-10-20T14:41:00Z"/>
              </w:rPr>
            </w:pPr>
            <w:ins w:id="104" w:author="Jonathan Wilson" w:date="2022-10-20T14:41:00Z">
              <w:r w:rsidRPr="00DF326F">
                <w:t>Flaviviridae</w:t>
              </w:r>
            </w:ins>
          </w:p>
        </w:tc>
        <w:tc>
          <w:tcPr>
            <w:tcW w:w="1808" w:type="dxa"/>
            <w:noWrap/>
            <w:hideMark/>
          </w:tcPr>
          <w:p w14:paraId="38610D72" w14:textId="77777777" w:rsidR="00DF326F" w:rsidRPr="00DF326F" w:rsidRDefault="00DF326F">
            <w:pPr>
              <w:rPr>
                <w:ins w:id="105" w:author="Jonathan Wilson" w:date="2022-10-20T14:41:00Z"/>
              </w:rPr>
            </w:pPr>
            <w:proofErr w:type="spellStart"/>
            <w:ins w:id="106" w:author="Jonathan Wilson" w:date="2022-10-20T14:41:00Z">
              <w:r w:rsidRPr="00DF326F">
                <w:t>Pestivirus</w:t>
              </w:r>
              <w:proofErr w:type="spellEnd"/>
            </w:ins>
          </w:p>
        </w:tc>
      </w:tr>
      <w:tr w:rsidR="00DF326F" w:rsidRPr="00DF326F" w14:paraId="3271528D" w14:textId="77777777" w:rsidTr="00DF326F">
        <w:trPr>
          <w:trHeight w:val="290"/>
          <w:ins w:id="107" w:author="Jonathan Wilson" w:date="2022-10-20T14:41:00Z"/>
        </w:trPr>
        <w:tc>
          <w:tcPr>
            <w:tcW w:w="4543" w:type="dxa"/>
            <w:noWrap/>
            <w:hideMark/>
          </w:tcPr>
          <w:p w14:paraId="02178FFE" w14:textId="77777777" w:rsidR="00DF326F" w:rsidRPr="00DF326F" w:rsidRDefault="00DF326F">
            <w:pPr>
              <w:rPr>
                <w:ins w:id="108" w:author="Jonathan Wilson" w:date="2022-10-20T14:41:00Z"/>
              </w:rPr>
            </w:pPr>
            <w:ins w:id="109" w:author="Jonathan Wilson" w:date="2022-10-20T14:41:00Z">
              <w:r w:rsidRPr="00DF326F">
                <w:t>Borna Disease Virus 1</w:t>
              </w:r>
            </w:ins>
          </w:p>
        </w:tc>
        <w:tc>
          <w:tcPr>
            <w:tcW w:w="1470" w:type="dxa"/>
            <w:noWrap/>
            <w:hideMark/>
          </w:tcPr>
          <w:p w14:paraId="5CFBA3DE" w14:textId="77777777" w:rsidR="00DF326F" w:rsidRPr="00DF326F" w:rsidRDefault="00DF326F">
            <w:pPr>
              <w:rPr>
                <w:ins w:id="110" w:author="Jonathan Wilson" w:date="2022-10-20T14:41:00Z"/>
              </w:rPr>
            </w:pPr>
            <w:proofErr w:type="spellStart"/>
            <w:ins w:id="111" w:author="Jonathan Wilson" w:date="2022-10-20T14:41:00Z">
              <w:r w:rsidRPr="00DF326F">
                <w:t>Mononegavirales</w:t>
              </w:r>
              <w:proofErr w:type="spellEnd"/>
            </w:ins>
          </w:p>
        </w:tc>
        <w:tc>
          <w:tcPr>
            <w:tcW w:w="1539" w:type="dxa"/>
            <w:noWrap/>
            <w:hideMark/>
          </w:tcPr>
          <w:p w14:paraId="3CCA5604" w14:textId="0A9B974F" w:rsidR="00DF326F" w:rsidRPr="00DF326F" w:rsidRDefault="00DF326F">
            <w:pPr>
              <w:rPr>
                <w:ins w:id="112" w:author="Jonathan Wilson" w:date="2022-10-20T14:41:00Z"/>
              </w:rPr>
            </w:pPr>
            <w:proofErr w:type="spellStart"/>
            <w:ins w:id="113" w:author="Jonathan Wilson" w:date="2022-10-20T14:41:00Z">
              <w:r w:rsidRPr="00DF326F">
                <w:t>Bornaviridae</w:t>
              </w:r>
              <w:proofErr w:type="spellEnd"/>
            </w:ins>
          </w:p>
        </w:tc>
        <w:tc>
          <w:tcPr>
            <w:tcW w:w="1808" w:type="dxa"/>
            <w:noWrap/>
            <w:hideMark/>
          </w:tcPr>
          <w:p w14:paraId="3952A42E" w14:textId="7329C080" w:rsidR="00DF326F" w:rsidRPr="00DF326F" w:rsidRDefault="00DF326F">
            <w:pPr>
              <w:rPr>
                <w:ins w:id="114" w:author="Jonathan Wilson" w:date="2022-10-20T14:41:00Z"/>
              </w:rPr>
            </w:pPr>
            <w:proofErr w:type="spellStart"/>
            <w:ins w:id="115" w:author="Jonathan Wilson" w:date="2022-10-20T14:41:00Z">
              <w:r w:rsidRPr="00DF326F">
                <w:t>Orthobornavirus</w:t>
              </w:r>
              <w:proofErr w:type="spellEnd"/>
            </w:ins>
          </w:p>
        </w:tc>
      </w:tr>
      <w:tr w:rsidR="00DF326F" w:rsidRPr="00DF326F" w14:paraId="31BAED8B" w14:textId="77777777" w:rsidTr="00DF326F">
        <w:trPr>
          <w:trHeight w:val="290"/>
          <w:ins w:id="116" w:author="Jonathan Wilson" w:date="2022-10-20T14:41:00Z"/>
        </w:trPr>
        <w:tc>
          <w:tcPr>
            <w:tcW w:w="4543" w:type="dxa"/>
            <w:noWrap/>
            <w:hideMark/>
          </w:tcPr>
          <w:p w14:paraId="4078BCE5" w14:textId="77777777" w:rsidR="00DF326F" w:rsidRPr="00DF326F" w:rsidRDefault="00DF326F">
            <w:pPr>
              <w:rPr>
                <w:ins w:id="117" w:author="Jonathan Wilson" w:date="2022-10-20T14:41:00Z"/>
              </w:rPr>
            </w:pPr>
            <w:ins w:id="118" w:author="Jonathan Wilson" w:date="2022-10-20T14:41:00Z">
              <w:r w:rsidRPr="00DF326F">
                <w:t>Bovine Coronavirus</w:t>
              </w:r>
            </w:ins>
          </w:p>
        </w:tc>
        <w:tc>
          <w:tcPr>
            <w:tcW w:w="1470" w:type="dxa"/>
            <w:noWrap/>
            <w:hideMark/>
          </w:tcPr>
          <w:p w14:paraId="72F37694" w14:textId="77777777" w:rsidR="00DF326F" w:rsidRPr="00DF326F" w:rsidRDefault="00DF326F">
            <w:pPr>
              <w:rPr>
                <w:ins w:id="119" w:author="Jonathan Wilson" w:date="2022-10-20T14:41:00Z"/>
              </w:rPr>
            </w:pPr>
            <w:proofErr w:type="spellStart"/>
            <w:ins w:id="120" w:author="Jonathan Wilson" w:date="2022-10-20T14:41:00Z">
              <w:r w:rsidRPr="00DF326F">
                <w:t>Nidovirales</w:t>
              </w:r>
              <w:proofErr w:type="spellEnd"/>
            </w:ins>
          </w:p>
        </w:tc>
        <w:tc>
          <w:tcPr>
            <w:tcW w:w="1539" w:type="dxa"/>
            <w:noWrap/>
            <w:hideMark/>
          </w:tcPr>
          <w:p w14:paraId="0119005C" w14:textId="38AA9E5E" w:rsidR="00DF326F" w:rsidRPr="00DF326F" w:rsidRDefault="00DF326F">
            <w:pPr>
              <w:rPr>
                <w:ins w:id="121" w:author="Jonathan Wilson" w:date="2022-10-20T14:41:00Z"/>
              </w:rPr>
            </w:pPr>
            <w:proofErr w:type="spellStart"/>
            <w:ins w:id="122" w:author="Jonathan Wilson" w:date="2022-10-20T14:41:00Z">
              <w:r w:rsidRPr="00DF326F">
                <w:t>Coronaviridae</w:t>
              </w:r>
              <w:proofErr w:type="spellEnd"/>
            </w:ins>
          </w:p>
        </w:tc>
        <w:tc>
          <w:tcPr>
            <w:tcW w:w="1808" w:type="dxa"/>
            <w:noWrap/>
            <w:hideMark/>
          </w:tcPr>
          <w:p w14:paraId="372F6ED0" w14:textId="46E4212E" w:rsidR="00DF326F" w:rsidRPr="00DF326F" w:rsidRDefault="00DF326F">
            <w:pPr>
              <w:rPr>
                <w:ins w:id="123" w:author="Jonathan Wilson" w:date="2022-10-20T14:41:00Z"/>
              </w:rPr>
            </w:pPr>
            <w:proofErr w:type="spellStart"/>
            <w:ins w:id="124" w:author="Jonathan Wilson" w:date="2022-10-20T14:41:00Z">
              <w:r w:rsidRPr="00DF326F">
                <w:t>Betacoronavirus</w:t>
              </w:r>
              <w:proofErr w:type="spellEnd"/>
            </w:ins>
          </w:p>
        </w:tc>
      </w:tr>
      <w:tr w:rsidR="00DF326F" w:rsidRPr="00DF326F" w14:paraId="51991F04" w14:textId="77777777" w:rsidTr="00DF326F">
        <w:trPr>
          <w:trHeight w:val="290"/>
          <w:ins w:id="125" w:author="Jonathan Wilson" w:date="2022-10-20T14:41:00Z"/>
        </w:trPr>
        <w:tc>
          <w:tcPr>
            <w:tcW w:w="4543" w:type="dxa"/>
            <w:noWrap/>
            <w:hideMark/>
          </w:tcPr>
          <w:p w14:paraId="6B37B37A" w14:textId="77777777" w:rsidR="00DF326F" w:rsidRPr="00DF326F" w:rsidRDefault="00DF326F">
            <w:pPr>
              <w:rPr>
                <w:ins w:id="126" w:author="Jonathan Wilson" w:date="2022-10-20T14:41:00Z"/>
              </w:rPr>
            </w:pPr>
            <w:ins w:id="127" w:author="Jonathan Wilson" w:date="2022-10-20T14:41:00Z">
              <w:r w:rsidRPr="00DF326F">
                <w:t>Bovine Leukemia Virus</w:t>
              </w:r>
            </w:ins>
          </w:p>
        </w:tc>
        <w:tc>
          <w:tcPr>
            <w:tcW w:w="1470" w:type="dxa"/>
            <w:noWrap/>
            <w:hideMark/>
          </w:tcPr>
          <w:p w14:paraId="52ED422F" w14:textId="77777777" w:rsidR="00DF326F" w:rsidRPr="00DF326F" w:rsidRDefault="00DF326F">
            <w:pPr>
              <w:rPr>
                <w:ins w:id="128" w:author="Jonathan Wilson" w:date="2022-10-20T14:41:00Z"/>
              </w:rPr>
            </w:pPr>
            <w:proofErr w:type="spellStart"/>
            <w:ins w:id="129" w:author="Jonathan Wilson" w:date="2022-10-20T14:41:00Z">
              <w:r w:rsidRPr="00DF326F">
                <w:t>Ortervirales</w:t>
              </w:r>
              <w:proofErr w:type="spellEnd"/>
            </w:ins>
          </w:p>
        </w:tc>
        <w:tc>
          <w:tcPr>
            <w:tcW w:w="1539" w:type="dxa"/>
            <w:noWrap/>
            <w:hideMark/>
          </w:tcPr>
          <w:p w14:paraId="7310F072" w14:textId="1638E829" w:rsidR="00DF326F" w:rsidRPr="00DF326F" w:rsidRDefault="00DF326F">
            <w:pPr>
              <w:rPr>
                <w:ins w:id="130" w:author="Jonathan Wilson" w:date="2022-10-20T14:41:00Z"/>
              </w:rPr>
            </w:pPr>
            <w:proofErr w:type="spellStart"/>
            <w:ins w:id="131" w:author="Jonathan Wilson" w:date="2022-10-20T14:41:00Z">
              <w:r w:rsidRPr="00DF326F">
                <w:t>Retroviridae</w:t>
              </w:r>
              <w:proofErr w:type="spellEnd"/>
            </w:ins>
          </w:p>
        </w:tc>
        <w:tc>
          <w:tcPr>
            <w:tcW w:w="1808" w:type="dxa"/>
            <w:noWrap/>
            <w:hideMark/>
          </w:tcPr>
          <w:p w14:paraId="6BE52A6A" w14:textId="4E7D65B4" w:rsidR="00DF326F" w:rsidRPr="00DF326F" w:rsidRDefault="00DF326F">
            <w:pPr>
              <w:rPr>
                <w:ins w:id="132" w:author="Jonathan Wilson" w:date="2022-10-20T14:41:00Z"/>
              </w:rPr>
            </w:pPr>
            <w:proofErr w:type="spellStart"/>
            <w:ins w:id="133" w:author="Jonathan Wilson" w:date="2022-10-20T14:41:00Z">
              <w:r w:rsidRPr="00DF326F">
                <w:t>Deltaretrovirus</w:t>
              </w:r>
              <w:proofErr w:type="spellEnd"/>
            </w:ins>
          </w:p>
        </w:tc>
      </w:tr>
      <w:tr w:rsidR="00DF326F" w:rsidRPr="00DF326F" w14:paraId="6D9E67C1" w14:textId="77777777" w:rsidTr="00DF326F">
        <w:trPr>
          <w:trHeight w:val="290"/>
          <w:ins w:id="134" w:author="Jonathan Wilson" w:date="2022-10-20T14:41:00Z"/>
        </w:trPr>
        <w:tc>
          <w:tcPr>
            <w:tcW w:w="4543" w:type="dxa"/>
            <w:noWrap/>
            <w:hideMark/>
          </w:tcPr>
          <w:p w14:paraId="7A47B5B1" w14:textId="77777777" w:rsidR="00DF326F" w:rsidRPr="00DF326F" w:rsidRDefault="00DF326F">
            <w:pPr>
              <w:rPr>
                <w:ins w:id="135" w:author="Jonathan Wilson" w:date="2022-10-20T14:41:00Z"/>
              </w:rPr>
            </w:pPr>
            <w:ins w:id="136" w:author="Jonathan Wilson" w:date="2022-10-20T14:41:00Z">
              <w:r w:rsidRPr="00DF326F">
                <w:t>Bovine Viral Diarrhea Virus</w:t>
              </w:r>
            </w:ins>
          </w:p>
        </w:tc>
        <w:tc>
          <w:tcPr>
            <w:tcW w:w="1470" w:type="dxa"/>
            <w:noWrap/>
            <w:hideMark/>
          </w:tcPr>
          <w:p w14:paraId="2C122DF4" w14:textId="77777777" w:rsidR="00DF326F" w:rsidRPr="00DF326F" w:rsidRDefault="00DF326F">
            <w:pPr>
              <w:rPr>
                <w:ins w:id="137" w:author="Jonathan Wilson" w:date="2022-10-20T14:41:00Z"/>
              </w:rPr>
            </w:pPr>
            <w:proofErr w:type="spellStart"/>
            <w:ins w:id="138" w:author="Jonathan Wilson" w:date="2022-10-20T14:41:00Z">
              <w:r w:rsidRPr="00DF326F">
                <w:t>Amarillovirales</w:t>
              </w:r>
              <w:proofErr w:type="spellEnd"/>
            </w:ins>
          </w:p>
        </w:tc>
        <w:tc>
          <w:tcPr>
            <w:tcW w:w="1539" w:type="dxa"/>
            <w:noWrap/>
            <w:hideMark/>
          </w:tcPr>
          <w:p w14:paraId="5079BDC9" w14:textId="77777777" w:rsidR="00DF326F" w:rsidRPr="00DF326F" w:rsidRDefault="00DF326F">
            <w:pPr>
              <w:rPr>
                <w:ins w:id="139" w:author="Jonathan Wilson" w:date="2022-10-20T14:41:00Z"/>
              </w:rPr>
            </w:pPr>
            <w:ins w:id="140" w:author="Jonathan Wilson" w:date="2022-10-20T14:41:00Z">
              <w:r w:rsidRPr="00DF326F">
                <w:t>Flaviviridae</w:t>
              </w:r>
            </w:ins>
          </w:p>
        </w:tc>
        <w:tc>
          <w:tcPr>
            <w:tcW w:w="1808" w:type="dxa"/>
            <w:noWrap/>
            <w:hideMark/>
          </w:tcPr>
          <w:p w14:paraId="6972A12F" w14:textId="77777777" w:rsidR="00DF326F" w:rsidRPr="00DF326F" w:rsidRDefault="00DF326F">
            <w:pPr>
              <w:rPr>
                <w:ins w:id="141" w:author="Jonathan Wilson" w:date="2022-10-20T14:41:00Z"/>
              </w:rPr>
            </w:pPr>
            <w:proofErr w:type="spellStart"/>
            <w:ins w:id="142" w:author="Jonathan Wilson" w:date="2022-10-20T14:41:00Z">
              <w:r w:rsidRPr="00DF326F">
                <w:t>Pestivirus</w:t>
              </w:r>
              <w:proofErr w:type="spellEnd"/>
            </w:ins>
          </w:p>
        </w:tc>
      </w:tr>
      <w:tr w:rsidR="00DF326F" w:rsidRPr="00DF326F" w14:paraId="1D5F3F3C" w14:textId="77777777" w:rsidTr="00DF326F">
        <w:trPr>
          <w:trHeight w:val="290"/>
          <w:ins w:id="143" w:author="Jonathan Wilson" w:date="2022-10-20T14:41:00Z"/>
        </w:trPr>
        <w:tc>
          <w:tcPr>
            <w:tcW w:w="4543" w:type="dxa"/>
            <w:noWrap/>
            <w:hideMark/>
          </w:tcPr>
          <w:p w14:paraId="70FF5597" w14:textId="77777777" w:rsidR="00DF326F" w:rsidRPr="00DF326F" w:rsidRDefault="00DF326F">
            <w:pPr>
              <w:rPr>
                <w:ins w:id="144" w:author="Jonathan Wilson" w:date="2022-10-20T14:41:00Z"/>
              </w:rPr>
            </w:pPr>
            <w:ins w:id="145" w:author="Jonathan Wilson" w:date="2022-10-20T14:41:00Z">
              <w:r w:rsidRPr="00DF326F">
                <w:t>Canine Adenovirus 1</w:t>
              </w:r>
            </w:ins>
          </w:p>
        </w:tc>
        <w:tc>
          <w:tcPr>
            <w:tcW w:w="1470" w:type="dxa"/>
            <w:noWrap/>
            <w:hideMark/>
          </w:tcPr>
          <w:p w14:paraId="0E837313" w14:textId="77777777" w:rsidR="00DF326F" w:rsidRPr="00DF326F" w:rsidRDefault="00DF326F">
            <w:pPr>
              <w:rPr>
                <w:ins w:id="146" w:author="Jonathan Wilson" w:date="2022-10-20T14:41:00Z"/>
              </w:rPr>
            </w:pPr>
            <w:proofErr w:type="spellStart"/>
            <w:ins w:id="147" w:author="Jonathan Wilson" w:date="2022-10-20T14:41:00Z">
              <w:r w:rsidRPr="00DF326F">
                <w:t>Rowavirales</w:t>
              </w:r>
              <w:proofErr w:type="spellEnd"/>
            </w:ins>
          </w:p>
        </w:tc>
        <w:tc>
          <w:tcPr>
            <w:tcW w:w="1539" w:type="dxa"/>
            <w:noWrap/>
            <w:hideMark/>
          </w:tcPr>
          <w:p w14:paraId="63E2650F" w14:textId="72FE24EB" w:rsidR="00DF326F" w:rsidRPr="00DF326F" w:rsidRDefault="00DF326F">
            <w:pPr>
              <w:rPr>
                <w:ins w:id="148" w:author="Jonathan Wilson" w:date="2022-10-20T14:41:00Z"/>
              </w:rPr>
            </w:pPr>
            <w:ins w:id="149" w:author="Jonathan Wilson" w:date="2022-10-20T14:41:00Z">
              <w:r w:rsidRPr="00DF326F">
                <w:t>Adenoviridae</w:t>
              </w:r>
            </w:ins>
          </w:p>
        </w:tc>
        <w:tc>
          <w:tcPr>
            <w:tcW w:w="1808" w:type="dxa"/>
            <w:noWrap/>
            <w:hideMark/>
          </w:tcPr>
          <w:p w14:paraId="7F4BE363" w14:textId="695C7EAB" w:rsidR="00DF326F" w:rsidRPr="00DF326F" w:rsidRDefault="00DF326F">
            <w:pPr>
              <w:rPr>
                <w:ins w:id="150" w:author="Jonathan Wilson" w:date="2022-10-20T14:41:00Z"/>
              </w:rPr>
            </w:pPr>
            <w:proofErr w:type="spellStart"/>
            <w:ins w:id="151" w:author="Jonathan Wilson" w:date="2022-10-20T14:41:00Z">
              <w:r w:rsidRPr="00DF326F">
                <w:t>Mastadenovirus</w:t>
              </w:r>
              <w:proofErr w:type="spellEnd"/>
            </w:ins>
          </w:p>
        </w:tc>
      </w:tr>
      <w:tr w:rsidR="00DF326F" w:rsidRPr="00DF326F" w14:paraId="55D03495" w14:textId="77777777" w:rsidTr="00DF326F">
        <w:trPr>
          <w:trHeight w:val="290"/>
          <w:ins w:id="152" w:author="Jonathan Wilson" w:date="2022-10-20T14:41:00Z"/>
        </w:trPr>
        <w:tc>
          <w:tcPr>
            <w:tcW w:w="4543" w:type="dxa"/>
            <w:noWrap/>
            <w:hideMark/>
          </w:tcPr>
          <w:p w14:paraId="6A09946C" w14:textId="77777777" w:rsidR="00DF326F" w:rsidRPr="00DF326F" w:rsidRDefault="00DF326F">
            <w:pPr>
              <w:rPr>
                <w:ins w:id="153" w:author="Jonathan Wilson" w:date="2022-10-20T14:41:00Z"/>
              </w:rPr>
            </w:pPr>
            <w:ins w:id="154" w:author="Jonathan Wilson" w:date="2022-10-20T14:41:00Z">
              <w:r w:rsidRPr="00DF326F">
                <w:t>Canine Distemper Virus</w:t>
              </w:r>
            </w:ins>
          </w:p>
        </w:tc>
        <w:tc>
          <w:tcPr>
            <w:tcW w:w="1470" w:type="dxa"/>
            <w:noWrap/>
            <w:hideMark/>
          </w:tcPr>
          <w:p w14:paraId="0C8FD2D9" w14:textId="77777777" w:rsidR="00DF326F" w:rsidRPr="00DF326F" w:rsidRDefault="00DF326F">
            <w:pPr>
              <w:rPr>
                <w:ins w:id="155" w:author="Jonathan Wilson" w:date="2022-10-20T14:41:00Z"/>
              </w:rPr>
            </w:pPr>
            <w:proofErr w:type="spellStart"/>
            <w:ins w:id="156" w:author="Jonathan Wilson" w:date="2022-10-20T14:41:00Z">
              <w:r w:rsidRPr="00DF326F">
                <w:t>Mononegavirales</w:t>
              </w:r>
              <w:proofErr w:type="spellEnd"/>
            </w:ins>
          </w:p>
        </w:tc>
        <w:tc>
          <w:tcPr>
            <w:tcW w:w="1539" w:type="dxa"/>
            <w:noWrap/>
            <w:hideMark/>
          </w:tcPr>
          <w:p w14:paraId="0498799F" w14:textId="77777777" w:rsidR="00DF326F" w:rsidRPr="00DF326F" w:rsidRDefault="00DF326F">
            <w:pPr>
              <w:rPr>
                <w:ins w:id="157" w:author="Jonathan Wilson" w:date="2022-10-20T14:41:00Z"/>
              </w:rPr>
            </w:pPr>
            <w:proofErr w:type="spellStart"/>
            <w:ins w:id="158" w:author="Jonathan Wilson" w:date="2022-10-20T14:41:00Z">
              <w:r w:rsidRPr="00DF326F">
                <w:t>Paramyxoviridae</w:t>
              </w:r>
              <w:proofErr w:type="spellEnd"/>
            </w:ins>
          </w:p>
        </w:tc>
        <w:tc>
          <w:tcPr>
            <w:tcW w:w="1808" w:type="dxa"/>
            <w:noWrap/>
            <w:hideMark/>
          </w:tcPr>
          <w:p w14:paraId="687E715F" w14:textId="77777777" w:rsidR="00DF326F" w:rsidRPr="00DF326F" w:rsidRDefault="00DF326F">
            <w:pPr>
              <w:rPr>
                <w:ins w:id="159" w:author="Jonathan Wilson" w:date="2022-10-20T14:41:00Z"/>
              </w:rPr>
            </w:pPr>
            <w:ins w:id="160" w:author="Jonathan Wilson" w:date="2022-10-20T14:41:00Z">
              <w:r w:rsidRPr="00DF326F">
                <w:t>Morbillivirus</w:t>
              </w:r>
            </w:ins>
          </w:p>
        </w:tc>
      </w:tr>
      <w:tr w:rsidR="00DF326F" w:rsidRPr="00DF326F" w14:paraId="160EE3E2" w14:textId="77777777" w:rsidTr="00DF326F">
        <w:trPr>
          <w:trHeight w:val="290"/>
          <w:ins w:id="161" w:author="Jonathan Wilson" w:date="2022-10-20T14:41:00Z"/>
        </w:trPr>
        <w:tc>
          <w:tcPr>
            <w:tcW w:w="4543" w:type="dxa"/>
            <w:noWrap/>
            <w:hideMark/>
          </w:tcPr>
          <w:p w14:paraId="2F7E27A0" w14:textId="77777777" w:rsidR="00DF326F" w:rsidRPr="00DF326F" w:rsidRDefault="00DF326F">
            <w:pPr>
              <w:rPr>
                <w:ins w:id="162" w:author="Jonathan Wilson" w:date="2022-10-20T14:41:00Z"/>
              </w:rPr>
            </w:pPr>
            <w:ins w:id="163" w:author="Jonathan Wilson" w:date="2022-10-20T14:41:00Z">
              <w:r w:rsidRPr="00DF326F">
                <w:t>Caprine Arthritis-Encephalitis Virus</w:t>
              </w:r>
            </w:ins>
          </w:p>
        </w:tc>
        <w:tc>
          <w:tcPr>
            <w:tcW w:w="1470" w:type="dxa"/>
            <w:noWrap/>
            <w:hideMark/>
          </w:tcPr>
          <w:p w14:paraId="15C2E365" w14:textId="77777777" w:rsidR="00DF326F" w:rsidRPr="00DF326F" w:rsidRDefault="00DF326F">
            <w:pPr>
              <w:rPr>
                <w:ins w:id="164" w:author="Jonathan Wilson" w:date="2022-10-20T14:41:00Z"/>
              </w:rPr>
            </w:pPr>
            <w:proofErr w:type="spellStart"/>
            <w:ins w:id="165" w:author="Jonathan Wilson" w:date="2022-10-20T14:41:00Z">
              <w:r w:rsidRPr="00DF326F">
                <w:t>Ortervirales</w:t>
              </w:r>
              <w:proofErr w:type="spellEnd"/>
            </w:ins>
          </w:p>
        </w:tc>
        <w:tc>
          <w:tcPr>
            <w:tcW w:w="1539" w:type="dxa"/>
            <w:noWrap/>
            <w:hideMark/>
          </w:tcPr>
          <w:p w14:paraId="709A4AFE" w14:textId="35759322" w:rsidR="00DF326F" w:rsidRPr="00DF326F" w:rsidRDefault="00DF326F">
            <w:pPr>
              <w:rPr>
                <w:ins w:id="166" w:author="Jonathan Wilson" w:date="2022-10-20T14:41:00Z"/>
              </w:rPr>
            </w:pPr>
            <w:proofErr w:type="spellStart"/>
            <w:ins w:id="167" w:author="Jonathan Wilson" w:date="2022-10-20T14:41:00Z">
              <w:r w:rsidRPr="00DF326F">
                <w:t>Retroviridae</w:t>
              </w:r>
              <w:proofErr w:type="spellEnd"/>
            </w:ins>
          </w:p>
        </w:tc>
        <w:tc>
          <w:tcPr>
            <w:tcW w:w="1808" w:type="dxa"/>
            <w:noWrap/>
            <w:hideMark/>
          </w:tcPr>
          <w:p w14:paraId="6A3BE00B" w14:textId="0A6B8BDF" w:rsidR="00DF326F" w:rsidRPr="00DF326F" w:rsidRDefault="00DF326F">
            <w:pPr>
              <w:rPr>
                <w:ins w:id="168" w:author="Jonathan Wilson" w:date="2022-10-20T14:41:00Z"/>
              </w:rPr>
            </w:pPr>
            <w:ins w:id="169" w:author="Jonathan Wilson" w:date="2022-10-20T14:41:00Z">
              <w:r w:rsidRPr="00DF326F">
                <w:t>Lentivirus</w:t>
              </w:r>
            </w:ins>
          </w:p>
        </w:tc>
      </w:tr>
      <w:tr w:rsidR="00DF326F" w:rsidRPr="00DF326F" w14:paraId="74887311" w14:textId="77777777" w:rsidTr="00DF326F">
        <w:trPr>
          <w:trHeight w:val="290"/>
          <w:ins w:id="170" w:author="Jonathan Wilson" w:date="2022-10-20T14:41:00Z"/>
        </w:trPr>
        <w:tc>
          <w:tcPr>
            <w:tcW w:w="4543" w:type="dxa"/>
            <w:noWrap/>
            <w:hideMark/>
          </w:tcPr>
          <w:p w14:paraId="54491F6E" w14:textId="77777777" w:rsidR="00DF326F" w:rsidRPr="00DF326F" w:rsidRDefault="00DF326F">
            <w:pPr>
              <w:rPr>
                <w:ins w:id="171" w:author="Jonathan Wilson" w:date="2022-10-20T14:41:00Z"/>
              </w:rPr>
            </w:pPr>
            <w:ins w:id="172" w:author="Jonathan Wilson" w:date="2022-10-20T14:41:00Z">
              <w:r w:rsidRPr="00DF326F">
                <w:t>Coxsackie B3 Virus</w:t>
              </w:r>
            </w:ins>
          </w:p>
        </w:tc>
        <w:tc>
          <w:tcPr>
            <w:tcW w:w="1470" w:type="dxa"/>
            <w:noWrap/>
            <w:hideMark/>
          </w:tcPr>
          <w:p w14:paraId="14479FFF" w14:textId="77777777" w:rsidR="00DF326F" w:rsidRPr="00DF326F" w:rsidRDefault="00DF326F">
            <w:pPr>
              <w:rPr>
                <w:ins w:id="173" w:author="Jonathan Wilson" w:date="2022-10-20T14:41:00Z"/>
              </w:rPr>
            </w:pPr>
            <w:proofErr w:type="spellStart"/>
            <w:ins w:id="174" w:author="Jonathan Wilson" w:date="2022-10-20T14:41:00Z">
              <w:r w:rsidRPr="00DF326F">
                <w:t>Picornavirales</w:t>
              </w:r>
              <w:proofErr w:type="spellEnd"/>
            </w:ins>
          </w:p>
        </w:tc>
        <w:tc>
          <w:tcPr>
            <w:tcW w:w="1539" w:type="dxa"/>
            <w:noWrap/>
            <w:hideMark/>
          </w:tcPr>
          <w:p w14:paraId="1AD1B5BB" w14:textId="77777777" w:rsidR="00DF326F" w:rsidRPr="00DF326F" w:rsidRDefault="00DF326F">
            <w:pPr>
              <w:rPr>
                <w:ins w:id="175" w:author="Jonathan Wilson" w:date="2022-10-20T14:41:00Z"/>
              </w:rPr>
            </w:pPr>
            <w:proofErr w:type="spellStart"/>
            <w:ins w:id="176" w:author="Jonathan Wilson" w:date="2022-10-20T14:41:00Z">
              <w:r w:rsidRPr="00DF326F">
                <w:t>Picornaviridae</w:t>
              </w:r>
              <w:proofErr w:type="spellEnd"/>
            </w:ins>
          </w:p>
        </w:tc>
        <w:tc>
          <w:tcPr>
            <w:tcW w:w="1808" w:type="dxa"/>
            <w:noWrap/>
            <w:hideMark/>
          </w:tcPr>
          <w:p w14:paraId="7A359455" w14:textId="1AA32A42" w:rsidR="00DF326F" w:rsidRPr="00DF326F" w:rsidRDefault="00DF326F">
            <w:pPr>
              <w:rPr>
                <w:ins w:id="177" w:author="Jonathan Wilson" w:date="2022-10-20T14:41:00Z"/>
              </w:rPr>
            </w:pPr>
            <w:ins w:id="178" w:author="Jonathan Wilson" w:date="2022-10-20T14:41:00Z">
              <w:r w:rsidRPr="00DF326F">
                <w:t>Enterovirus</w:t>
              </w:r>
            </w:ins>
          </w:p>
        </w:tc>
      </w:tr>
      <w:tr w:rsidR="00DF326F" w:rsidRPr="00DF326F" w14:paraId="30665225" w14:textId="77777777" w:rsidTr="00DF326F">
        <w:trPr>
          <w:trHeight w:val="290"/>
          <w:ins w:id="179" w:author="Jonathan Wilson" w:date="2022-10-20T14:41:00Z"/>
        </w:trPr>
        <w:tc>
          <w:tcPr>
            <w:tcW w:w="4543" w:type="dxa"/>
            <w:noWrap/>
            <w:hideMark/>
          </w:tcPr>
          <w:p w14:paraId="31B34C7C" w14:textId="77777777" w:rsidR="00DF326F" w:rsidRPr="00DF326F" w:rsidRDefault="00DF326F">
            <w:pPr>
              <w:rPr>
                <w:ins w:id="180" w:author="Jonathan Wilson" w:date="2022-10-20T14:41:00Z"/>
              </w:rPr>
            </w:pPr>
            <w:ins w:id="181" w:author="Jonathan Wilson" w:date="2022-10-20T14:41:00Z">
              <w:r w:rsidRPr="00DF326F">
                <w:t>Dolphin Morbilivirus</w:t>
              </w:r>
            </w:ins>
          </w:p>
        </w:tc>
        <w:tc>
          <w:tcPr>
            <w:tcW w:w="1470" w:type="dxa"/>
            <w:noWrap/>
            <w:hideMark/>
          </w:tcPr>
          <w:p w14:paraId="468A0DE2" w14:textId="77777777" w:rsidR="00DF326F" w:rsidRPr="00DF326F" w:rsidRDefault="00DF326F">
            <w:pPr>
              <w:rPr>
                <w:ins w:id="182" w:author="Jonathan Wilson" w:date="2022-10-20T14:41:00Z"/>
              </w:rPr>
            </w:pPr>
            <w:proofErr w:type="spellStart"/>
            <w:ins w:id="183" w:author="Jonathan Wilson" w:date="2022-10-20T14:41:00Z">
              <w:r w:rsidRPr="00DF326F">
                <w:t>Mononegavirales</w:t>
              </w:r>
              <w:proofErr w:type="spellEnd"/>
            </w:ins>
          </w:p>
        </w:tc>
        <w:tc>
          <w:tcPr>
            <w:tcW w:w="1539" w:type="dxa"/>
            <w:noWrap/>
            <w:hideMark/>
          </w:tcPr>
          <w:p w14:paraId="394372F7" w14:textId="77777777" w:rsidR="00DF326F" w:rsidRPr="00DF326F" w:rsidRDefault="00DF326F">
            <w:pPr>
              <w:rPr>
                <w:ins w:id="184" w:author="Jonathan Wilson" w:date="2022-10-20T14:41:00Z"/>
              </w:rPr>
            </w:pPr>
            <w:proofErr w:type="spellStart"/>
            <w:ins w:id="185" w:author="Jonathan Wilson" w:date="2022-10-20T14:41:00Z">
              <w:r w:rsidRPr="00DF326F">
                <w:t>Paramyxoviridae</w:t>
              </w:r>
              <w:proofErr w:type="spellEnd"/>
            </w:ins>
          </w:p>
        </w:tc>
        <w:tc>
          <w:tcPr>
            <w:tcW w:w="1808" w:type="dxa"/>
            <w:noWrap/>
            <w:hideMark/>
          </w:tcPr>
          <w:p w14:paraId="6B9E3BBA" w14:textId="77777777" w:rsidR="00DF326F" w:rsidRPr="00DF326F" w:rsidRDefault="00DF326F">
            <w:pPr>
              <w:rPr>
                <w:ins w:id="186" w:author="Jonathan Wilson" w:date="2022-10-20T14:41:00Z"/>
              </w:rPr>
            </w:pPr>
            <w:ins w:id="187" w:author="Jonathan Wilson" w:date="2022-10-20T14:41:00Z">
              <w:r w:rsidRPr="00DF326F">
                <w:t>Morbillivirus</w:t>
              </w:r>
            </w:ins>
          </w:p>
        </w:tc>
      </w:tr>
      <w:tr w:rsidR="00DF326F" w:rsidRPr="00DF326F" w14:paraId="587A0D19" w14:textId="77777777" w:rsidTr="00DF326F">
        <w:trPr>
          <w:trHeight w:val="290"/>
          <w:ins w:id="188" w:author="Jonathan Wilson" w:date="2022-10-20T14:41:00Z"/>
        </w:trPr>
        <w:tc>
          <w:tcPr>
            <w:tcW w:w="4543" w:type="dxa"/>
            <w:noWrap/>
            <w:hideMark/>
          </w:tcPr>
          <w:p w14:paraId="606A2DC8" w14:textId="77777777" w:rsidR="00DF326F" w:rsidRPr="00DF326F" w:rsidRDefault="00DF326F">
            <w:pPr>
              <w:rPr>
                <w:ins w:id="189" w:author="Jonathan Wilson" w:date="2022-10-20T14:41:00Z"/>
              </w:rPr>
            </w:pPr>
            <w:ins w:id="190" w:author="Jonathan Wilson" w:date="2022-10-20T14:41:00Z">
              <w:r w:rsidRPr="00DF326F">
                <w:t>Ebola Virus</w:t>
              </w:r>
            </w:ins>
          </w:p>
        </w:tc>
        <w:tc>
          <w:tcPr>
            <w:tcW w:w="1470" w:type="dxa"/>
            <w:noWrap/>
            <w:hideMark/>
          </w:tcPr>
          <w:p w14:paraId="646B316A" w14:textId="77777777" w:rsidR="00DF326F" w:rsidRPr="00DF326F" w:rsidRDefault="00DF326F">
            <w:pPr>
              <w:rPr>
                <w:ins w:id="191" w:author="Jonathan Wilson" w:date="2022-10-20T14:41:00Z"/>
              </w:rPr>
            </w:pPr>
            <w:proofErr w:type="spellStart"/>
            <w:ins w:id="192" w:author="Jonathan Wilson" w:date="2022-10-20T14:41:00Z">
              <w:r w:rsidRPr="00DF326F">
                <w:t>Mononegavirales</w:t>
              </w:r>
              <w:proofErr w:type="spellEnd"/>
            </w:ins>
          </w:p>
        </w:tc>
        <w:tc>
          <w:tcPr>
            <w:tcW w:w="1539" w:type="dxa"/>
            <w:noWrap/>
            <w:hideMark/>
          </w:tcPr>
          <w:p w14:paraId="7F538E97" w14:textId="0725176A" w:rsidR="00DF326F" w:rsidRPr="00DF326F" w:rsidRDefault="00DF326F">
            <w:pPr>
              <w:rPr>
                <w:ins w:id="193" w:author="Jonathan Wilson" w:date="2022-10-20T14:41:00Z"/>
              </w:rPr>
            </w:pPr>
            <w:ins w:id="194" w:author="Jonathan Wilson" w:date="2022-10-20T14:41:00Z">
              <w:r w:rsidRPr="00DF326F">
                <w:t>Filoviridae</w:t>
              </w:r>
            </w:ins>
          </w:p>
        </w:tc>
        <w:tc>
          <w:tcPr>
            <w:tcW w:w="1808" w:type="dxa"/>
            <w:noWrap/>
            <w:hideMark/>
          </w:tcPr>
          <w:p w14:paraId="439223F3" w14:textId="5987D3D3" w:rsidR="00DF326F" w:rsidRPr="00DF326F" w:rsidRDefault="00DF326F">
            <w:pPr>
              <w:rPr>
                <w:ins w:id="195" w:author="Jonathan Wilson" w:date="2022-10-20T14:41:00Z"/>
              </w:rPr>
            </w:pPr>
            <w:ins w:id="196" w:author="Jonathan Wilson" w:date="2022-10-20T14:41:00Z">
              <w:r w:rsidRPr="00DF326F">
                <w:t>Ebolavirus</w:t>
              </w:r>
            </w:ins>
          </w:p>
        </w:tc>
      </w:tr>
      <w:tr w:rsidR="00DF326F" w:rsidRPr="00DF326F" w14:paraId="06F63154" w14:textId="77777777" w:rsidTr="00DF326F">
        <w:trPr>
          <w:trHeight w:val="290"/>
          <w:ins w:id="197" w:author="Jonathan Wilson" w:date="2022-10-20T14:41:00Z"/>
        </w:trPr>
        <w:tc>
          <w:tcPr>
            <w:tcW w:w="4543" w:type="dxa"/>
            <w:noWrap/>
            <w:hideMark/>
          </w:tcPr>
          <w:p w14:paraId="5D556088" w14:textId="77777777" w:rsidR="00DF326F" w:rsidRPr="00DF326F" w:rsidRDefault="00DF326F">
            <w:pPr>
              <w:rPr>
                <w:ins w:id="198" w:author="Jonathan Wilson" w:date="2022-10-20T14:41:00Z"/>
              </w:rPr>
            </w:pPr>
            <w:ins w:id="199" w:author="Jonathan Wilson" w:date="2022-10-20T14:41:00Z">
              <w:r w:rsidRPr="00DF326F">
                <w:t>Enterovirus C99</w:t>
              </w:r>
            </w:ins>
          </w:p>
        </w:tc>
        <w:tc>
          <w:tcPr>
            <w:tcW w:w="1470" w:type="dxa"/>
            <w:noWrap/>
            <w:hideMark/>
          </w:tcPr>
          <w:p w14:paraId="2F652330" w14:textId="77777777" w:rsidR="00DF326F" w:rsidRPr="00DF326F" w:rsidRDefault="00DF326F">
            <w:pPr>
              <w:rPr>
                <w:ins w:id="200" w:author="Jonathan Wilson" w:date="2022-10-20T14:41:00Z"/>
              </w:rPr>
            </w:pPr>
            <w:proofErr w:type="spellStart"/>
            <w:ins w:id="201" w:author="Jonathan Wilson" w:date="2022-10-20T14:41:00Z">
              <w:r w:rsidRPr="00DF326F">
                <w:t>Picornavirales</w:t>
              </w:r>
              <w:proofErr w:type="spellEnd"/>
            </w:ins>
          </w:p>
        </w:tc>
        <w:tc>
          <w:tcPr>
            <w:tcW w:w="1539" w:type="dxa"/>
            <w:noWrap/>
            <w:hideMark/>
          </w:tcPr>
          <w:p w14:paraId="5603C3D9" w14:textId="77777777" w:rsidR="00DF326F" w:rsidRPr="00DF326F" w:rsidRDefault="00DF326F">
            <w:pPr>
              <w:rPr>
                <w:ins w:id="202" w:author="Jonathan Wilson" w:date="2022-10-20T14:41:00Z"/>
              </w:rPr>
            </w:pPr>
            <w:proofErr w:type="spellStart"/>
            <w:ins w:id="203" w:author="Jonathan Wilson" w:date="2022-10-20T14:41:00Z">
              <w:r w:rsidRPr="00DF326F">
                <w:t>Picornaviridae</w:t>
              </w:r>
              <w:proofErr w:type="spellEnd"/>
            </w:ins>
          </w:p>
        </w:tc>
        <w:tc>
          <w:tcPr>
            <w:tcW w:w="1808" w:type="dxa"/>
            <w:noWrap/>
            <w:hideMark/>
          </w:tcPr>
          <w:p w14:paraId="697D4CBF" w14:textId="1336C9EA" w:rsidR="00DF326F" w:rsidRPr="00DF326F" w:rsidRDefault="00DF326F">
            <w:pPr>
              <w:rPr>
                <w:ins w:id="204" w:author="Jonathan Wilson" w:date="2022-10-20T14:41:00Z"/>
              </w:rPr>
            </w:pPr>
            <w:ins w:id="205" w:author="Jonathan Wilson" w:date="2022-10-20T14:41:00Z">
              <w:r w:rsidRPr="00DF326F">
                <w:t>Enterovirus</w:t>
              </w:r>
            </w:ins>
          </w:p>
        </w:tc>
      </w:tr>
      <w:tr w:rsidR="00DF326F" w:rsidRPr="00DF326F" w14:paraId="3BFF157D" w14:textId="77777777" w:rsidTr="00DF326F">
        <w:trPr>
          <w:trHeight w:val="290"/>
          <w:ins w:id="206" w:author="Jonathan Wilson" w:date="2022-10-20T14:41:00Z"/>
        </w:trPr>
        <w:tc>
          <w:tcPr>
            <w:tcW w:w="4543" w:type="dxa"/>
            <w:noWrap/>
            <w:hideMark/>
          </w:tcPr>
          <w:p w14:paraId="2DCF133F" w14:textId="77777777" w:rsidR="00DF326F" w:rsidRPr="00DF326F" w:rsidRDefault="00DF326F">
            <w:pPr>
              <w:rPr>
                <w:ins w:id="207" w:author="Jonathan Wilson" w:date="2022-10-20T14:41:00Z"/>
              </w:rPr>
            </w:pPr>
            <w:ins w:id="208" w:author="Jonathan Wilson" w:date="2022-10-20T14:41:00Z">
              <w:r w:rsidRPr="00DF326F">
                <w:lastRenderedPageBreak/>
                <w:t>European Bat Lyssavirus</w:t>
              </w:r>
            </w:ins>
          </w:p>
        </w:tc>
        <w:tc>
          <w:tcPr>
            <w:tcW w:w="1470" w:type="dxa"/>
            <w:noWrap/>
            <w:hideMark/>
          </w:tcPr>
          <w:p w14:paraId="7C222669" w14:textId="77777777" w:rsidR="00DF326F" w:rsidRPr="00DF326F" w:rsidRDefault="00DF326F">
            <w:pPr>
              <w:rPr>
                <w:ins w:id="209" w:author="Jonathan Wilson" w:date="2022-10-20T14:41:00Z"/>
              </w:rPr>
            </w:pPr>
            <w:proofErr w:type="spellStart"/>
            <w:ins w:id="210" w:author="Jonathan Wilson" w:date="2022-10-20T14:41:00Z">
              <w:r w:rsidRPr="00DF326F">
                <w:t>Mononegavirales</w:t>
              </w:r>
              <w:proofErr w:type="spellEnd"/>
            </w:ins>
          </w:p>
        </w:tc>
        <w:tc>
          <w:tcPr>
            <w:tcW w:w="1539" w:type="dxa"/>
            <w:noWrap/>
            <w:hideMark/>
          </w:tcPr>
          <w:p w14:paraId="452871C5" w14:textId="77777777" w:rsidR="00DF326F" w:rsidRPr="00DF326F" w:rsidRDefault="00DF326F">
            <w:pPr>
              <w:rPr>
                <w:ins w:id="211" w:author="Jonathan Wilson" w:date="2022-10-20T14:41:00Z"/>
              </w:rPr>
            </w:pPr>
            <w:proofErr w:type="spellStart"/>
            <w:ins w:id="212" w:author="Jonathan Wilson" w:date="2022-10-20T14:41:00Z">
              <w:r w:rsidRPr="00DF326F">
                <w:t>Rhabdoviridae</w:t>
              </w:r>
              <w:proofErr w:type="spellEnd"/>
            </w:ins>
          </w:p>
        </w:tc>
        <w:tc>
          <w:tcPr>
            <w:tcW w:w="1808" w:type="dxa"/>
            <w:noWrap/>
            <w:hideMark/>
          </w:tcPr>
          <w:p w14:paraId="3BA17480" w14:textId="77777777" w:rsidR="00DF326F" w:rsidRPr="00DF326F" w:rsidRDefault="00DF326F">
            <w:pPr>
              <w:rPr>
                <w:ins w:id="213" w:author="Jonathan Wilson" w:date="2022-10-20T14:41:00Z"/>
              </w:rPr>
            </w:pPr>
            <w:ins w:id="214" w:author="Jonathan Wilson" w:date="2022-10-20T14:41:00Z">
              <w:r w:rsidRPr="00DF326F">
                <w:t>Lyssavirus</w:t>
              </w:r>
            </w:ins>
          </w:p>
        </w:tc>
      </w:tr>
      <w:tr w:rsidR="00DF326F" w:rsidRPr="00DF326F" w14:paraId="45742F15" w14:textId="77777777" w:rsidTr="00DF326F">
        <w:trPr>
          <w:trHeight w:val="290"/>
          <w:ins w:id="215" w:author="Jonathan Wilson" w:date="2022-10-20T14:41:00Z"/>
        </w:trPr>
        <w:tc>
          <w:tcPr>
            <w:tcW w:w="4543" w:type="dxa"/>
            <w:noWrap/>
            <w:hideMark/>
          </w:tcPr>
          <w:p w14:paraId="43E81EB9" w14:textId="77777777" w:rsidR="00DF326F" w:rsidRPr="00DF326F" w:rsidRDefault="00DF326F">
            <w:pPr>
              <w:rPr>
                <w:ins w:id="216" w:author="Jonathan Wilson" w:date="2022-10-20T14:41:00Z"/>
              </w:rPr>
            </w:pPr>
            <w:ins w:id="217" w:author="Jonathan Wilson" w:date="2022-10-20T14:41:00Z">
              <w:r w:rsidRPr="00DF326F">
                <w:t xml:space="preserve">Feline </w:t>
              </w:r>
              <w:proofErr w:type="spellStart"/>
              <w:r w:rsidRPr="00DF326F">
                <w:t>Immundeficiency</w:t>
              </w:r>
              <w:proofErr w:type="spellEnd"/>
              <w:r w:rsidRPr="00DF326F">
                <w:t xml:space="preserve"> Virus</w:t>
              </w:r>
            </w:ins>
          </w:p>
        </w:tc>
        <w:tc>
          <w:tcPr>
            <w:tcW w:w="1470" w:type="dxa"/>
            <w:noWrap/>
            <w:hideMark/>
          </w:tcPr>
          <w:p w14:paraId="3AEF6F88" w14:textId="77777777" w:rsidR="00DF326F" w:rsidRPr="00DF326F" w:rsidRDefault="00DF326F">
            <w:pPr>
              <w:rPr>
                <w:ins w:id="218" w:author="Jonathan Wilson" w:date="2022-10-20T14:41:00Z"/>
              </w:rPr>
            </w:pPr>
            <w:proofErr w:type="spellStart"/>
            <w:ins w:id="219" w:author="Jonathan Wilson" w:date="2022-10-20T14:41:00Z">
              <w:r w:rsidRPr="00DF326F">
                <w:t>Ortervirales</w:t>
              </w:r>
              <w:proofErr w:type="spellEnd"/>
            </w:ins>
          </w:p>
        </w:tc>
        <w:tc>
          <w:tcPr>
            <w:tcW w:w="1539" w:type="dxa"/>
            <w:noWrap/>
            <w:hideMark/>
          </w:tcPr>
          <w:p w14:paraId="0E968375" w14:textId="118D30A3" w:rsidR="00DF326F" w:rsidRPr="00DF326F" w:rsidRDefault="00DF326F">
            <w:pPr>
              <w:rPr>
                <w:ins w:id="220" w:author="Jonathan Wilson" w:date="2022-10-20T14:41:00Z"/>
              </w:rPr>
            </w:pPr>
            <w:proofErr w:type="spellStart"/>
            <w:ins w:id="221" w:author="Jonathan Wilson" w:date="2022-10-20T14:41:00Z">
              <w:r w:rsidRPr="00DF326F">
                <w:t>Retroviridae</w:t>
              </w:r>
              <w:proofErr w:type="spellEnd"/>
            </w:ins>
          </w:p>
        </w:tc>
        <w:tc>
          <w:tcPr>
            <w:tcW w:w="1808" w:type="dxa"/>
            <w:noWrap/>
            <w:hideMark/>
          </w:tcPr>
          <w:p w14:paraId="3F3DEB2F" w14:textId="4F162351" w:rsidR="00DF326F" w:rsidRPr="00DF326F" w:rsidRDefault="00DF326F">
            <w:pPr>
              <w:rPr>
                <w:ins w:id="222" w:author="Jonathan Wilson" w:date="2022-10-20T14:41:00Z"/>
              </w:rPr>
            </w:pPr>
            <w:ins w:id="223" w:author="Jonathan Wilson" w:date="2022-10-20T14:41:00Z">
              <w:r w:rsidRPr="00DF326F">
                <w:t>Lentivirus</w:t>
              </w:r>
            </w:ins>
          </w:p>
        </w:tc>
      </w:tr>
      <w:tr w:rsidR="00DF326F" w:rsidRPr="00DF326F" w14:paraId="7FDE04A5" w14:textId="77777777" w:rsidTr="00DF326F">
        <w:trPr>
          <w:trHeight w:val="290"/>
          <w:ins w:id="224" w:author="Jonathan Wilson" w:date="2022-10-20T14:41:00Z"/>
        </w:trPr>
        <w:tc>
          <w:tcPr>
            <w:tcW w:w="4543" w:type="dxa"/>
            <w:noWrap/>
            <w:hideMark/>
          </w:tcPr>
          <w:p w14:paraId="153F1DA3" w14:textId="77777777" w:rsidR="00DF326F" w:rsidRPr="00DF326F" w:rsidRDefault="00DF326F">
            <w:pPr>
              <w:rPr>
                <w:ins w:id="225" w:author="Jonathan Wilson" w:date="2022-10-20T14:41:00Z"/>
              </w:rPr>
            </w:pPr>
            <w:ins w:id="226" w:author="Jonathan Wilson" w:date="2022-10-20T14:41:00Z">
              <w:r w:rsidRPr="00DF326F">
                <w:t>Feline Leukemia Virus</w:t>
              </w:r>
            </w:ins>
          </w:p>
        </w:tc>
        <w:tc>
          <w:tcPr>
            <w:tcW w:w="1470" w:type="dxa"/>
            <w:noWrap/>
            <w:hideMark/>
          </w:tcPr>
          <w:p w14:paraId="3160A3FF" w14:textId="77777777" w:rsidR="00DF326F" w:rsidRPr="00DF326F" w:rsidRDefault="00DF326F">
            <w:pPr>
              <w:rPr>
                <w:ins w:id="227" w:author="Jonathan Wilson" w:date="2022-10-20T14:41:00Z"/>
              </w:rPr>
            </w:pPr>
            <w:proofErr w:type="spellStart"/>
            <w:ins w:id="228" w:author="Jonathan Wilson" w:date="2022-10-20T14:41:00Z">
              <w:r w:rsidRPr="00DF326F">
                <w:t>Ortervirales</w:t>
              </w:r>
              <w:proofErr w:type="spellEnd"/>
            </w:ins>
          </w:p>
        </w:tc>
        <w:tc>
          <w:tcPr>
            <w:tcW w:w="1539" w:type="dxa"/>
            <w:noWrap/>
            <w:hideMark/>
          </w:tcPr>
          <w:p w14:paraId="638046CD" w14:textId="36A95E19" w:rsidR="00DF326F" w:rsidRPr="00DF326F" w:rsidRDefault="00DF326F">
            <w:pPr>
              <w:rPr>
                <w:ins w:id="229" w:author="Jonathan Wilson" w:date="2022-10-20T14:41:00Z"/>
              </w:rPr>
            </w:pPr>
            <w:proofErr w:type="spellStart"/>
            <w:ins w:id="230" w:author="Jonathan Wilson" w:date="2022-10-20T14:41:00Z">
              <w:r w:rsidRPr="00DF326F">
                <w:t>Retroviridae</w:t>
              </w:r>
              <w:proofErr w:type="spellEnd"/>
            </w:ins>
          </w:p>
        </w:tc>
        <w:tc>
          <w:tcPr>
            <w:tcW w:w="1808" w:type="dxa"/>
            <w:noWrap/>
            <w:hideMark/>
          </w:tcPr>
          <w:p w14:paraId="4B290628" w14:textId="7ECEEDE7" w:rsidR="00DF326F" w:rsidRPr="00DF326F" w:rsidRDefault="00DF326F">
            <w:pPr>
              <w:rPr>
                <w:ins w:id="231" w:author="Jonathan Wilson" w:date="2022-10-20T14:41:00Z"/>
              </w:rPr>
            </w:pPr>
            <w:proofErr w:type="spellStart"/>
            <w:ins w:id="232" w:author="Jonathan Wilson" w:date="2022-10-20T14:41:00Z">
              <w:r w:rsidRPr="00DF326F">
                <w:t>Gammaretrovirus</w:t>
              </w:r>
              <w:proofErr w:type="spellEnd"/>
            </w:ins>
          </w:p>
        </w:tc>
      </w:tr>
      <w:tr w:rsidR="00DF326F" w:rsidRPr="00DF326F" w14:paraId="4043EC4F" w14:textId="77777777" w:rsidTr="00DF326F">
        <w:trPr>
          <w:trHeight w:val="290"/>
          <w:ins w:id="233" w:author="Jonathan Wilson" w:date="2022-10-20T14:41:00Z"/>
        </w:trPr>
        <w:tc>
          <w:tcPr>
            <w:tcW w:w="4543" w:type="dxa"/>
            <w:noWrap/>
            <w:hideMark/>
          </w:tcPr>
          <w:p w14:paraId="03651F29" w14:textId="77777777" w:rsidR="00DF326F" w:rsidRPr="00DF326F" w:rsidRDefault="00DF326F">
            <w:pPr>
              <w:rPr>
                <w:ins w:id="234" w:author="Jonathan Wilson" w:date="2022-10-20T14:41:00Z"/>
              </w:rPr>
            </w:pPr>
            <w:ins w:id="235" w:author="Jonathan Wilson" w:date="2022-10-20T14:41:00Z">
              <w:r w:rsidRPr="00DF326F">
                <w:t>Feline Morbilivirus</w:t>
              </w:r>
            </w:ins>
          </w:p>
        </w:tc>
        <w:tc>
          <w:tcPr>
            <w:tcW w:w="1470" w:type="dxa"/>
            <w:noWrap/>
            <w:hideMark/>
          </w:tcPr>
          <w:p w14:paraId="59692D0D" w14:textId="77777777" w:rsidR="00DF326F" w:rsidRPr="00DF326F" w:rsidRDefault="00DF326F">
            <w:pPr>
              <w:rPr>
                <w:ins w:id="236" w:author="Jonathan Wilson" w:date="2022-10-20T14:41:00Z"/>
              </w:rPr>
            </w:pPr>
            <w:proofErr w:type="spellStart"/>
            <w:ins w:id="237" w:author="Jonathan Wilson" w:date="2022-10-20T14:41:00Z">
              <w:r w:rsidRPr="00DF326F">
                <w:t>Mononegavirales</w:t>
              </w:r>
              <w:proofErr w:type="spellEnd"/>
            </w:ins>
          </w:p>
        </w:tc>
        <w:tc>
          <w:tcPr>
            <w:tcW w:w="1539" w:type="dxa"/>
            <w:noWrap/>
            <w:hideMark/>
          </w:tcPr>
          <w:p w14:paraId="32F23EAA" w14:textId="77777777" w:rsidR="00DF326F" w:rsidRPr="00DF326F" w:rsidRDefault="00DF326F">
            <w:pPr>
              <w:rPr>
                <w:ins w:id="238" w:author="Jonathan Wilson" w:date="2022-10-20T14:41:00Z"/>
              </w:rPr>
            </w:pPr>
            <w:proofErr w:type="spellStart"/>
            <w:ins w:id="239" w:author="Jonathan Wilson" w:date="2022-10-20T14:41:00Z">
              <w:r w:rsidRPr="00DF326F">
                <w:t>Paramyxoviridae</w:t>
              </w:r>
              <w:proofErr w:type="spellEnd"/>
            </w:ins>
          </w:p>
        </w:tc>
        <w:tc>
          <w:tcPr>
            <w:tcW w:w="1808" w:type="dxa"/>
            <w:noWrap/>
            <w:hideMark/>
          </w:tcPr>
          <w:p w14:paraId="125ACBAA" w14:textId="77777777" w:rsidR="00DF326F" w:rsidRPr="00DF326F" w:rsidRDefault="00DF326F">
            <w:pPr>
              <w:rPr>
                <w:ins w:id="240" w:author="Jonathan Wilson" w:date="2022-10-20T14:41:00Z"/>
              </w:rPr>
            </w:pPr>
            <w:ins w:id="241" w:author="Jonathan Wilson" w:date="2022-10-20T14:41:00Z">
              <w:r w:rsidRPr="00DF326F">
                <w:t>Morbillivirus</w:t>
              </w:r>
            </w:ins>
          </w:p>
        </w:tc>
      </w:tr>
      <w:tr w:rsidR="00DF326F" w:rsidRPr="00DF326F" w14:paraId="52E7FB75" w14:textId="77777777" w:rsidTr="00DF326F">
        <w:trPr>
          <w:trHeight w:val="290"/>
          <w:ins w:id="242" w:author="Jonathan Wilson" w:date="2022-10-20T14:41:00Z"/>
        </w:trPr>
        <w:tc>
          <w:tcPr>
            <w:tcW w:w="4543" w:type="dxa"/>
            <w:noWrap/>
            <w:hideMark/>
          </w:tcPr>
          <w:p w14:paraId="08CD6B58" w14:textId="77777777" w:rsidR="00DF326F" w:rsidRPr="00DF326F" w:rsidRDefault="00DF326F">
            <w:pPr>
              <w:rPr>
                <w:ins w:id="243" w:author="Jonathan Wilson" w:date="2022-10-20T14:41:00Z"/>
              </w:rPr>
            </w:pPr>
            <w:ins w:id="244" w:author="Jonathan Wilson" w:date="2022-10-20T14:41:00Z">
              <w:r w:rsidRPr="00DF326F">
                <w:t>Foot-And-Mouth Disease Virus</w:t>
              </w:r>
            </w:ins>
          </w:p>
        </w:tc>
        <w:tc>
          <w:tcPr>
            <w:tcW w:w="1470" w:type="dxa"/>
            <w:noWrap/>
            <w:hideMark/>
          </w:tcPr>
          <w:p w14:paraId="4B9BBDE0" w14:textId="77777777" w:rsidR="00DF326F" w:rsidRPr="00DF326F" w:rsidRDefault="00DF326F">
            <w:pPr>
              <w:rPr>
                <w:ins w:id="245" w:author="Jonathan Wilson" w:date="2022-10-20T14:41:00Z"/>
              </w:rPr>
            </w:pPr>
            <w:proofErr w:type="spellStart"/>
            <w:ins w:id="246" w:author="Jonathan Wilson" w:date="2022-10-20T14:41:00Z">
              <w:r w:rsidRPr="00DF326F">
                <w:t>Picornavirales</w:t>
              </w:r>
              <w:proofErr w:type="spellEnd"/>
            </w:ins>
          </w:p>
        </w:tc>
        <w:tc>
          <w:tcPr>
            <w:tcW w:w="1539" w:type="dxa"/>
            <w:noWrap/>
            <w:hideMark/>
          </w:tcPr>
          <w:p w14:paraId="30D008FA" w14:textId="77777777" w:rsidR="00DF326F" w:rsidRPr="00DF326F" w:rsidRDefault="00DF326F">
            <w:pPr>
              <w:rPr>
                <w:ins w:id="247" w:author="Jonathan Wilson" w:date="2022-10-20T14:41:00Z"/>
              </w:rPr>
            </w:pPr>
            <w:proofErr w:type="spellStart"/>
            <w:ins w:id="248" w:author="Jonathan Wilson" w:date="2022-10-20T14:41:00Z">
              <w:r w:rsidRPr="00DF326F">
                <w:t>Picornaviridae</w:t>
              </w:r>
              <w:proofErr w:type="spellEnd"/>
            </w:ins>
          </w:p>
        </w:tc>
        <w:tc>
          <w:tcPr>
            <w:tcW w:w="1808" w:type="dxa"/>
            <w:noWrap/>
            <w:hideMark/>
          </w:tcPr>
          <w:p w14:paraId="37F5270D" w14:textId="77777777" w:rsidR="00DF326F" w:rsidRPr="00DF326F" w:rsidRDefault="00DF326F">
            <w:pPr>
              <w:rPr>
                <w:ins w:id="249" w:author="Jonathan Wilson" w:date="2022-10-20T14:41:00Z"/>
              </w:rPr>
            </w:pPr>
            <w:proofErr w:type="spellStart"/>
            <w:ins w:id="250" w:author="Jonathan Wilson" w:date="2022-10-20T14:41:00Z">
              <w:r w:rsidRPr="00DF326F">
                <w:t>Aphthovirus</w:t>
              </w:r>
              <w:proofErr w:type="spellEnd"/>
            </w:ins>
          </w:p>
        </w:tc>
      </w:tr>
      <w:tr w:rsidR="00DF326F" w:rsidRPr="00DF326F" w14:paraId="008F7C75" w14:textId="77777777" w:rsidTr="00DF326F">
        <w:trPr>
          <w:trHeight w:val="290"/>
          <w:ins w:id="251" w:author="Jonathan Wilson" w:date="2022-10-20T14:41:00Z"/>
        </w:trPr>
        <w:tc>
          <w:tcPr>
            <w:tcW w:w="4543" w:type="dxa"/>
            <w:noWrap/>
            <w:hideMark/>
          </w:tcPr>
          <w:p w14:paraId="28A69A43" w14:textId="77777777" w:rsidR="00DF326F" w:rsidRPr="00DF326F" w:rsidRDefault="00DF326F">
            <w:pPr>
              <w:rPr>
                <w:ins w:id="252" w:author="Jonathan Wilson" w:date="2022-10-20T14:41:00Z"/>
              </w:rPr>
            </w:pPr>
            <w:proofErr w:type="spellStart"/>
            <w:ins w:id="253" w:author="Jonathan Wilson" w:date="2022-10-20T14:41:00Z">
              <w:r w:rsidRPr="00DF326F">
                <w:t>Getah</w:t>
              </w:r>
              <w:proofErr w:type="spellEnd"/>
              <w:r w:rsidRPr="00DF326F">
                <w:t xml:space="preserve"> Virus</w:t>
              </w:r>
            </w:ins>
          </w:p>
        </w:tc>
        <w:tc>
          <w:tcPr>
            <w:tcW w:w="1470" w:type="dxa"/>
            <w:noWrap/>
            <w:hideMark/>
          </w:tcPr>
          <w:p w14:paraId="1A78BF41" w14:textId="77777777" w:rsidR="00DF326F" w:rsidRPr="00DF326F" w:rsidRDefault="00DF326F">
            <w:pPr>
              <w:rPr>
                <w:ins w:id="254" w:author="Jonathan Wilson" w:date="2022-10-20T14:41:00Z"/>
              </w:rPr>
            </w:pPr>
            <w:proofErr w:type="spellStart"/>
            <w:ins w:id="255" w:author="Jonathan Wilson" w:date="2022-10-20T14:41:00Z">
              <w:r w:rsidRPr="00DF326F">
                <w:t>Martellivirales</w:t>
              </w:r>
              <w:proofErr w:type="spellEnd"/>
            </w:ins>
          </w:p>
        </w:tc>
        <w:tc>
          <w:tcPr>
            <w:tcW w:w="1539" w:type="dxa"/>
            <w:noWrap/>
            <w:hideMark/>
          </w:tcPr>
          <w:p w14:paraId="254DDBF5" w14:textId="33DE820C" w:rsidR="00DF326F" w:rsidRPr="00DF326F" w:rsidRDefault="00DF326F">
            <w:pPr>
              <w:rPr>
                <w:ins w:id="256" w:author="Jonathan Wilson" w:date="2022-10-20T14:41:00Z"/>
              </w:rPr>
            </w:pPr>
            <w:proofErr w:type="spellStart"/>
            <w:ins w:id="257" w:author="Jonathan Wilson" w:date="2022-10-20T14:41:00Z">
              <w:r w:rsidRPr="00DF326F">
                <w:t>Togaviridae</w:t>
              </w:r>
              <w:proofErr w:type="spellEnd"/>
            </w:ins>
          </w:p>
        </w:tc>
        <w:tc>
          <w:tcPr>
            <w:tcW w:w="1808" w:type="dxa"/>
            <w:noWrap/>
            <w:hideMark/>
          </w:tcPr>
          <w:p w14:paraId="36FC1A73" w14:textId="16CA97F5" w:rsidR="00DF326F" w:rsidRPr="00DF326F" w:rsidRDefault="00DF326F">
            <w:pPr>
              <w:rPr>
                <w:ins w:id="258" w:author="Jonathan Wilson" w:date="2022-10-20T14:41:00Z"/>
              </w:rPr>
            </w:pPr>
            <w:ins w:id="259" w:author="Jonathan Wilson" w:date="2022-10-20T14:41:00Z">
              <w:r w:rsidRPr="00DF326F">
                <w:t>Alphavirus</w:t>
              </w:r>
            </w:ins>
          </w:p>
        </w:tc>
      </w:tr>
      <w:tr w:rsidR="00DF326F" w:rsidRPr="00DF326F" w14:paraId="10ED8760" w14:textId="77777777" w:rsidTr="00DF326F">
        <w:trPr>
          <w:trHeight w:val="290"/>
          <w:ins w:id="260" w:author="Jonathan Wilson" w:date="2022-10-20T14:41:00Z"/>
        </w:trPr>
        <w:tc>
          <w:tcPr>
            <w:tcW w:w="4543" w:type="dxa"/>
            <w:noWrap/>
            <w:hideMark/>
          </w:tcPr>
          <w:p w14:paraId="1BA63D58" w14:textId="77777777" w:rsidR="00DF326F" w:rsidRPr="00DF326F" w:rsidRDefault="00DF326F">
            <w:pPr>
              <w:rPr>
                <w:ins w:id="261" w:author="Jonathan Wilson" w:date="2022-10-20T14:41:00Z"/>
              </w:rPr>
            </w:pPr>
            <w:ins w:id="262" w:author="Jonathan Wilson" w:date="2022-10-20T14:41:00Z">
              <w:r w:rsidRPr="00DF326F">
                <w:t>Hendra Virus</w:t>
              </w:r>
            </w:ins>
          </w:p>
        </w:tc>
        <w:tc>
          <w:tcPr>
            <w:tcW w:w="1470" w:type="dxa"/>
            <w:noWrap/>
            <w:hideMark/>
          </w:tcPr>
          <w:p w14:paraId="538C0C38" w14:textId="77777777" w:rsidR="00DF326F" w:rsidRPr="00DF326F" w:rsidRDefault="00DF326F">
            <w:pPr>
              <w:rPr>
                <w:ins w:id="263" w:author="Jonathan Wilson" w:date="2022-10-20T14:41:00Z"/>
              </w:rPr>
            </w:pPr>
            <w:proofErr w:type="spellStart"/>
            <w:ins w:id="264" w:author="Jonathan Wilson" w:date="2022-10-20T14:41:00Z">
              <w:r w:rsidRPr="00DF326F">
                <w:t>Mononegavirales</w:t>
              </w:r>
              <w:proofErr w:type="spellEnd"/>
            </w:ins>
          </w:p>
        </w:tc>
        <w:tc>
          <w:tcPr>
            <w:tcW w:w="1539" w:type="dxa"/>
            <w:noWrap/>
            <w:hideMark/>
          </w:tcPr>
          <w:p w14:paraId="3EBDAEFA" w14:textId="77777777" w:rsidR="00DF326F" w:rsidRPr="00DF326F" w:rsidRDefault="00DF326F">
            <w:pPr>
              <w:rPr>
                <w:ins w:id="265" w:author="Jonathan Wilson" w:date="2022-10-20T14:41:00Z"/>
              </w:rPr>
            </w:pPr>
            <w:proofErr w:type="spellStart"/>
            <w:ins w:id="266" w:author="Jonathan Wilson" w:date="2022-10-20T14:41:00Z">
              <w:r w:rsidRPr="00DF326F">
                <w:t>Paramyxoviridae</w:t>
              </w:r>
              <w:proofErr w:type="spellEnd"/>
            </w:ins>
          </w:p>
        </w:tc>
        <w:tc>
          <w:tcPr>
            <w:tcW w:w="1808" w:type="dxa"/>
            <w:noWrap/>
            <w:hideMark/>
          </w:tcPr>
          <w:p w14:paraId="0DEE7AE6" w14:textId="71828F8B" w:rsidR="00DF326F" w:rsidRPr="00DF326F" w:rsidRDefault="00DF326F">
            <w:pPr>
              <w:rPr>
                <w:ins w:id="267" w:author="Jonathan Wilson" w:date="2022-10-20T14:41:00Z"/>
              </w:rPr>
            </w:pPr>
            <w:proofErr w:type="spellStart"/>
            <w:ins w:id="268" w:author="Jonathan Wilson" w:date="2022-10-20T14:41:00Z">
              <w:r w:rsidRPr="00DF326F">
                <w:t>Henipavirus</w:t>
              </w:r>
              <w:proofErr w:type="spellEnd"/>
            </w:ins>
          </w:p>
        </w:tc>
      </w:tr>
      <w:tr w:rsidR="00DF326F" w:rsidRPr="00DF326F" w14:paraId="7B9AA67F" w14:textId="77777777" w:rsidTr="00DF326F">
        <w:trPr>
          <w:trHeight w:val="290"/>
          <w:ins w:id="269" w:author="Jonathan Wilson" w:date="2022-10-20T14:41:00Z"/>
        </w:trPr>
        <w:tc>
          <w:tcPr>
            <w:tcW w:w="4543" w:type="dxa"/>
            <w:noWrap/>
            <w:hideMark/>
          </w:tcPr>
          <w:p w14:paraId="036F1BBC" w14:textId="77777777" w:rsidR="00DF326F" w:rsidRPr="00DF326F" w:rsidRDefault="00DF326F">
            <w:pPr>
              <w:rPr>
                <w:ins w:id="270" w:author="Jonathan Wilson" w:date="2022-10-20T14:41:00Z"/>
              </w:rPr>
            </w:pPr>
            <w:ins w:id="271" w:author="Jonathan Wilson" w:date="2022-10-20T14:41:00Z">
              <w:r w:rsidRPr="00DF326F">
                <w:t>Hepatitis E Virus</w:t>
              </w:r>
            </w:ins>
          </w:p>
        </w:tc>
        <w:tc>
          <w:tcPr>
            <w:tcW w:w="1470" w:type="dxa"/>
            <w:noWrap/>
            <w:hideMark/>
          </w:tcPr>
          <w:p w14:paraId="5887B511" w14:textId="77777777" w:rsidR="00DF326F" w:rsidRPr="00DF326F" w:rsidRDefault="00DF326F">
            <w:pPr>
              <w:rPr>
                <w:ins w:id="272" w:author="Jonathan Wilson" w:date="2022-10-20T14:41:00Z"/>
              </w:rPr>
            </w:pPr>
            <w:proofErr w:type="spellStart"/>
            <w:ins w:id="273" w:author="Jonathan Wilson" w:date="2022-10-20T14:41:00Z">
              <w:r w:rsidRPr="00DF326F">
                <w:t>Hepelivirales</w:t>
              </w:r>
              <w:proofErr w:type="spellEnd"/>
            </w:ins>
          </w:p>
        </w:tc>
        <w:tc>
          <w:tcPr>
            <w:tcW w:w="1539" w:type="dxa"/>
            <w:noWrap/>
            <w:hideMark/>
          </w:tcPr>
          <w:p w14:paraId="693A28BC" w14:textId="77777777" w:rsidR="00DF326F" w:rsidRPr="00DF326F" w:rsidRDefault="00DF326F">
            <w:pPr>
              <w:rPr>
                <w:ins w:id="274" w:author="Jonathan Wilson" w:date="2022-10-20T14:41:00Z"/>
              </w:rPr>
            </w:pPr>
            <w:proofErr w:type="spellStart"/>
            <w:ins w:id="275" w:author="Jonathan Wilson" w:date="2022-10-20T14:41:00Z">
              <w:r w:rsidRPr="00DF326F">
                <w:t>Hepeviridae</w:t>
              </w:r>
              <w:proofErr w:type="spellEnd"/>
            </w:ins>
          </w:p>
        </w:tc>
        <w:tc>
          <w:tcPr>
            <w:tcW w:w="1808" w:type="dxa"/>
            <w:noWrap/>
            <w:hideMark/>
          </w:tcPr>
          <w:p w14:paraId="7739B326" w14:textId="77777777" w:rsidR="00DF326F" w:rsidRPr="00DF326F" w:rsidRDefault="00DF326F">
            <w:pPr>
              <w:rPr>
                <w:ins w:id="276" w:author="Jonathan Wilson" w:date="2022-10-20T14:41:00Z"/>
              </w:rPr>
            </w:pPr>
            <w:proofErr w:type="spellStart"/>
            <w:ins w:id="277" w:author="Jonathan Wilson" w:date="2022-10-20T14:41:00Z">
              <w:r w:rsidRPr="00DF326F">
                <w:t>Hepevirus</w:t>
              </w:r>
              <w:proofErr w:type="spellEnd"/>
            </w:ins>
          </w:p>
        </w:tc>
      </w:tr>
      <w:tr w:rsidR="00DF326F" w:rsidRPr="00DF326F" w14:paraId="43BAE00F" w14:textId="77777777" w:rsidTr="00DF326F">
        <w:trPr>
          <w:trHeight w:val="290"/>
          <w:ins w:id="278" w:author="Jonathan Wilson" w:date="2022-10-20T14:41:00Z"/>
        </w:trPr>
        <w:tc>
          <w:tcPr>
            <w:tcW w:w="4543" w:type="dxa"/>
            <w:noWrap/>
            <w:hideMark/>
          </w:tcPr>
          <w:p w14:paraId="76F25357" w14:textId="48605BD5" w:rsidR="00DF326F" w:rsidRPr="00DF326F" w:rsidRDefault="00D24C5C">
            <w:pPr>
              <w:rPr>
                <w:ins w:id="279" w:author="Jonathan Wilson" w:date="2022-10-20T14:41:00Z"/>
              </w:rPr>
            </w:pPr>
            <w:ins w:id="280" w:author="Jonathan Wilson" w:date="2022-10-20T14:41:00Z">
              <w:r w:rsidRPr="00DF326F">
                <w:t>HTLV-1</w:t>
              </w:r>
            </w:ins>
          </w:p>
        </w:tc>
        <w:tc>
          <w:tcPr>
            <w:tcW w:w="1470" w:type="dxa"/>
            <w:noWrap/>
            <w:hideMark/>
          </w:tcPr>
          <w:p w14:paraId="49741E86" w14:textId="77777777" w:rsidR="00DF326F" w:rsidRPr="00DF326F" w:rsidRDefault="00DF326F">
            <w:pPr>
              <w:rPr>
                <w:ins w:id="281" w:author="Jonathan Wilson" w:date="2022-10-20T14:41:00Z"/>
              </w:rPr>
            </w:pPr>
            <w:proofErr w:type="spellStart"/>
            <w:ins w:id="282" w:author="Jonathan Wilson" w:date="2022-10-20T14:41:00Z">
              <w:r w:rsidRPr="00DF326F">
                <w:t>Ortervirales</w:t>
              </w:r>
              <w:proofErr w:type="spellEnd"/>
            </w:ins>
          </w:p>
        </w:tc>
        <w:tc>
          <w:tcPr>
            <w:tcW w:w="1539" w:type="dxa"/>
            <w:noWrap/>
            <w:hideMark/>
          </w:tcPr>
          <w:p w14:paraId="06C3E681" w14:textId="2D0811EB" w:rsidR="00DF326F" w:rsidRPr="00DF326F" w:rsidRDefault="00DF326F">
            <w:pPr>
              <w:rPr>
                <w:ins w:id="283" w:author="Jonathan Wilson" w:date="2022-10-20T14:41:00Z"/>
              </w:rPr>
            </w:pPr>
            <w:proofErr w:type="spellStart"/>
            <w:ins w:id="284" w:author="Jonathan Wilson" w:date="2022-10-20T14:41:00Z">
              <w:r w:rsidRPr="00DF326F">
                <w:t>Retroviridae</w:t>
              </w:r>
              <w:proofErr w:type="spellEnd"/>
            </w:ins>
          </w:p>
        </w:tc>
        <w:tc>
          <w:tcPr>
            <w:tcW w:w="1808" w:type="dxa"/>
            <w:noWrap/>
            <w:hideMark/>
          </w:tcPr>
          <w:p w14:paraId="246EA4F4" w14:textId="1A3EAE76" w:rsidR="00DF326F" w:rsidRPr="00DF326F" w:rsidRDefault="00DF326F">
            <w:pPr>
              <w:rPr>
                <w:ins w:id="285" w:author="Jonathan Wilson" w:date="2022-10-20T14:41:00Z"/>
              </w:rPr>
            </w:pPr>
            <w:proofErr w:type="spellStart"/>
            <w:ins w:id="286" w:author="Jonathan Wilson" w:date="2022-10-20T14:41:00Z">
              <w:r w:rsidRPr="00DF326F">
                <w:t>Deltaretrovirus</w:t>
              </w:r>
              <w:proofErr w:type="spellEnd"/>
            </w:ins>
          </w:p>
        </w:tc>
      </w:tr>
      <w:tr w:rsidR="00DF326F" w:rsidRPr="00DF326F" w14:paraId="33110EA0" w14:textId="77777777" w:rsidTr="00DF326F">
        <w:trPr>
          <w:trHeight w:val="290"/>
          <w:ins w:id="287" w:author="Jonathan Wilson" w:date="2022-10-20T14:41:00Z"/>
        </w:trPr>
        <w:tc>
          <w:tcPr>
            <w:tcW w:w="4543" w:type="dxa"/>
            <w:noWrap/>
            <w:hideMark/>
          </w:tcPr>
          <w:p w14:paraId="73327ADC" w14:textId="7BFFD36B" w:rsidR="00DF326F" w:rsidRPr="00DF326F" w:rsidRDefault="00D24C5C">
            <w:pPr>
              <w:rPr>
                <w:ins w:id="288" w:author="Jonathan Wilson" w:date="2022-10-20T14:41:00Z"/>
              </w:rPr>
            </w:pPr>
            <w:ins w:id="289" w:author="Jonathan Wilson" w:date="2022-10-20T14:41:00Z">
              <w:r w:rsidRPr="00DF326F">
                <w:t>HTLV-4</w:t>
              </w:r>
            </w:ins>
          </w:p>
        </w:tc>
        <w:tc>
          <w:tcPr>
            <w:tcW w:w="1470" w:type="dxa"/>
            <w:noWrap/>
            <w:hideMark/>
          </w:tcPr>
          <w:p w14:paraId="72A03AD6" w14:textId="77777777" w:rsidR="00DF326F" w:rsidRPr="00DF326F" w:rsidRDefault="00DF326F">
            <w:pPr>
              <w:rPr>
                <w:ins w:id="290" w:author="Jonathan Wilson" w:date="2022-10-20T14:41:00Z"/>
              </w:rPr>
            </w:pPr>
            <w:proofErr w:type="spellStart"/>
            <w:ins w:id="291" w:author="Jonathan Wilson" w:date="2022-10-20T14:41:00Z">
              <w:r w:rsidRPr="00DF326F">
                <w:t>Ortervirales</w:t>
              </w:r>
              <w:proofErr w:type="spellEnd"/>
            </w:ins>
          </w:p>
        </w:tc>
        <w:tc>
          <w:tcPr>
            <w:tcW w:w="1539" w:type="dxa"/>
            <w:noWrap/>
            <w:hideMark/>
          </w:tcPr>
          <w:p w14:paraId="07FE19C2" w14:textId="2AA721CA" w:rsidR="00DF326F" w:rsidRPr="00DF326F" w:rsidRDefault="00DF326F">
            <w:pPr>
              <w:rPr>
                <w:ins w:id="292" w:author="Jonathan Wilson" w:date="2022-10-20T14:41:00Z"/>
              </w:rPr>
            </w:pPr>
            <w:proofErr w:type="spellStart"/>
            <w:ins w:id="293" w:author="Jonathan Wilson" w:date="2022-10-20T14:41:00Z">
              <w:r w:rsidRPr="00DF326F">
                <w:t>Retroviridae</w:t>
              </w:r>
              <w:proofErr w:type="spellEnd"/>
            </w:ins>
          </w:p>
        </w:tc>
        <w:tc>
          <w:tcPr>
            <w:tcW w:w="1808" w:type="dxa"/>
            <w:noWrap/>
            <w:hideMark/>
          </w:tcPr>
          <w:p w14:paraId="3A2EDE40" w14:textId="5E8B186A" w:rsidR="00DF326F" w:rsidRPr="00DF326F" w:rsidRDefault="00DF326F">
            <w:pPr>
              <w:rPr>
                <w:ins w:id="294" w:author="Jonathan Wilson" w:date="2022-10-20T14:41:00Z"/>
              </w:rPr>
            </w:pPr>
            <w:proofErr w:type="spellStart"/>
            <w:ins w:id="295" w:author="Jonathan Wilson" w:date="2022-10-20T14:41:00Z">
              <w:r w:rsidRPr="00DF326F">
                <w:t>Deltaretrovirus</w:t>
              </w:r>
              <w:proofErr w:type="spellEnd"/>
            </w:ins>
          </w:p>
        </w:tc>
      </w:tr>
      <w:tr w:rsidR="00DF326F" w:rsidRPr="00DF326F" w14:paraId="44A1B0DF" w14:textId="77777777" w:rsidTr="00DF326F">
        <w:trPr>
          <w:trHeight w:val="290"/>
          <w:ins w:id="296" w:author="Jonathan Wilson" w:date="2022-10-20T14:41:00Z"/>
        </w:trPr>
        <w:tc>
          <w:tcPr>
            <w:tcW w:w="4543" w:type="dxa"/>
            <w:noWrap/>
            <w:hideMark/>
          </w:tcPr>
          <w:p w14:paraId="306ACDA4" w14:textId="77777777" w:rsidR="00DF326F" w:rsidRPr="00DF326F" w:rsidRDefault="00DF326F">
            <w:pPr>
              <w:rPr>
                <w:ins w:id="297" w:author="Jonathan Wilson" w:date="2022-10-20T14:41:00Z"/>
              </w:rPr>
            </w:pPr>
            <w:ins w:id="298" w:author="Jonathan Wilson" w:date="2022-10-20T14:41:00Z">
              <w:r w:rsidRPr="00DF326F">
                <w:t>Human Adenovirus</w:t>
              </w:r>
            </w:ins>
          </w:p>
        </w:tc>
        <w:tc>
          <w:tcPr>
            <w:tcW w:w="1470" w:type="dxa"/>
            <w:noWrap/>
            <w:hideMark/>
          </w:tcPr>
          <w:p w14:paraId="0C5FEB4A" w14:textId="77777777" w:rsidR="00DF326F" w:rsidRPr="00DF326F" w:rsidRDefault="00DF326F">
            <w:pPr>
              <w:rPr>
                <w:ins w:id="299" w:author="Jonathan Wilson" w:date="2022-10-20T14:41:00Z"/>
              </w:rPr>
            </w:pPr>
            <w:proofErr w:type="spellStart"/>
            <w:ins w:id="300" w:author="Jonathan Wilson" w:date="2022-10-20T14:41:00Z">
              <w:r w:rsidRPr="00DF326F">
                <w:t>Rowavirales</w:t>
              </w:r>
              <w:proofErr w:type="spellEnd"/>
            </w:ins>
          </w:p>
        </w:tc>
        <w:tc>
          <w:tcPr>
            <w:tcW w:w="1539" w:type="dxa"/>
            <w:noWrap/>
            <w:hideMark/>
          </w:tcPr>
          <w:p w14:paraId="56D24023" w14:textId="0E267793" w:rsidR="00DF326F" w:rsidRPr="00DF326F" w:rsidRDefault="00DF326F">
            <w:pPr>
              <w:rPr>
                <w:ins w:id="301" w:author="Jonathan Wilson" w:date="2022-10-20T14:41:00Z"/>
              </w:rPr>
            </w:pPr>
            <w:ins w:id="302" w:author="Jonathan Wilson" w:date="2022-10-20T14:41:00Z">
              <w:r w:rsidRPr="00DF326F">
                <w:t>Adenoviridae</w:t>
              </w:r>
            </w:ins>
          </w:p>
        </w:tc>
        <w:tc>
          <w:tcPr>
            <w:tcW w:w="1808" w:type="dxa"/>
            <w:noWrap/>
            <w:hideMark/>
          </w:tcPr>
          <w:p w14:paraId="5AF358C7" w14:textId="698D8960" w:rsidR="00DF326F" w:rsidRPr="00DF326F" w:rsidRDefault="00DF326F">
            <w:pPr>
              <w:rPr>
                <w:ins w:id="303" w:author="Jonathan Wilson" w:date="2022-10-20T14:41:00Z"/>
              </w:rPr>
            </w:pPr>
            <w:proofErr w:type="spellStart"/>
            <w:ins w:id="304" w:author="Jonathan Wilson" w:date="2022-10-20T14:41:00Z">
              <w:r w:rsidRPr="00DF326F">
                <w:t>Mastadenovirus</w:t>
              </w:r>
              <w:proofErr w:type="spellEnd"/>
            </w:ins>
          </w:p>
        </w:tc>
      </w:tr>
      <w:tr w:rsidR="00DF326F" w:rsidRPr="00DF326F" w14:paraId="608E4E93" w14:textId="77777777" w:rsidTr="00DF326F">
        <w:trPr>
          <w:trHeight w:val="290"/>
          <w:ins w:id="305" w:author="Jonathan Wilson" w:date="2022-10-20T14:41:00Z"/>
        </w:trPr>
        <w:tc>
          <w:tcPr>
            <w:tcW w:w="4543" w:type="dxa"/>
            <w:noWrap/>
            <w:hideMark/>
          </w:tcPr>
          <w:p w14:paraId="0A0B280B" w14:textId="77777777" w:rsidR="00DF326F" w:rsidRPr="00DF326F" w:rsidRDefault="00DF326F">
            <w:pPr>
              <w:rPr>
                <w:ins w:id="306" w:author="Jonathan Wilson" w:date="2022-10-20T14:41:00Z"/>
              </w:rPr>
            </w:pPr>
            <w:ins w:id="307" w:author="Jonathan Wilson" w:date="2022-10-20T14:41:00Z">
              <w:r w:rsidRPr="00DF326F">
                <w:t>Human Metapneumovirus</w:t>
              </w:r>
            </w:ins>
          </w:p>
        </w:tc>
        <w:tc>
          <w:tcPr>
            <w:tcW w:w="1470" w:type="dxa"/>
            <w:noWrap/>
            <w:hideMark/>
          </w:tcPr>
          <w:p w14:paraId="690BD6FB" w14:textId="77777777" w:rsidR="00DF326F" w:rsidRPr="00DF326F" w:rsidRDefault="00DF326F">
            <w:pPr>
              <w:rPr>
                <w:ins w:id="308" w:author="Jonathan Wilson" w:date="2022-10-20T14:41:00Z"/>
              </w:rPr>
            </w:pPr>
            <w:proofErr w:type="spellStart"/>
            <w:ins w:id="309" w:author="Jonathan Wilson" w:date="2022-10-20T14:41:00Z">
              <w:r w:rsidRPr="00DF326F">
                <w:t>Mononegavirales</w:t>
              </w:r>
              <w:proofErr w:type="spellEnd"/>
            </w:ins>
          </w:p>
        </w:tc>
        <w:tc>
          <w:tcPr>
            <w:tcW w:w="1539" w:type="dxa"/>
            <w:noWrap/>
            <w:hideMark/>
          </w:tcPr>
          <w:p w14:paraId="064342BD" w14:textId="14FE125C" w:rsidR="00DF326F" w:rsidRPr="00DF326F" w:rsidRDefault="00DF326F">
            <w:pPr>
              <w:rPr>
                <w:ins w:id="310" w:author="Jonathan Wilson" w:date="2022-10-20T14:41:00Z"/>
              </w:rPr>
            </w:pPr>
            <w:proofErr w:type="spellStart"/>
            <w:ins w:id="311" w:author="Jonathan Wilson" w:date="2022-10-20T14:41:00Z">
              <w:r w:rsidRPr="00DF326F">
                <w:t>Pneumoviridae</w:t>
              </w:r>
              <w:proofErr w:type="spellEnd"/>
            </w:ins>
          </w:p>
        </w:tc>
        <w:tc>
          <w:tcPr>
            <w:tcW w:w="1808" w:type="dxa"/>
            <w:noWrap/>
            <w:hideMark/>
          </w:tcPr>
          <w:p w14:paraId="5D64012F" w14:textId="62F049B4" w:rsidR="00DF326F" w:rsidRPr="00DF326F" w:rsidRDefault="00DF326F">
            <w:pPr>
              <w:rPr>
                <w:ins w:id="312" w:author="Jonathan Wilson" w:date="2022-10-20T14:41:00Z"/>
              </w:rPr>
            </w:pPr>
            <w:ins w:id="313" w:author="Jonathan Wilson" w:date="2022-10-20T14:41:00Z">
              <w:r w:rsidRPr="00DF326F">
                <w:t>Metapneumovirus</w:t>
              </w:r>
            </w:ins>
          </w:p>
        </w:tc>
      </w:tr>
      <w:tr w:rsidR="00DF326F" w:rsidRPr="00DF326F" w14:paraId="3C04FDD4" w14:textId="77777777" w:rsidTr="00DF326F">
        <w:trPr>
          <w:trHeight w:val="290"/>
          <w:ins w:id="314" w:author="Jonathan Wilson" w:date="2022-10-20T14:41:00Z"/>
        </w:trPr>
        <w:tc>
          <w:tcPr>
            <w:tcW w:w="4543" w:type="dxa"/>
            <w:noWrap/>
            <w:hideMark/>
          </w:tcPr>
          <w:p w14:paraId="4E6949D3" w14:textId="77777777" w:rsidR="00DF326F" w:rsidRPr="00DF326F" w:rsidRDefault="00DF326F">
            <w:pPr>
              <w:rPr>
                <w:ins w:id="315" w:author="Jonathan Wilson" w:date="2022-10-20T14:41:00Z"/>
              </w:rPr>
            </w:pPr>
            <w:ins w:id="316" w:author="Jonathan Wilson" w:date="2022-10-20T14:41:00Z">
              <w:r w:rsidRPr="00DF326F">
                <w:t>Human Norovirus</w:t>
              </w:r>
            </w:ins>
          </w:p>
        </w:tc>
        <w:tc>
          <w:tcPr>
            <w:tcW w:w="1470" w:type="dxa"/>
            <w:noWrap/>
            <w:hideMark/>
          </w:tcPr>
          <w:p w14:paraId="3841F720" w14:textId="77777777" w:rsidR="00DF326F" w:rsidRPr="00DF326F" w:rsidRDefault="00DF326F">
            <w:pPr>
              <w:rPr>
                <w:ins w:id="317" w:author="Jonathan Wilson" w:date="2022-10-20T14:41:00Z"/>
              </w:rPr>
            </w:pPr>
            <w:proofErr w:type="spellStart"/>
            <w:ins w:id="318" w:author="Jonathan Wilson" w:date="2022-10-20T14:41:00Z">
              <w:r w:rsidRPr="00DF326F">
                <w:t>Picornavirales</w:t>
              </w:r>
              <w:proofErr w:type="spellEnd"/>
            </w:ins>
          </w:p>
        </w:tc>
        <w:tc>
          <w:tcPr>
            <w:tcW w:w="1539" w:type="dxa"/>
            <w:noWrap/>
            <w:hideMark/>
          </w:tcPr>
          <w:p w14:paraId="55B24770" w14:textId="77777777" w:rsidR="00DF326F" w:rsidRPr="00DF326F" w:rsidRDefault="00DF326F">
            <w:pPr>
              <w:rPr>
                <w:ins w:id="319" w:author="Jonathan Wilson" w:date="2022-10-20T14:41:00Z"/>
              </w:rPr>
            </w:pPr>
            <w:proofErr w:type="spellStart"/>
            <w:ins w:id="320" w:author="Jonathan Wilson" w:date="2022-10-20T14:41:00Z">
              <w:r w:rsidRPr="00DF326F">
                <w:t>Caliciviridae</w:t>
              </w:r>
              <w:proofErr w:type="spellEnd"/>
            </w:ins>
          </w:p>
        </w:tc>
        <w:tc>
          <w:tcPr>
            <w:tcW w:w="1808" w:type="dxa"/>
            <w:noWrap/>
            <w:hideMark/>
          </w:tcPr>
          <w:p w14:paraId="336B7219" w14:textId="6E761534" w:rsidR="00DF326F" w:rsidRPr="00DF326F" w:rsidRDefault="00DF326F">
            <w:pPr>
              <w:rPr>
                <w:ins w:id="321" w:author="Jonathan Wilson" w:date="2022-10-20T14:41:00Z"/>
              </w:rPr>
            </w:pPr>
            <w:ins w:id="322" w:author="Jonathan Wilson" w:date="2022-10-20T14:41:00Z">
              <w:r w:rsidRPr="00DF326F">
                <w:t>Norovirus</w:t>
              </w:r>
            </w:ins>
          </w:p>
        </w:tc>
      </w:tr>
      <w:tr w:rsidR="00DF326F" w:rsidRPr="00DF326F" w14:paraId="496333DA" w14:textId="77777777" w:rsidTr="00DF326F">
        <w:trPr>
          <w:trHeight w:val="290"/>
          <w:ins w:id="323" w:author="Jonathan Wilson" w:date="2022-10-20T14:41:00Z"/>
        </w:trPr>
        <w:tc>
          <w:tcPr>
            <w:tcW w:w="4543" w:type="dxa"/>
            <w:noWrap/>
            <w:hideMark/>
          </w:tcPr>
          <w:p w14:paraId="268A7234" w14:textId="77777777" w:rsidR="00DF326F" w:rsidRPr="00DF326F" w:rsidRDefault="00DF326F">
            <w:pPr>
              <w:rPr>
                <w:ins w:id="324" w:author="Jonathan Wilson" w:date="2022-10-20T14:41:00Z"/>
              </w:rPr>
            </w:pPr>
            <w:ins w:id="325" w:author="Jonathan Wilson" w:date="2022-10-20T14:41:00Z">
              <w:r w:rsidRPr="00DF326F">
                <w:t xml:space="preserve">Human </w:t>
              </w:r>
              <w:proofErr w:type="spellStart"/>
              <w:r w:rsidRPr="00DF326F">
                <w:t>Respirovirus</w:t>
              </w:r>
              <w:proofErr w:type="spellEnd"/>
              <w:r w:rsidRPr="00DF326F">
                <w:t xml:space="preserve"> 3</w:t>
              </w:r>
            </w:ins>
          </w:p>
        </w:tc>
        <w:tc>
          <w:tcPr>
            <w:tcW w:w="1470" w:type="dxa"/>
            <w:noWrap/>
            <w:hideMark/>
          </w:tcPr>
          <w:p w14:paraId="284BF39B" w14:textId="77777777" w:rsidR="00DF326F" w:rsidRPr="00DF326F" w:rsidRDefault="00DF326F">
            <w:pPr>
              <w:rPr>
                <w:ins w:id="326" w:author="Jonathan Wilson" w:date="2022-10-20T14:41:00Z"/>
              </w:rPr>
            </w:pPr>
            <w:proofErr w:type="spellStart"/>
            <w:ins w:id="327" w:author="Jonathan Wilson" w:date="2022-10-20T14:41:00Z">
              <w:r w:rsidRPr="00DF326F">
                <w:t>Mononegavirales</w:t>
              </w:r>
              <w:proofErr w:type="spellEnd"/>
            </w:ins>
          </w:p>
        </w:tc>
        <w:tc>
          <w:tcPr>
            <w:tcW w:w="1539" w:type="dxa"/>
            <w:noWrap/>
            <w:hideMark/>
          </w:tcPr>
          <w:p w14:paraId="04CD5C6D" w14:textId="77777777" w:rsidR="00DF326F" w:rsidRPr="00DF326F" w:rsidRDefault="00DF326F">
            <w:pPr>
              <w:rPr>
                <w:ins w:id="328" w:author="Jonathan Wilson" w:date="2022-10-20T14:41:00Z"/>
              </w:rPr>
            </w:pPr>
            <w:proofErr w:type="spellStart"/>
            <w:ins w:id="329" w:author="Jonathan Wilson" w:date="2022-10-20T14:41:00Z">
              <w:r w:rsidRPr="00DF326F">
                <w:t>Paramyxoviridae</w:t>
              </w:r>
              <w:proofErr w:type="spellEnd"/>
            </w:ins>
          </w:p>
        </w:tc>
        <w:tc>
          <w:tcPr>
            <w:tcW w:w="1808" w:type="dxa"/>
            <w:noWrap/>
            <w:hideMark/>
          </w:tcPr>
          <w:p w14:paraId="555F7047" w14:textId="1B92DF7C" w:rsidR="00DF326F" w:rsidRPr="00DF326F" w:rsidRDefault="00DF326F">
            <w:pPr>
              <w:rPr>
                <w:ins w:id="330" w:author="Jonathan Wilson" w:date="2022-10-20T14:41:00Z"/>
              </w:rPr>
            </w:pPr>
            <w:proofErr w:type="spellStart"/>
            <w:ins w:id="331" w:author="Jonathan Wilson" w:date="2022-10-20T14:41:00Z">
              <w:r w:rsidRPr="00DF326F">
                <w:t>Respirovirus</w:t>
              </w:r>
              <w:proofErr w:type="spellEnd"/>
            </w:ins>
          </w:p>
        </w:tc>
      </w:tr>
      <w:tr w:rsidR="00DF326F" w:rsidRPr="00DF326F" w14:paraId="42F3DD37" w14:textId="77777777" w:rsidTr="00DF326F">
        <w:trPr>
          <w:trHeight w:val="290"/>
          <w:ins w:id="332" w:author="Jonathan Wilson" w:date="2022-10-20T14:41:00Z"/>
        </w:trPr>
        <w:tc>
          <w:tcPr>
            <w:tcW w:w="4543" w:type="dxa"/>
            <w:noWrap/>
            <w:hideMark/>
          </w:tcPr>
          <w:p w14:paraId="7DC906C9" w14:textId="77777777" w:rsidR="00DF326F" w:rsidRPr="00DF326F" w:rsidRDefault="00DF326F">
            <w:pPr>
              <w:rPr>
                <w:ins w:id="333" w:author="Jonathan Wilson" w:date="2022-10-20T14:41:00Z"/>
              </w:rPr>
            </w:pPr>
            <w:ins w:id="334" w:author="Jonathan Wilson" w:date="2022-10-20T14:41:00Z">
              <w:r w:rsidRPr="00DF326F">
                <w:t>Human Rhinovirus C</w:t>
              </w:r>
            </w:ins>
          </w:p>
        </w:tc>
        <w:tc>
          <w:tcPr>
            <w:tcW w:w="1470" w:type="dxa"/>
            <w:noWrap/>
            <w:hideMark/>
          </w:tcPr>
          <w:p w14:paraId="24164FFF" w14:textId="77777777" w:rsidR="00DF326F" w:rsidRPr="00DF326F" w:rsidRDefault="00DF326F">
            <w:pPr>
              <w:rPr>
                <w:ins w:id="335" w:author="Jonathan Wilson" w:date="2022-10-20T14:41:00Z"/>
              </w:rPr>
            </w:pPr>
            <w:proofErr w:type="spellStart"/>
            <w:ins w:id="336" w:author="Jonathan Wilson" w:date="2022-10-20T14:41:00Z">
              <w:r w:rsidRPr="00DF326F">
                <w:t>Picornavirales</w:t>
              </w:r>
              <w:proofErr w:type="spellEnd"/>
            </w:ins>
          </w:p>
        </w:tc>
        <w:tc>
          <w:tcPr>
            <w:tcW w:w="1539" w:type="dxa"/>
            <w:noWrap/>
            <w:hideMark/>
          </w:tcPr>
          <w:p w14:paraId="0707B099" w14:textId="77777777" w:rsidR="00DF326F" w:rsidRPr="00DF326F" w:rsidRDefault="00DF326F">
            <w:pPr>
              <w:rPr>
                <w:ins w:id="337" w:author="Jonathan Wilson" w:date="2022-10-20T14:41:00Z"/>
              </w:rPr>
            </w:pPr>
            <w:proofErr w:type="spellStart"/>
            <w:ins w:id="338" w:author="Jonathan Wilson" w:date="2022-10-20T14:41:00Z">
              <w:r w:rsidRPr="00DF326F">
                <w:t>Picornaviridae</w:t>
              </w:r>
              <w:proofErr w:type="spellEnd"/>
            </w:ins>
          </w:p>
        </w:tc>
        <w:tc>
          <w:tcPr>
            <w:tcW w:w="1808" w:type="dxa"/>
            <w:noWrap/>
            <w:hideMark/>
          </w:tcPr>
          <w:p w14:paraId="4D0E9195" w14:textId="12416CE9" w:rsidR="00DF326F" w:rsidRPr="00DF326F" w:rsidRDefault="00DF326F">
            <w:pPr>
              <w:rPr>
                <w:ins w:id="339" w:author="Jonathan Wilson" w:date="2022-10-20T14:41:00Z"/>
              </w:rPr>
            </w:pPr>
            <w:ins w:id="340" w:author="Jonathan Wilson" w:date="2022-10-20T14:41:00Z">
              <w:r w:rsidRPr="00DF326F">
                <w:t>Enterovirus</w:t>
              </w:r>
            </w:ins>
          </w:p>
        </w:tc>
      </w:tr>
      <w:tr w:rsidR="00DF326F" w:rsidRPr="00DF326F" w14:paraId="3677A3CB" w14:textId="77777777" w:rsidTr="00DF326F">
        <w:trPr>
          <w:trHeight w:val="290"/>
          <w:ins w:id="341" w:author="Jonathan Wilson" w:date="2022-10-20T14:41:00Z"/>
        </w:trPr>
        <w:tc>
          <w:tcPr>
            <w:tcW w:w="4543" w:type="dxa"/>
            <w:noWrap/>
            <w:hideMark/>
          </w:tcPr>
          <w:p w14:paraId="207A69E3" w14:textId="77777777" w:rsidR="00DF326F" w:rsidRPr="00DF326F" w:rsidRDefault="00DF326F">
            <w:pPr>
              <w:rPr>
                <w:ins w:id="342" w:author="Jonathan Wilson" w:date="2022-10-20T14:41:00Z"/>
              </w:rPr>
            </w:pPr>
            <w:ins w:id="343" w:author="Jonathan Wilson" w:date="2022-10-20T14:41:00Z">
              <w:r w:rsidRPr="00DF326F">
                <w:t>Influenza A</w:t>
              </w:r>
            </w:ins>
          </w:p>
        </w:tc>
        <w:tc>
          <w:tcPr>
            <w:tcW w:w="1470" w:type="dxa"/>
            <w:noWrap/>
            <w:hideMark/>
          </w:tcPr>
          <w:p w14:paraId="133CFA51" w14:textId="77777777" w:rsidR="00DF326F" w:rsidRPr="00DF326F" w:rsidRDefault="00DF326F">
            <w:pPr>
              <w:rPr>
                <w:ins w:id="344" w:author="Jonathan Wilson" w:date="2022-10-20T14:41:00Z"/>
              </w:rPr>
            </w:pPr>
            <w:proofErr w:type="spellStart"/>
            <w:ins w:id="345" w:author="Jonathan Wilson" w:date="2022-10-20T14:41:00Z">
              <w:r w:rsidRPr="00DF326F">
                <w:t>Articulavirales</w:t>
              </w:r>
              <w:proofErr w:type="spellEnd"/>
            </w:ins>
          </w:p>
        </w:tc>
        <w:tc>
          <w:tcPr>
            <w:tcW w:w="1539" w:type="dxa"/>
            <w:noWrap/>
            <w:hideMark/>
          </w:tcPr>
          <w:p w14:paraId="255BA887" w14:textId="77777777" w:rsidR="00DF326F" w:rsidRPr="00DF326F" w:rsidRDefault="00DF326F">
            <w:pPr>
              <w:rPr>
                <w:ins w:id="346" w:author="Jonathan Wilson" w:date="2022-10-20T14:41:00Z"/>
              </w:rPr>
            </w:pPr>
            <w:ins w:id="347" w:author="Jonathan Wilson" w:date="2022-10-20T14:41:00Z">
              <w:r w:rsidRPr="00DF326F">
                <w:t>Orthomyxoviridae</w:t>
              </w:r>
            </w:ins>
          </w:p>
        </w:tc>
        <w:tc>
          <w:tcPr>
            <w:tcW w:w="1808" w:type="dxa"/>
            <w:noWrap/>
            <w:hideMark/>
          </w:tcPr>
          <w:p w14:paraId="485D183C" w14:textId="77777777" w:rsidR="00DF326F" w:rsidRPr="00DF326F" w:rsidRDefault="00DF326F">
            <w:pPr>
              <w:rPr>
                <w:ins w:id="348" w:author="Jonathan Wilson" w:date="2022-10-20T14:41:00Z"/>
              </w:rPr>
            </w:pPr>
            <w:proofErr w:type="spellStart"/>
            <w:ins w:id="349" w:author="Jonathan Wilson" w:date="2022-10-20T14:41:00Z">
              <w:r w:rsidRPr="00DF326F">
                <w:t>Alphainfluenzavirus</w:t>
              </w:r>
              <w:proofErr w:type="spellEnd"/>
            </w:ins>
          </w:p>
        </w:tc>
      </w:tr>
      <w:tr w:rsidR="00DF326F" w:rsidRPr="00DF326F" w14:paraId="2EC5F0BE" w14:textId="77777777" w:rsidTr="00DF326F">
        <w:trPr>
          <w:trHeight w:val="290"/>
          <w:ins w:id="350" w:author="Jonathan Wilson" w:date="2022-10-20T14:41:00Z"/>
        </w:trPr>
        <w:tc>
          <w:tcPr>
            <w:tcW w:w="4543" w:type="dxa"/>
            <w:noWrap/>
            <w:hideMark/>
          </w:tcPr>
          <w:p w14:paraId="26D36F1A" w14:textId="77777777" w:rsidR="00DF326F" w:rsidRPr="00DF326F" w:rsidRDefault="00DF326F">
            <w:pPr>
              <w:rPr>
                <w:ins w:id="351" w:author="Jonathan Wilson" w:date="2022-10-20T14:41:00Z"/>
              </w:rPr>
            </w:pPr>
            <w:ins w:id="352" w:author="Jonathan Wilson" w:date="2022-10-20T14:41:00Z">
              <w:r w:rsidRPr="00DF326F">
                <w:t>Influenza C</w:t>
              </w:r>
            </w:ins>
          </w:p>
        </w:tc>
        <w:tc>
          <w:tcPr>
            <w:tcW w:w="1470" w:type="dxa"/>
            <w:noWrap/>
            <w:hideMark/>
          </w:tcPr>
          <w:p w14:paraId="1859EF72" w14:textId="77777777" w:rsidR="00DF326F" w:rsidRPr="00DF326F" w:rsidRDefault="00DF326F">
            <w:pPr>
              <w:rPr>
                <w:ins w:id="353" w:author="Jonathan Wilson" w:date="2022-10-20T14:41:00Z"/>
              </w:rPr>
            </w:pPr>
            <w:proofErr w:type="spellStart"/>
            <w:ins w:id="354" w:author="Jonathan Wilson" w:date="2022-10-20T14:41:00Z">
              <w:r w:rsidRPr="00DF326F">
                <w:t>Articulavirales</w:t>
              </w:r>
              <w:proofErr w:type="spellEnd"/>
            </w:ins>
          </w:p>
        </w:tc>
        <w:tc>
          <w:tcPr>
            <w:tcW w:w="1539" w:type="dxa"/>
            <w:noWrap/>
            <w:hideMark/>
          </w:tcPr>
          <w:p w14:paraId="4D43A854" w14:textId="77777777" w:rsidR="00DF326F" w:rsidRPr="00DF326F" w:rsidRDefault="00DF326F">
            <w:pPr>
              <w:rPr>
                <w:ins w:id="355" w:author="Jonathan Wilson" w:date="2022-10-20T14:41:00Z"/>
              </w:rPr>
            </w:pPr>
            <w:ins w:id="356" w:author="Jonathan Wilson" w:date="2022-10-20T14:41:00Z">
              <w:r w:rsidRPr="00DF326F">
                <w:t>Orthomyxoviridae</w:t>
              </w:r>
            </w:ins>
          </w:p>
        </w:tc>
        <w:tc>
          <w:tcPr>
            <w:tcW w:w="1808" w:type="dxa"/>
            <w:noWrap/>
            <w:hideMark/>
          </w:tcPr>
          <w:p w14:paraId="379D7608" w14:textId="46DF7B69" w:rsidR="00DF326F" w:rsidRPr="00DF326F" w:rsidRDefault="00DF326F">
            <w:pPr>
              <w:rPr>
                <w:ins w:id="357" w:author="Jonathan Wilson" w:date="2022-10-20T14:41:00Z"/>
              </w:rPr>
            </w:pPr>
            <w:proofErr w:type="spellStart"/>
            <w:ins w:id="358" w:author="Jonathan Wilson" w:date="2022-10-20T14:41:00Z">
              <w:r w:rsidRPr="00DF326F">
                <w:t>Gammainfluenzavirus</w:t>
              </w:r>
              <w:proofErr w:type="spellEnd"/>
            </w:ins>
          </w:p>
        </w:tc>
      </w:tr>
      <w:tr w:rsidR="00DF326F" w:rsidRPr="00DF326F" w14:paraId="1E07F53D" w14:textId="77777777" w:rsidTr="00DF326F">
        <w:trPr>
          <w:trHeight w:val="290"/>
          <w:ins w:id="359" w:author="Jonathan Wilson" w:date="2022-10-20T14:41:00Z"/>
        </w:trPr>
        <w:tc>
          <w:tcPr>
            <w:tcW w:w="4543" w:type="dxa"/>
            <w:noWrap/>
            <w:hideMark/>
          </w:tcPr>
          <w:p w14:paraId="7AB168B6" w14:textId="77777777" w:rsidR="00DF326F" w:rsidRPr="00DF326F" w:rsidRDefault="00DF326F">
            <w:pPr>
              <w:rPr>
                <w:ins w:id="360" w:author="Jonathan Wilson" w:date="2022-10-20T14:41:00Z"/>
              </w:rPr>
            </w:pPr>
            <w:ins w:id="361" w:author="Jonathan Wilson" w:date="2022-10-20T14:41:00Z">
              <w:r w:rsidRPr="00DF326F">
                <w:t>Lymphocytic Choriomeningitis Virus</w:t>
              </w:r>
            </w:ins>
          </w:p>
        </w:tc>
        <w:tc>
          <w:tcPr>
            <w:tcW w:w="1470" w:type="dxa"/>
            <w:noWrap/>
            <w:hideMark/>
          </w:tcPr>
          <w:p w14:paraId="030AF719" w14:textId="77777777" w:rsidR="00DF326F" w:rsidRPr="00DF326F" w:rsidRDefault="00DF326F">
            <w:pPr>
              <w:rPr>
                <w:ins w:id="362" w:author="Jonathan Wilson" w:date="2022-10-20T14:41:00Z"/>
              </w:rPr>
            </w:pPr>
            <w:proofErr w:type="spellStart"/>
            <w:ins w:id="363" w:author="Jonathan Wilson" w:date="2022-10-20T14:41:00Z">
              <w:r w:rsidRPr="00DF326F">
                <w:t>Bunyavirales</w:t>
              </w:r>
              <w:proofErr w:type="spellEnd"/>
            </w:ins>
          </w:p>
        </w:tc>
        <w:tc>
          <w:tcPr>
            <w:tcW w:w="1539" w:type="dxa"/>
            <w:noWrap/>
            <w:hideMark/>
          </w:tcPr>
          <w:p w14:paraId="56B619A0" w14:textId="1C01BD53" w:rsidR="00DF326F" w:rsidRPr="00DF326F" w:rsidRDefault="00DF326F">
            <w:pPr>
              <w:rPr>
                <w:ins w:id="364" w:author="Jonathan Wilson" w:date="2022-10-20T14:41:00Z"/>
              </w:rPr>
            </w:pPr>
            <w:proofErr w:type="spellStart"/>
            <w:ins w:id="365" w:author="Jonathan Wilson" w:date="2022-10-20T14:41:00Z">
              <w:r w:rsidRPr="00DF326F">
                <w:t>Arenaviridae</w:t>
              </w:r>
              <w:proofErr w:type="spellEnd"/>
            </w:ins>
          </w:p>
        </w:tc>
        <w:tc>
          <w:tcPr>
            <w:tcW w:w="1808" w:type="dxa"/>
            <w:noWrap/>
            <w:hideMark/>
          </w:tcPr>
          <w:p w14:paraId="2301FB07" w14:textId="77FA472C" w:rsidR="00DF326F" w:rsidRPr="00DF326F" w:rsidRDefault="00DF326F">
            <w:pPr>
              <w:rPr>
                <w:ins w:id="366" w:author="Jonathan Wilson" w:date="2022-10-20T14:41:00Z"/>
              </w:rPr>
            </w:pPr>
            <w:proofErr w:type="spellStart"/>
            <w:ins w:id="367" w:author="Jonathan Wilson" w:date="2022-10-20T14:41:00Z">
              <w:r w:rsidRPr="00DF326F">
                <w:t>Mammarenavirus</w:t>
              </w:r>
              <w:proofErr w:type="spellEnd"/>
            </w:ins>
          </w:p>
        </w:tc>
      </w:tr>
      <w:tr w:rsidR="00DF326F" w:rsidRPr="00DF326F" w14:paraId="31CC79D1" w14:textId="77777777" w:rsidTr="00DF326F">
        <w:trPr>
          <w:trHeight w:val="290"/>
          <w:ins w:id="368" w:author="Jonathan Wilson" w:date="2022-10-20T14:41:00Z"/>
        </w:trPr>
        <w:tc>
          <w:tcPr>
            <w:tcW w:w="4543" w:type="dxa"/>
            <w:noWrap/>
            <w:hideMark/>
          </w:tcPr>
          <w:p w14:paraId="3257F9C1" w14:textId="77777777" w:rsidR="00DF326F" w:rsidRPr="00DF326F" w:rsidRDefault="00DF326F">
            <w:pPr>
              <w:rPr>
                <w:ins w:id="369" w:author="Jonathan Wilson" w:date="2022-10-20T14:41:00Z"/>
              </w:rPr>
            </w:pPr>
            <w:proofErr w:type="spellStart"/>
            <w:ins w:id="370" w:author="Jonathan Wilson" w:date="2022-10-20T14:41:00Z">
              <w:r w:rsidRPr="00DF326F">
                <w:t>Menangle</w:t>
              </w:r>
              <w:proofErr w:type="spellEnd"/>
              <w:r w:rsidRPr="00DF326F">
                <w:t xml:space="preserve"> Virus</w:t>
              </w:r>
            </w:ins>
          </w:p>
        </w:tc>
        <w:tc>
          <w:tcPr>
            <w:tcW w:w="1470" w:type="dxa"/>
            <w:noWrap/>
            <w:hideMark/>
          </w:tcPr>
          <w:p w14:paraId="74153DB9" w14:textId="77777777" w:rsidR="00DF326F" w:rsidRPr="00DF326F" w:rsidRDefault="00DF326F">
            <w:pPr>
              <w:rPr>
                <w:ins w:id="371" w:author="Jonathan Wilson" w:date="2022-10-20T14:41:00Z"/>
              </w:rPr>
            </w:pPr>
            <w:proofErr w:type="spellStart"/>
            <w:ins w:id="372" w:author="Jonathan Wilson" w:date="2022-10-20T14:41:00Z">
              <w:r w:rsidRPr="00DF326F">
                <w:t>Mononegavirales</w:t>
              </w:r>
              <w:proofErr w:type="spellEnd"/>
            </w:ins>
          </w:p>
        </w:tc>
        <w:tc>
          <w:tcPr>
            <w:tcW w:w="1539" w:type="dxa"/>
            <w:noWrap/>
            <w:hideMark/>
          </w:tcPr>
          <w:p w14:paraId="6DEDCF86" w14:textId="77777777" w:rsidR="00DF326F" w:rsidRPr="00DF326F" w:rsidRDefault="00DF326F">
            <w:pPr>
              <w:rPr>
                <w:ins w:id="373" w:author="Jonathan Wilson" w:date="2022-10-20T14:41:00Z"/>
              </w:rPr>
            </w:pPr>
            <w:proofErr w:type="spellStart"/>
            <w:ins w:id="374" w:author="Jonathan Wilson" w:date="2022-10-20T14:41:00Z">
              <w:r w:rsidRPr="00DF326F">
                <w:t>Paramyxoviridae</w:t>
              </w:r>
              <w:proofErr w:type="spellEnd"/>
            </w:ins>
          </w:p>
        </w:tc>
        <w:tc>
          <w:tcPr>
            <w:tcW w:w="1808" w:type="dxa"/>
            <w:noWrap/>
            <w:hideMark/>
          </w:tcPr>
          <w:p w14:paraId="573F487B" w14:textId="4DC2EDC5" w:rsidR="00DF326F" w:rsidRPr="00DF326F" w:rsidRDefault="00DF326F">
            <w:pPr>
              <w:rPr>
                <w:ins w:id="375" w:author="Jonathan Wilson" w:date="2022-10-20T14:41:00Z"/>
              </w:rPr>
            </w:pPr>
            <w:proofErr w:type="spellStart"/>
            <w:ins w:id="376" w:author="Jonathan Wilson" w:date="2022-10-20T14:41:00Z">
              <w:r w:rsidRPr="00DF326F">
                <w:t>Pararubulavirus</w:t>
              </w:r>
              <w:proofErr w:type="spellEnd"/>
            </w:ins>
          </w:p>
        </w:tc>
      </w:tr>
      <w:tr w:rsidR="00DF326F" w:rsidRPr="00DF326F" w14:paraId="2CDEF176" w14:textId="77777777" w:rsidTr="00DF326F">
        <w:trPr>
          <w:trHeight w:val="290"/>
          <w:ins w:id="377" w:author="Jonathan Wilson" w:date="2022-10-20T14:41:00Z"/>
        </w:trPr>
        <w:tc>
          <w:tcPr>
            <w:tcW w:w="4543" w:type="dxa"/>
            <w:noWrap/>
            <w:hideMark/>
          </w:tcPr>
          <w:p w14:paraId="0C6A0652" w14:textId="211C0054" w:rsidR="00DF326F" w:rsidRPr="00DF326F" w:rsidRDefault="00D24C5C">
            <w:pPr>
              <w:rPr>
                <w:ins w:id="378" w:author="Jonathan Wilson" w:date="2022-10-20T14:41:00Z"/>
              </w:rPr>
            </w:pPr>
            <w:ins w:id="379" w:author="Jonathan Wilson" w:date="2022-10-20T14:41:00Z">
              <w:r w:rsidRPr="00DF326F">
                <w:t>MERS</w:t>
              </w:r>
              <w:r w:rsidR="00DF326F" w:rsidRPr="00DF326F">
                <w:t>-</w:t>
              </w:r>
              <w:proofErr w:type="spellStart"/>
              <w:r w:rsidR="00DF326F" w:rsidRPr="00DF326F">
                <w:t>Co</w:t>
              </w:r>
              <w:r w:rsidRPr="00DF326F">
                <w:t>V</w:t>
              </w:r>
              <w:proofErr w:type="spellEnd"/>
            </w:ins>
          </w:p>
        </w:tc>
        <w:tc>
          <w:tcPr>
            <w:tcW w:w="1470" w:type="dxa"/>
            <w:noWrap/>
            <w:hideMark/>
          </w:tcPr>
          <w:p w14:paraId="5A811E87" w14:textId="77777777" w:rsidR="00DF326F" w:rsidRPr="00DF326F" w:rsidRDefault="00DF326F">
            <w:pPr>
              <w:rPr>
                <w:ins w:id="380" w:author="Jonathan Wilson" w:date="2022-10-20T14:41:00Z"/>
              </w:rPr>
            </w:pPr>
            <w:proofErr w:type="spellStart"/>
            <w:ins w:id="381" w:author="Jonathan Wilson" w:date="2022-10-20T14:41:00Z">
              <w:r w:rsidRPr="00DF326F">
                <w:t>Nidovirales</w:t>
              </w:r>
              <w:proofErr w:type="spellEnd"/>
            </w:ins>
          </w:p>
        </w:tc>
        <w:tc>
          <w:tcPr>
            <w:tcW w:w="1539" w:type="dxa"/>
            <w:noWrap/>
            <w:hideMark/>
          </w:tcPr>
          <w:p w14:paraId="267CF75D" w14:textId="0CCE28E6" w:rsidR="00DF326F" w:rsidRPr="00DF326F" w:rsidRDefault="00DF326F">
            <w:pPr>
              <w:rPr>
                <w:ins w:id="382" w:author="Jonathan Wilson" w:date="2022-10-20T14:41:00Z"/>
              </w:rPr>
            </w:pPr>
            <w:proofErr w:type="spellStart"/>
            <w:ins w:id="383" w:author="Jonathan Wilson" w:date="2022-10-20T14:41:00Z">
              <w:r w:rsidRPr="00DF326F">
                <w:t>Coronaviridae</w:t>
              </w:r>
              <w:proofErr w:type="spellEnd"/>
            </w:ins>
          </w:p>
        </w:tc>
        <w:tc>
          <w:tcPr>
            <w:tcW w:w="1808" w:type="dxa"/>
            <w:noWrap/>
            <w:hideMark/>
          </w:tcPr>
          <w:p w14:paraId="232A67DB" w14:textId="13FDF6D5" w:rsidR="00DF326F" w:rsidRPr="00DF326F" w:rsidRDefault="00DF326F">
            <w:pPr>
              <w:rPr>
                <w:ins w:id="384" w:author="Jonathan Wilson" w:date="2022-10-20T14:41:00Z"/>
              </w:rPr>
            </w:pPr>
            <w:proofErr w:type="spellStart"/>
            <w:ins w:id="385" w:author="Jonathan Wilson" w:date="2022-10-20T14:41:00Z">
              <w:r w:rsidRPr="00DF326F">
                <w:t>Betacoronavirus</w:t>
              </w:r>
              <w:proofErr w:type="spellEnd"/>
            </w:ins>
          </w:p>
        </w:tc>
      </w:tr>
      <w:tr w:rsidR="00DF326F" w:rsidRPr="00DF326F" w14:paraId="6EBBC08E" w14:textId="77777777" w:rsidTr="00DF326F">
        <w:trPr>
          <w:trHeight w:val="290"/>
          <w:ins w:id="386" w:author="Jonathan Wilson" w:date="2022-10-20T14:41:00Z"/>
        </w:trPr>
        <w:tc>
          <w:tcPr>
            <w:tcW w:w="4543" w:type="dxa"/>
            <w:noWrap/>
            <w:hideMark/>
          </w:tcPr>
          <w:p w14:paraId="7FE1F87B" w14:textId="77777777" w:rsidR="00DF326F" w:rsidRPr="00DF326F" w:rsidRDefault="00DF326F">
            <w:pPr>
              <w:rPr>
                <w:ins w:id="387" w:author="Jonathan Wilson" w:date="2022-10-20T14:41:00Z"/>
              </w:rPr>
            </w:pPr>
            <w:proofErr w:type="spellStart"/>
            <w:ins w:id="388" w:author="Jonathan Wilson" w:date="2022-10-20T14:41:00Z">
              <w:r w:rsidRPr="00DF326F">
                <w:t>Nipah</w:t>
              </w:r>
              <w:proofErr w:type="spellEnd"/>
              <w:r w:rsidRPr="00DF326F">
                <w:t xml:space="preserve"> Virus</w:t>
              </w:r>
            </w:ins>
          </w:p>
        </w:tc>
        <w:tc>
          <w:tcPr>
            <w:tcW w:w="1470" w:type="dxa"/>
            <w:noWrap/>
            <w:hideMark/>
          </w:tcPr>
          <w:p w14:paraId="1B0684DE" w14:textId="77777777" w:rsidR="00DF326F" w:rsidRPr="00DF326F" w:rsidRDefault="00DF326F">
            <w:pPr>
              <w:rPr>
                <w:ins w:id="389" w:author="Jonathan Wilson" w:date="2022-10-20T14:41:00Z"/>
              </w:rPr>
            </w:pPr>
            <w:proofErr w:type="spellStart"/>
            <w:ins w:id="390" w:author="Jonathan Wilson" w:date="2022-10-20T14:41:00Z">
              <w:r w:rsidRPr="00DF326F">
                <w:t>Mononegavirales</w:t>
              </w:r>
              <w:proofErr w:type="spellEnd"/>
            </w:ins>
          </w:p>
        </w:tc>
        <w:tc>
          <w:tcPr>
            <w:tcW w:w="1539" w:type="dxa"/>
            <w:noWrap/>
            <w:hideMark/>
          </w:tcPr>
          <w:p w14:paraId="6423E7A0" w14:textId="77777777" w:rsidR="00DF326F" w:rsidRPr="00DF326F" w:rsidRDefault="00DF326F">
            <w:pPr>
              <w:rPr>
                <w:ins w:id="391" w:author="Jonathan Wilson" w:date="2022-10-20T14:41:00Z"/>
              </w:rPr>
            </w:pPr>
            <w:proofErr w:type="spellStart"/>
            <w:ins w:id="392" w:author="Jonathan Wilson" w:date="2022-10-20T14:41:00Z">
              <w:r w:rsidRPr="00DF326F">
                <w:t>Paramyxoviridae</w:t>
              </w:r>
              <w:proofErr w:type="spellEnd"/>
            </w:ins>
          </w:p>
        </w:tc>
        <w:tc>
          <w:tcPr>
            <w:tcW w:w="1808" w:type="dxa"/>
            <w:noWrap/>
            <w:hideMark/>
          </w:tcPr>
          <w:p w14:paraId="5079E10E" w14:textId="56C6B91D" w:rsidR="00DF326F" w:rsidRPr="00DF326F" w:rsidRDefault="00DF326F">
            <w:pPr>
              <w:rPr>
                <w:ins w:id="393" w:author="Jonathan Wilson" w:date="2022-10-20T14:41:00Z"/>
              </w:rPr>
            </w:pPr>
            <w:proofErr w:type="spellStart"/>
            <w:ins w:id="394" w:author="Jonathan Wilson" w:date="2022-10-20T14:41:00Z">
              <w:r w:rsidRPr="00DF326F">
                <w:t>Henipavirus</w:t>
              </w:r>
              <w:proofErr w:type="spellEnd"/>
            </w:ins>
          </w:p>
        </w:tc>
      </w:tr>
      <w:tr w:rsidR="00DF326F" w:rsidRPr="00DF326F" w14:paraId="3F13E4A5" w14:textId="77777777" w:rsidTr="00DF326F">
        <w:trPr>
          <w:trHeight w:val="290"/>
          <w:ins w:id="395" w:author="Jonathan Wilson" w:date="2022-10-20T14:41:00Z"/>
        </w:trPr>
        <w:tc>
          <w:tcPr>
            <w:tcW w:w="4543" w:type="dxa"/>
            <w:noWrap/>
            <w:hideMark/>
          </w:tcPr>
          <w:p w14:paraId="33D70C0F" w14:textId="77777777" w:rsidR="00DF326F" w:rsidRPr="00DF326F" w:rsidRDefault="00DF326F">
            <w:pPr>
              <w:rPr>
                <w:ins w:id="396" w:author="Jonathan Wilson" w:date="2022-10-20T14:41:00Z"/>
              </w:rPr>
            </w:pPr>
            <w:proofErr w:type="spellStart"/>
            <w:ins w:id="397" w:author="Jonathan Wilson" w:date="2022-10-20T14:41:00Z">
              <w:r w:rsidRPr="00DF326F">
                <w:t>Peste</w:t>
              </w:r>
              <w:proofErr w:type="spellEnd"/>
              <w:r w:rsidRPr="00DF326F">
                <w:t xml:space="preserve"> Des Petits Ruminants Virus</w:t>
              </w:r>
            </w:ins>
          </w:p>
        </w:tc>
        <w:tc>
          <w:tcPr>
            <w:tcW w:w="1470" w:type="dxa"/>
            <w:noWrap/>
            <w:hideMark/>
          </w:tcPr>
          <w:p w14:paraId="5BF67AAF" w14:textId="77777777" w:rsidR="00DF326F" w:rsidRPr="00DF326F" w:rsidRDefault="00DF326F">
            <w:pPr>
              <w:rPr>
                <w:ins w:id="398" w:author="Jonathan Wilson" w:date="2022-10-20T14:41:00Z"/>
              </w:rPr>
            </w:pPr>
            <w:proofErr w:type="spellStart"/>
            <w:ins w:id="399" w:author="Jonathan Wilson" w:date="2022-10-20T14:41:00Z">
              <w:r w:rsidRPr="00DF326F">
                <w:t>Mononegavirales</w:t>
              </w:r>
              <w:proofErr w:type="spellEnd"/>
            </w:ins>
          </w:p>
        </w:tc>
        <w:tc>
          <w:tcPr>
            <w:tcW w:w="1539" w:type="dxa"/>
            <w:noWrap/>
            <w:hideMark/>
          </w:tcPr>
          <w:p w14:paraId="19CD603F" w14:textId="77777777" w:rsidR="00DF326F" w:rsidRPr="00DF326F" w:rsidRDefault="00DF326F">
            <w:pPr>
              <w:rPr>
                <w:ins w:id="400" w:author="Jonathan Wilson" w:date="2022-10-20T14:41:00Z"/>
              </w:rPr>
            </w:pPr>
            <w:proofErr w:type="spellStart"/>
            <w:ins w:id="401" w:author="Jonathan Wilson" w:date="2022-10-20T14:41:00Z">
              <w:r w:rsidRPr="00DF326F">
                <w:t>Paramyxoviridae</w:t>
              </w:r>
              <w:proofErr w:type="spellEnd"/>
            </w:ins>
          </w:p>
        </w:tc>
        <w:tc>
          <w:tcPr>
            <w:tcW w:w="1808" w:type="dxa"/>
            <w:noWrap/>
            <w:hideMark/>
          </w:tcPr>
          <w:p w14:paraId="76F20E1A" w14:textId="77777777" w:rsidR="00DF326F" w:rsidRPr="00DF326F" w:rsidRDefault="00DF326F">
            <w:pPr>
              <w:rPr>
                <w:ins w:id="402" w:author="Jonathan Wilson" w:date="2022-10-20T14:41:00Z"/>
              </w:rPr>
            </w:pPr>
            <w:ins w:id="403" w:author="Jonathan Wilson" w:date="2022-10-20T14:41:00Z">
              <w:r w:rsidRPr="00DF326F">
                <w:t>Morbillivirus</w:t>
              </w:r>
            </w:ins>
          </w:p>
        </w:tc>
      </w:tr>
      <w:tr w:rsidR="00DF326F" w:rsidRPr="00DF326F" w14:paraId="2A686D57" w14:textId="77777777" w:rsidTr="00DF326F">
        <w:trPr>
          <w:trHeight w:val="290"/>
          <w:ins w:id="404" w:author="Jonathan Wilson" w:date="2022-10-20T14:41:00Z"/>
        </w:trPr>
        <w:tc>
          <w:tcPr>
            <w:tcW w:w="4543" w:type="dxa"/>
            <w:noWrap/>
            <w:hideMark/>
          </w:tcPr>
          <w:p w14:paraId="793768AD" w14:textId="77777777" w:rsidR="00DF326F" w:rsidRPr="00DF326F" w:rsidRDefault="00DF326F">
            <w:pPr>
              <w:rPr>
                <w:ins w:id="405" w:author="Jonathan Wilson" w:date="2022-10-20T14:41:00Z"/>
              </w:rPr>
            </w:pPr>
            <w:ins w:id="406" w:author="Jonathan Wilson" w:date="2022-10-20T14:41:00Z">
              <w:r w:rsidRPr="00DF326F">
                <w:t>Pigeon Paramyxovirus 1</w:t>
              </w:r>
            </w:ins>
          </w:p>
        </w:tc>
        <w:tc>
          <w:tcPr>
            <w:tcW w:w="1470" w:type="dxa"/>
            <w:noWrap/>
            <w:hideMark/>
          </w:tcPr>
          <w:p w14:paraId="5DB7B3C6" w14:textId="77777777" w:rsidR="00DF326F" w:rsidRPr="00DF326F" w:rsidRDefault="00DF326F">
            <w:pPr>
              <w:rPr>
                <w:ins w:id="407" w:author="Jonathan Wilson" w:date="2022-10-20T14:41:00Z"/>
              </w:rPr>
            </w:pPr>
            <w:proofErr w:type="spellStart"/>
            <w:ins w:id="408" w:author="Jonathan Wilson" w:date="2022-10-20T14:41:00Z">
              <w:r w:rsidRPr="00DF326F">
                <w:t>Mononegavirales</w:t>
              </w:r>
              <w:proofErr w:type="spellEnd"/>
            </w:ins>
          </w:p>
        </w:tc>
        <w:tc>
          <w:tcPr>
            <w:tcW w:w="1539" w:type="dxa"/>
            <w:noWrap/>
            <w:hideMark/>
          </w:tcPr>
          <w:p w14:paraId="6B78A7BE" w14:textId="77777777" w:rsidR="00DF326F" w:rsidRPr="00DF326F" w:rsidRDefault="00DF326F">
            <w:pPr>
              <w:rPr>
                <w:ins w:id="409" w:author="Jonathan Wilson" w:date="2022-10-20T14:41:00Z"/>
              </w:rPr>
            </w:pPr>
            <w:proofErr w:type="spellStart"/>
            <w:ins w:id="410" w:author="Jonathan Wilson" w:date="2022-10-20T14:41:00Z">
              <w:r w:rsidRPr="00DF326F">
                <w:t>Paramyxoviridae</w:t>
              </w:r>
              <w:proofErr w:type="spellEnd"/>
            </w:ins>
          </w:p>
        </w:tc>
        <w:tc>
          <w:tcPr>
            <w:tcW w:w="1808" w:type="dxa"/>
            <w:noWrap/>
            <w:hideMark/>
          </w:tcPr>
          <w:p w14:paraId="0EC804AF" w14:textId="60F1D68D" w:rsidR="00DF326F" w:rsidRPr="00DF326F" w:rsidRDefault="00DF326F">
            <w:pPr>
              <w:rPr>
                <w:ins w:id="411" w:author="Jonathan Wilson" w:date="2022-10-20T14:41:00Z"/>
              </w:rPr>
            </w:pPr>
            <w:proofErr w:type="spellStart"/>
            <w:ins w:id="412" w:author="Jonathan Wilson" w:date="2022-10-20T14:41:00Z">
              <w:r w:rsidRPr="00DF326F">
                <w:t>Avulavirus</w:t>
              </w:r>
              <w:proofErr w:type="spellEnd"/>
            </w:ins>
          </w:p>
        </w:tc>
      </w:tr>
      <w:tr w:rsidR="00DF326F" w:rsidRPr="00DF326F" w14:paraId="700E7871" w14:textId="77777777" w:rsidTr="00DF326F">
        <w:trPr>
          <w:trHeight w:val="290"/>
          <w:ins w:id="413" w:author="Jonathan Wilson" w:date="2022-10-20T14:41:00Z"/>
        </w:trPr>
        <w:tc>
          <w:tcPr>
            <w:tcW w:w="4543" w:type="dxa"/>
            <w:noWrap/>
            <w:hideMark/>
          </w:tcPr>
          <w:p w14:paraId="03376C30" w14:textId="77777777" w:rsidR="00DF326F" w:rsidRPr="00DF326F" w:rsidRDefault="00DF326F">
            <w:pPr>
              <w:rPr>
                <w:ins w:id="414" w:author="Jonathan Wilson" w:date="2022-10-20T14:41:00Z"/>
              </w:rPr>
            </w:pPr>
            <w:proofErr w:type="spellStart"/>
            <w:ins w:id="415" w:author="Jonathan Wilson" w:date="2022-10-20T14:41:00Z">
              <w:r w:rsidRPr="00DF326F">
                <w:t>Puumala</w:t>
              </w:r>
              <w:proofErr w:type="spellEnd"/>
              <w:r w:rsidRPr="00DF326F">
                <w:t xml:space="preserve"> Hantavirus</w:t>
              </w:r>
            </w:ins>
          </w:p>
        </w:tc>
        <w:tc>
          <w:tcPr>
            <w:tcW w:w="1470" w:type="dxa"/>
            <w:noWrap/>
            <w:hideMark/>
          </w:tcPr>
          <w:p w14:paraId="003E2F27" w14:textId="77777777" w:rsidR="00DF326F" w:rsidRPr="00DF326F" w:rsidRDefault="00DF326F">
            <w:pPr>
              <w:rPr>
                <w:ins w:id="416" w:author="Jonathan Wilson" w:date="2022-10-20T14:41:00Z"/>
              </w:rPr>
            </w:pPr>
            <w:proofErr w:type="spellStart"/>
            <w:ins w:id="417" w:author="Jonathan Wilson" w:date="2022-10-20T14:41:00Z">
              <w:r w:rsidRPr="00DF326F">
                <w:t>Bunyavirales</w:t>
              </w:r>
              <w:proofErr w:type="spellEnd"/>
            </w:ins>
          </w:p>
        </w:tc>
        <w:tc>
          <w:tcPr>
            <w:tcW w:w="1539" w:type="dxa"/>
            <w:noWrap/>
            <w:hideMark/>
          </w:tcPr>
          <w:p w14:paraId="6CA3AA1C" w14:textId="542990C0" w:rsidR="00DF326F" w:rsidRPr="00DF326F" w:rsidRDefault="00DF326F">
            <w:pPr>
              <w:rPr>
                <w:ins w:id="418" w:author="Jonathan Wilson" w:date="2022-10-20T14:41:00Z"/>
              </w:rPr>
            </w:pPr>
            <w:proofErr w:type="spellStart"/>
            <w:ins w:id="419" w:author="Jonathan Wilson" w:date="2022-10-20T14:41:00Z">
              <w:r w:rsidRPr="00DF326F">
                <w:t>Hantaviridae</w:t>
              </w:r>
              <w:proofErr w:type="spellEnd"/>
            </w:ins>
          </w:p>
        </w:tc>
        <w:tc>
          <w:tcPr>
            <w:tcW w:w="1808" w:type="dxa"/>
            <w:noWrap/>
            <w:hideMark/>
          </w:tcPr>
          <w:p w14:paraId="5DC1D4D3" w14:textId="5DDF0238" w:rsidR="00DF326F" w:rsidRPr="00DF326F" w:rsidRDefault="00DF326F">
            <w:pPr>
              <w:rPr>
                <w:ins w:id="420" w:author="Jonathan Wilson" w:date="2022-10-20T14:41:00Z"/>
              </w:rPr>
            </w:pPr>
            <w:proofErr w:type="spellStart"/>
            <w:ins w:id="421" w:author="Jonathan Wilson" w:date="2022-10-20T14:41:00Z">
              <w:r w:rsidRPr="00DF326F">
                <w:t>Orthohantavirus</w:t>
              </w:r>
              <w:proofErr w:type="spellEnd"/>
            </w:ins>
          </w:p>
        </w:tc>
      </w:tr>
      <w:tr w:rsidR="00DF326F" w:rsidRPr="00DF326F" w14:paraId="028A0A9A" w14:textId="77777777" w:rsidTr="00DF326F">
        <w:trPr>
          <w:trHeight w:val="290"/>
          <w:ins w:id="422" w:author="Jonathan Wilson" w:date="2022-10-20T14:41:00Z"/>
        </w:trPr>
        <w:tc>
          <w:tcPr>
            <w:tcW w:w="4543" w:type="dxa"/>
            <w:noWrap/>
            <w:hideMark/>
          </w:tcPr>
          <w:p w14:paraId="762F866D" w14:textId="77777777" w:rsidR="00DF326F" w:rsidRPr="00DF326F" w:rsidRDefault="00DF326F">
            <w:pPr>
              <w:rPr>
                <w:ins w:id="423" w:author="Jonathan Wilson" w:date="2022-10-20T14:41:00Z"/>
              </w:rPr>
            </w:pPr>
            <w:ins w:id="424" w:author="Jonathan Wilson" w:date="2022-10-20T14:41:00Z">
              <w:r w:rsidRPr="00DF326F">
                <w:t>Rabbit Hemorrhagic Disease Virus 2</w:t>
              </w:r>
            </w:ins>
          </w:p>
        </w:tc>
        <w:tc>
          <w:tcPr>
            <w:tcW w:w="1470" w:type="dxa"/>
            <w:hideMark/>
          </w:tcPr>
          <w:p w14:paraId="1844FBB6" w14:textId="77777777" w:rsidR="00DF326F" w:rsidRPr="00DF326F" w:rsidRDefault="00DF326F" w:rsidP="00DF326F">
            <w:pPr>
              <w:spacing w:after="160"/>
              <w:rPr>
                <w:ins w:id="425" w:author="Jonathan Wilson" w:date="2022-10-20T14:41:00Z"/>
              </w:rPr>
            </w:pPr>
            <w:proofErr w:type="spellStart"/>
            <w:ins w:id="426" w:author="Jonathan Wilson" w:date="2022-10-20T14:41:00Z">
              <w:r w:rsidRPr="00DF326F">
                <w:t>Picornavirales</w:t>
              </w:r>
              <w:proofErr w:type="spellEnd"/>
            </w:ins>
          </w:p>
        </w:tc>
        <w:tc>
          <w:tcPr>
            <w:tcW w:w="1539" w:type="dxa"/>
            <w:noWrap/>
            <w:hideMark/>
          </w:tcPr>
          <w:p w14:paraId="29792F30" w14:textId="77777777" w:rsidR="00DF326F" w:rsidRPr="00DF326F" w:rsidRDefault="00DF326F" w:rsidP="00DF326F">
            <w:pPr>
              <w:spacing w:after="160"/>
              <w:rPr>
                <w:ins w:id="427" w:author="Jonathan Wilson" w:date="2022-10-20T14:41:00Z"/>
              </w:rPr>
            </w:pPr>
            <w:proofErr w:type="spellStart"/>
            <w:ins w:id="428" w:author="Jonathan Wilson" w:date="2022-10-20T14:41:00Z">
              <w:r w:rsidRPr="00DF326F">
                <w:t>Caliciviridae</w:t>
              </w:r>
              <w:proofErr w:type="spellEnd"/>
            </w:ins>
          </w:p>
        </w:tc>
        <w:tc>
          <w:tcPr>
            <w:tcW w:w="1808" w:type="dxa"/>
            <w:noWrap/>
            <w:hideMark/>
          </w:tcPr>
          <w:p w14:paraId="29141583" w14:textId="77777777" w:rsidR="00DF326F" w:rsidRPr="00DF326F" w:rsidRDefault="00DF326F">
            <w:pPr>
              <w:rPr>
                <w:ins w:id="429" w:author="Jonathan Wilson" w:date="2022-10-20T14:41:00Z"/>
              </w:rPr>
            </w:pPr>
            <w:proofErr w:type="spellStart"/>
            <w:ins w:id="430" w:author="Jonathan Wilson" w:date="2022-10-20T14:41:00Z">
              <w:r w:rsidRPr="00DF326F">
                <w:t>Lagovirus</w:t>
              </w:r>
              <w:proofErr w:type="spellEnd"/>
            </w:ins>
          </w:p>
        </w:tc>
      </w:tr>
      <w:tr w:rsidR="00DF326F" w:rsidRPr="00DF326F" w14:paraId="46736653" w14:textId="77777777" w:rsidTr="00DF326F">
        <w:trPr>
          <w:trHeight w:val="290"/>
          <w:ins w:id="431" w:author="Jonathan Wilson" w:date="2022-10-20T14:41:00Z"/>
        </w:trPr>
        <w:tc>
          <w:tcPr>
            <w:tcW w:w="4543" w:type="dxa"/>
            <w:noWrap/>
            <w:hideMark/>
          </w:tcPr>
          <w:p w14:paraId="04C5586B" w14:textId="77777777" w:rsidR="00DF326F" w:rsidRPr="00DF326F" w:rsidRDefault="00DF326F">
            <w:pPr>
              <w:rPr>
                <w:ins w:id="432" w:author="Jonathan Wilson" w:date="2022-10-20T14:41:00Z"/>
              </w:rPr>
            </w:pPr>
            <w:ins w:id="433" w:author="Jonathan Wilson" w:date="2022-10-20T14:41:00Z">
              <w:r w:rsidRPr="00DF326F">
                <w:t>Rabies Virus</w:t>
              </w:r>
            </w:ins>
          </w:p>
        </w:tc>
        <w:tc>
          <w:tcPr>
            <w:tcW w:w="1470" w:type="dxa"/>
            <w:noWrap/>
            <w:hideMark/>
          </w:tcPr>
          <w:p w14:paraId="21DDA345" w14:textId="77777777" w:rsidR="00DF326F" w:rsidRPr="00DF326F" w:rsidRDefault="00DF326F">
            <w:pPr>
              <w:rPr>
                <w:ins w:id="434" w:author="Jonathan Wilson" w:date="2022-10-20T14:41:00Z"/>
              </w:rPr>
            </w:pPr>
            <w:proofErr w:type="spellStart"/>
            <w:ins w:id="435" w:author="Jonathan Wilson" w:date="2022-10-20T14:41:00Z">
              <w:r w:rsidRPr="00DF326F">
                <w:t>Mononegavirales</w:t>
              </w:r>
              <w:proofErr w:type="spellEnd"/>
            </w:ins>
          </w:p>
        </w:tc>
        <w:tc>
          <w:tcPr>
            <w:tcW w:w="1539" w:type="dxa"/>
            <w:noWrap/>
            <w:hideMark/>
          </w:tcPr>
          <w:p w14:paraId="4ECD407C" w14:textId="77777777" w:rsidR="00DF326F" w:rsidRPr="00DF326F" w:rsidRDefault="00DF326F">
            <w:pPr>
              <w:rPr>
                <w:ins w:id="436" w:author="Jonathan Wilson" w:date="2022-10-20T14:41:00Z"/>
              </w:rPr>
            </w:pPr>
            <w:proofErr w:type="spellStart"/>
            <w:ins w:id="437" w:author="Jonathan Wilson" w:date="2022-10-20T14:41:00Z">
              <w:r w:rsidRPr="00DF326F">
                <w:t>Rhabdoviridae</w:t>
              </w:r>
              <w:proofErr w:type="spellEnd"/>
            </w:ins>
          </w:p>
        </w:tc>
        <w:tc>
          <w:tcPr>
            <w:tcW w:w="1808" w:type="dxa"/>
            <w:noWrap/>
            <w:hideMark/>
          </w:tcPr>
          <w:p w14:paraId="332FA901" w14:textId="77777777" w:rsidR="00DF326F" w:rsidRPr="00DF326F" w:rsidRDefault="00DF326F">
            <w:pPr>
              <w:rPr>
                <w:ins w:id="438" w:author="Jonathan Wilson" w:date="2022-10-20T14:41:00Z"/>
              </w:rPr>
            </w:pPr>
            <w:ins w:id="439" w:author="Jonathan Wilson" w:date="2022-10-20T14:41:00Z">
              <w:r w:rsidRPr="00DF326F">
                <w:t>Lyssavirus</w:t>
              </w:r>
            </w:ins>
          </w:p>
        </w:tc>
      </w:tr>
      <w:tr w:rsidR="00DF326F" w:rsidRPr="00DF326F" w14:paraId="0FD8C1BF" w14:textId="77777777" w:rsidTr="00DF326F">
        <w:trPr>
          <w:trHeight w:val="290"/>
          <w:ins w:id="440" w:author="Jonathan Wilson" w:date="2022-10-20T14:41:00Z"/>
        </w:trPr>
        <w:tc>
          <w:tcPr>
            <w:tcW w:w="4543" w:type="dxa"/>
            <w:noWrap/>
            <w:hideMark/>
          </w:tcPr>
          <w:p w14:paraId="54296B9F" w14:textId="77777777" w:rsidR="00DF326F" w:rsidRPr="00DF326F" w:rsidRDefault="00DF326F">
            <w:pPr>
              <w:rPr>
                <w:ins w:id="441" w:author="Jonathan Wilson" w:date="2022-10-20T14:41:00Z"/>
              </w:rPr>
            </w:pPr>
            <w:ins w:id="442" w:author="Jonathan Wilson" w:date="2022-10-20T14:41:00Z">
              <w:r w:rsidRPr="00DF326F">
                <w:t>Human Respiratory Syncytial Virus</w:t>
              </w:r>
            </w:ins>
          </w:p>
        </w:tc>
        <w:tc>
          <w:tcPr>
            <w:tcW w:w="1470" w:type="dxa"/>
            <w:noWrap/>
            <w:hideMark/>
          </w:tcPr>
          <w:p w14:paraId="54129B10" w14:textId="77777777" w:rsidR="00DF326F" w:rsidRPr="00DF326F" w:rsidRDefault="00DF326F">
            <w:pPr>
              <w:rPr>
                <w:ins w:id="443" w:author="Jonathan Wilson" w:date="2022-10-20T14:41:00Z"/>
              </w:rPr>
            </w:pPr>
            <w:proofErr w:type="spellStart"/>
            <w:ins w:id="444" w:author="Jonathan Wilson" w:date="2022-10-20T14:41:00Z">
              <w:r w:rsidRPr="00DF326F">
                <w:t>Mononegavirales</w:t>
              </w:r>
              <w:proofErr w:type="spellEnd"/>
            </w:ins>
          </w:p>
        </w:tc>
        <w:tc>
          <w:tcPr>
            <w:tcW w:w="1539" w:type="dxa"/>
            <w:noWrap/>
            <w:hideMark/>
          </w:tcPr>
          <w:p w14:paraId="68D388A8" w14:textId="736068E7" w:rsidR="00DF326F" w:rsidRPr="00DF326F" w:rsidRDefault="00DF326F">
            <w:pPr>
              <w:rPr>
                <w:ins w:id="445" w:author="Jonathan Wilson" w:date="2022-10-20T14:41:00Z"/>
              </w:rPr>
            </w:pPr>
            <w:proofErr w:type="spellStart"/>
            <w:ins w:id="446" w:author="Jonathan Wilson" w:date="2022-10-20T14:41:00Z">
              <w:r w:rsidRPr="00DF326F">
                <w:t>Pneumoviridae</w:t>
              </w:r>
              <w:proofErr w:type="spellEnd"/>
            </w:ins>
          </w:p>
        </w:tc>
        <w:tc>
          <w:tcPr>
            <w:tcW w:w="1808" w:type="dxa"/>
            <w:noWrap/>
            <w:hideMark/>
          </w:tcPr>
          <w:p w14:paraId="162E78B0" w14:textId="65D60141" w:rsidR="00DF326F" w:rsidRPr="00DF326F" w:rsidRDefault="00DF326F">
            <w:pPr>
              <w:rPr>
                <w:ins w:id="447" w:author="Jonathan Wilson" w:date="2022-10-20T14:41:00Z"/>
              </w:rPr>
            </w:pPr>
            <w:proofErr w:type="spellStart"/>
            <w:ins w:id="448" w:author="Jonathan Wilson" w:date="2022-10-20T14:41:00Z">
              <w:r w:rsidRPr="00DF326F">
                <w:t>Orthopneumovirus</w:t>
              </w:r>
              <w:proofErr w:type="spellEnd"/>
            </w:ins>
          </w:p>
        </w:tc>
      </w:tr>
      <w:tr w:rsidR="00DF326F" w:rsidRPr="00DF326F" w14:paraId="59EA6042" w14:textId="77777777" w:rsidTr="00DF326F">
        <w:trPr>
          <w:trHeight w:val="290"/>
          <w:ins w:id="449" w:author="Jonathan Wilson" w:date="2022-10-20T14:41:00Z"/>
        </w:trPr>
        <w:tc>
          <w:tcPr>
            <w:tcW w:w="4543" w:type="dxa"/>
            <w:noWrap/>
            <w:hideMark/>
          </w:tcPr>
          <w:p w14:paraId="098D6CA5" w14:textId="77777777" w:rsidR="00DF326F" w:rsidRPr="00DF326F" w:rsidRDefault="00DF326F">
            <w:pPr>
              <w:rPr>
                <w:ins w:id="450" w:author="Jonathan Wilson" w:date="2022-10-20T14:41:00Z"/>
              </w:rPr>
            </w:pPr>
            <w:ins w:id="451" w:author="Jonathan Wilson" w:date="2022-10-20T14:41:00Z">
              <w:r w:rsidRPr="00DF326F">
                <w:t>Rotavirus</w:t>
              </w:r>
            </w:ins>
          </w:p>
        </w:tc>
        <w:tc>
          <w:tcPr>
            <w:tcW w:w="1470" w:type="dxa"/>
            <w:noWrap/>
            <w:hideMark/>
          </w:tcPr>
          <w:p w14:paraId="118DA885" w14:textId="77777777" w:rsidR="00DF326F" w:rsidRPr="00DF326F" w:rsidRDefault="00DF326F">
            <w:pPr>
              <w:rPr>
                <w:ins w:id="452" w:author="Jonathan Wilson" w:date="2022-10-20T14:41:00Z"/>
              </w:rPr>
            </w:pPr>
            <w:ins w:id="453" w:author="Jonathan Wilson" w:date="2022-10-20T14:41:00Z">
              <w:r w:rsidRPr="00DF326F">
                <w:t>Reoviridae</w:t>
              </w:r>
            </w:ins>
          </w:p>
        </w:tc>
        <w:tc>
          <w:tcPr>
            <w:tcW w:w="1539" w:type="dxa"/>
            <w:noWrap/>
            <w:hideMark/>
          </w:tcPr>
          <w:p w14:paraId="0286C119" w14:textId="77777777" w:rsidR="00DF326F" w:rsidRPr="00DF326F" w:rsidRDefault="00DF326F">
            <w:pPr>
              <w:rPr>
                <w:ins w:id="454" w:author="Jonathan Wilson" w:date="2022-10-20T14:41:00Z"/>
              </w:rPr>
            </w:pPr>
            <w:ins w:id="455" w:author="Jonathan Wilson" w:date="2022-10-20T14:41:00Z">
              <w:r w:rsidRPr="00DF326F">
                <w:t>Reoviridae</w:t>
              </w:r>
            </w:ins>
          </w:p>
        </w:tc>
        <w:tc>
          <w:tcPr>
            <w:tcW w:w="1808" w:type="dxa"/>
            <w:noWrap/>
            <w:hideMark/>
          </w:tcPr>
          <w:p w14:paraId="06AA9A34" w14:textId="77777777" w:rsidR="00DF326F" w:rsidRPr="00DF326F" w:rsidRDefault="00DF326F">
            <w:pPr>
              <w:rPr>
                <w:ins w:id="456" w:author="Jonathan Wilson" w:date="2022-10-20T14:41:00Z"/>
              </w:rPr>
            </w:pPr>
            <w:ins w:id="457" w:author="Jonathan Wilson" w:date="2022-10-20T14:41:00Z">
              <w:r w:rsidRPr="00DF326F">
                <w:t>Rotavirus</w:t>
              </w:r>
            </w:ins>
          </w:p>
        </w:tc>
      </w:tr>
      <w:tr w:rsidR="00DF326F" w:rsidRPr="00DF326F" w14:paraId="56BE606D" w14:textId="77777777" w:rsidTr="00DF326F">
        <w:trPr>
          <w:trHeight w:val="290"/>
          <w:ins w:id="458" w:author="Jonathan Wilson" w:date="2022-10-20T14:41:00Z"/>
        </w:trPr>
        <w:tc>
          <w:tcPr>
            <w:tcW w:w="4543" w:type="dxa"/>
            <w:noWrap/>
            <w:hideMark/>
          </w:tcPr>
          <w:p w14:paraId="0F7BAA9F" w14:textId="24E9ACDD" w:rsidR="00DF326F" w:rsidRPr="00DF326F" w:rsidRDefault="00D24C5C">
            <w:pPr>
              <w:rPr>
                <w:ins w:id="459" w:author="Jonathan Wilson" w:date="2022-10-20T14:41:00Z"/>
              </w:rPr>
            </w:pPr>
            <w:ins w:id="460" w:author="Jonathan Wilson" w:date="2022-10-20T14:41:00Z">
              <w:r w:rsidRPr="00DF326F">
                <w:t>SARS-</w:t>
              </w:r>
              <w:proofErr w:type="spellStart"/>
              <w:r w:rsidRPr="00DF326F">
                <w:t>C</w:t>
              </w:r>
            </w:ins>
            <w:ins w:id="461" w:author="Jonathan Wilson" w:date="2022-10-20T14:43:00Z">
              <w:r>
                <w:t>o</w:t>
              </w:r>
            </w:ins>
            <w:ins w:id="462" w:author="Jonathan Wilson" w:date="2022-10-20T14:41:00Z">
              <w:r w:rsidRPr="00DF326F">
                <w:t>V</w:t>
              </w:r>
              <w:proofErr w:type="spellEnd"/>
            </w:ins>
          </w:p>
        </w:tc>
        <w:tc>
          <w:tcPr>
            <w:tcW w:w="1470" w:type="dxa"/>
            <w:noWrap/>
            <w:hideMark/>
          </w:tcPr>
          <w:p w14:paraId="164D5A79" w14:textId="77777777" w:rsidR="00DF326F" w:rsidRPr="00DF326F" w:rsidRDefault="00DF326F">
            <w:pPr>
              <w:rPr>
                <w:ins w:id="463" w:author="Jonathan Wilson" w:date="2022-10-20T14:41:00Z"/>
              </w:rPr>
            </w:pPr>
            <w:proofErr w:type="spellStart"/>
            <w:ins w:id="464" w:author="Jonathan Wilson" w:date="2022-10-20T14:41:00Z">
              <w:r w:rsidRPr="00DF326F">
                <w:t>Nidovirales</w:t>
              </w:r>
              <w:proofErr w:type="spellEnd"/>
            </w:ins>
          </w:p>
        </w:tc>
        <w:tc>
          <w:tcPr>
            <w:tcW w:w="1539" w:type="dxa"/>
            <w:noWrap/>
            <w:hideMark/>
          </w:tcPr>
          <w:p w14:paraId="30949D17" w14:textId="0274D5CE" w:rsidR="00DF326F" w:rsidRPr="00DF326F" w:rsidRDefault="00DF326F">
            <w:pPr>
              <w:rPr>
                <w:ins w:id="465" w:author="Jonathan Wilson" w:date="2022-10-20T14:41:00Z"/>
              </w:rPr>
            </w:pPr>
            <w:proofErr w:type="spellStart"/>
            <w:ins w:id="466" w:author="Jonathan Wilson" w:date="2022-10-20T14:41:00Z">
              <w:r w:rsidRPr="00DF326F">
                <w:t>Coronaviridae</w:t>
              </w:r>
              <w:proofErr w:type="spellEnd"/>
            </w:ins>
          </w:p>
        </w:tc>
        <w:tc>
          <w:tcPr>
            <w:tcW w:w="1808" w:type="dxa"/>
            <w:noWrap/>
            <w:hideMark/>
          </w:tcPr>
          <w:p w14:paraId="505B399F" w14:textId="0A110733" w:rsidR="00DF326F" w:rsidRPr="00DF326F" w:rsidRDefault="00DF326F">
            <w:pPr>
              <w:rPr>
                <w:ins w:id="467" w:author="Jonathan Wilson" w:date="2022-10-20T14:41:00Z"/>
              </w:rPr>
            </w:pPr>
            <w:proofErr w:type="spellStart"/>
            <w:ins w:id="468" w:author="Jonathan Wilson" w:date="2022-10-20T14:41:00Z">
              <w:r w:rsidRPr="00DF326F">
                <w:t>Betacoronavirus</w:t>
              </w:r>
              <w:proofErr w:type="spellEnd"/>
            </w:ins>
          </w:p>
        </w:tc>
      </w:tr>
      <w:tr w:rsidR="00DF326F" w:rsidRPr="00DF326F" w14:paraId="671CC149" w14:textId="77777777" w:rsidTr="00DF326F">
        <w:trPr>
          <w:trHeight w:val="290"/>
          <w:ins w:id="469" w:author="Jonathan Wilson" w:date="2022-10-20T14:41:00Z"/>
        </w:trPr>
        <w:tc>
          <w:tcPr>
            <w:tcW w:w="4543" w:type="dxa"/>
            <w:noWrap/>
            <w:hideMark/>
          </w:tcPr>
          <w:p w14:paraId="6086235E" w14:textId="77777777" w:rsidR="00DF326F" w:rsidRPr="00DF326F" w:rsidRDefault="00DF326F">
            <w:pPr>
              <w:rPr>
                <w:ins w:id="470" w:author="Jonathan Wilson" w:date="2022-10-20T14:41:00Z"/>
              </w:rPr>
            </w:pPr>
            <w:ins w:id="471" w:author="Jonathan Wilson" w:date="2022-10-20T14:41:00Z">
              <w:r w:rsidRPr="00DF326F">
                <w:t>Seoul Virus</w:t>
              </w:r>
            </w:ins>
          </w:p>
        </w:tc>
        <w:tc>
          <w:tcPr>
            <w:tcW w:w="1470" w:type="dxa"/>
            <w:noWrap/>
            <w:hideMark/>
          </w:tcPr>
          <w:p w14:paraId="1507AAF6" w14:textId="77777777" w:rsidR="00DF326F" w:rsidRPr="00DF326F" w:rsidRDefault="00DF326F">
            <w:pPr>
              <w:rPr>
                <w:ins w:id="472" w:author="Jonathan Wilson" w:date="2022-10-20T14:41:00Z"/>
              </w:rPr>
            </w:pPr>
            <w:proofErr w:type="spellStart"/>
            <w:ins w:id="473" w:author="Jonathan Wilson" w:date="2022-10-20T14:41:00Z">
              <w:r w:rsidRPr="00DF326F">
                <w:t>Bunyavirales</w:t>
              </w:r>
              <w:proofErr w:type="spellEnd"/>
            </w:ins>
          </w:p>
        </w:tc>
        <w:tc>
          <w:tcPr>
            <w:tcW w:w="1539" w:type="dxa"/>
            <w:noWrap/>
            <w:hideMark/>
          </w:tcPr>
          <w:p w14:paraId="623662BA" w14:textId="298EA916" w:rsidR="00DF326F" w:rsidRPr="00DF326F" w:rsidRDefault="00DF326F">
            <w:pPr>
              <w:rPr>
                <w:ins w:id="474" w:author="Jonathan Wilson" w:date="2022-10-20T14:41:00Z"/>
              </w:rPr>
            </w:pPr>
            <w:proofErr w:type="spellStart"/>
            <w:ins w:id="475" w:author="Jonathan Wilson" w:date="2022-10-20T14:41:00Z">
              <w:r w:rsidRPr="00DF326F">
                <w:t>Hantaviridae</w:t>
              </w:r>
              <w:proofErr w:type="spellEnd"/>
            </w:ins>
          </w:p>
        </w:tc>
        <w:tc>
          <w:tcPr>
            <w:tcW w:w="1808" w:type="dxa"/>
            <w:noWrap/>
            <w:hideMark/>
          </w:tcPr>
          <w:p w14:paraId="5B765EB9" w14:textId="6094DBF2" w:rsidR="00DF326F" w:rsidRPr="00DF326F" w:rsidRDefault="00DF326F">
            <w:pPr>
              <w:rPr>
                <w:ins w:id="476" w:author="Jonathan Wilson" w:date="2022-10-20T14:41:00Z"/>
              </w:rPr>
            </w:pPr>
            <w:proofErr w:type="spellStart"/>
            <w:ins w:id="477" w:author="Jonathan Wilson" w:date="2022-10-20T14:41:00Z">
              <w:r w:rsidRPr="00DF326F">
                <w:t>Orthohantavirus</w:t>
              </w:r>
              <w:proofErr w:type="spellEnd"/>
            </w:ins>
          </w:p>
        </w:tc>
      </w:tr>
      <w:tr w:rsidR="00DF326F" w:rsidRPr="00DF326F" w14:paraId="58F0D4D2" w14:textId="77777777" w:rsidTr="00DF326F">
        <w:trPr>
          <w:trHeight w:val="290"/>
          <w:ins w:id="478" w:author="Jonathan Wilson" w:date="2022-10-20T14:41:00Z"/>
        </w:trPr>
        <w:tc>
          <w:tcPr>
            <w:tcW w:w="4543" w:type="dxa"/>
            <w:noWrap/>
            <w:hideMark/>
          </w:tcPr>
          <w:p w14:paraId="553004CE" w14:textId="77777777" w:rsidR="00DF326F" w:rsidRPr="00DF326F" w:rsidRDefault="00DF326F">
            <w:pPr>
              <w:rPr>
                <w:ins w:id="479" w:author="Jonathan Wilson" w:date="2022-10-20T14:41:00Z"/>
              </w:rPr>
            </w:pPr>
            <w:ins w:id="480" w:author="Jonathan Wilson" w:date="2022-10-20T14:41:00Z">
              <w:r w:rsidRPr="00DF326F">
                <w:t xml:space="preserve">Severe Fever </w:t>
              </w:r>
              <w:proofErr w:type="gramStart"/>
              <w:r w:rsidRPr="00DF326F">
                <w:t>With</w:t>
              </w:r>
              <w:proofErr w:type="gramEnd"/>
              <w:r w:rsidRPr="00DF326F">
                <w:t xml:space="preserve"> Thrombocytopenia Syndrome Virus</w:t>
              </w:r>
            </w:ins>
          </w:p>
        </w:tc>
        <w:tc>
          <w:tcPr>
            <w:tcW w:w="1470" w:type="dxa"/>
            <w:noWrap/>
            <w:hideMark/>
          </w:tcPr>
          <w:p w14:paraId="2E353345" w14:textId="77777777" w:rsidR="00DF326F" w:rsidRPr="00DF326F" w:rsidRDefault="00DF326F">
            <w:pPr>
              <w:rPr>
                <w:ins w:id="481" w:author="Jonathan Wilson" w:date="2022-10-20T14:41:00Z"/>
              </w:rPr>
            </w:pPr>
            <w:proofErr w:type="spellStart"/>
            <w:ins w:id="482" w:author="Jonathan Wilson" w:date="2022-10-20T14:41:00Z">
              <w:r w:rsidRPr="00DF326F">
                <w:t>Bunyavirales</w:t>
              </w:r>
              <w:proofErr w:type="spellEnd"/>
            </w:ins>
          </w:p>
        </w:tc>
        <w:tc>
          <w:tcPr>
            <w:tcW w:w="1539" w:type="dxa"/>
            <w:noWrap/>
            <w:hideMark/>
          </w:tcPr>
          <w:p w14:paraId="49FCAF23" w14:textId="6839DEA0" w:rsidR="00DF326F" w:rsidRPr="00DF326F" w:rsidRDefault="00DF326F">
            <w:pPr>
              <w:rPr>
                <w:ins w:id="483" w:author="Jonathan Wilson" w:date="2022-10-20T14:41:00Z"/>
              </w:rPr>
            </w:pPr>
            <w:proofErr w:type="spellStart"/>
            <w:ins w:id="484" w:author="Jonathan Wilson" w:date="2022-10-20T14:41:00Z">
              <w:r w:rsidRPr="00DF326F">
                <w:t>Phenuiviridae</w:t>
              </w:r>
              <w:proofErr w:type="spellEnd"/>
            </w:ins>
          </w:p>
        </w:tc>
        <w:tc>
          <w:tcPr>
            <w:tcW w:w="1808" w:type="dxa"/>
            <w:noWrap/>
            <w:hideMark/>
          </w:tcPr>
          <w:p w14:paraId="7DD7C015" w14:textId="21B22DF4" w:rsidR="00DF326F" w:rsidRPr="00DF326F" w:rsidRDefault="00DF326F">
            <w:pPr>
              <w:rPr>
                <w:ins w:id="485" w:author="Jonathan Wilson" w:date="2022-10-20T14:41:00Z"/>
              </w:rPr>
            </w:pPr>
            <w:proofErr w:type="spellStart"/>
            <w:ins w:id="486" w:author="Jonathan Wilson" w:date="2022-10-20T14:41:00Z">
              <w:r w:rsidRPr="00DF326F">
                <w:t>Bandavirus</w:t>
              </w:r>
              <w:proofErr w:type="spellEnd"/>
            </w:ins>
          </w:p>
        </w:tc>
      </w:tr>
      <w:tr w:rsidR="00DF326F" w:rsidRPr="00DF326F" w14:paraId="3641D36F" w14:textId="77777777" w:rsidTr="00DF326F">
        <w:trPr>
          <w:trHeight w:val="290"/>
          <w:ins w:id="487" w:author="Jonathan Wilson" w:date="2022-10-20T14:41:00Z"/>
        </w:trPr>
        <w:tc>
          <w:tcPr>
            <w:tcW w:w="4543" w:type="dxa"/>
            <w:noWrap/>
            <w:hideMark/>
          </w:tcPr>
          <w:p w14:paraId="2A216B69" w14:textId="77777777" w:rsidR="00DF326F" w:rsidRPr="00DF326F" w:rsidRDefault="00DF326F">
            <w:pPr>
              <w:rPr>
                <w:ins w:id="488" w:author="Jonathan Wilson" w:date="2022-10-20T14:41:00Z"/>
              </w:rPr>
            </w:pPr>
            <w:ins w:id="489" w:author="Jonathan Wilson" w:date="2022-10-20T14:41:00Z">
              <w:r w:rsidRPr="00DF326F">
                <w:lastRenderedPageBreak/>
                <w:t>Simian Foamy Virus</w:t>
              </w:r>
            </w:ins>
          </w:p>
        </w:tc>
        <w:tc>
          <w:tcPr>
            <w:tcW w:w="1470" w:type="dxa"/>
            <w:noWrap/>
            <w:hideMark/>
          </w:tcPr>
          <w:p w14:paraId="5F225CEE" w14:textId="77777777" w:rsidR="00DF326F" w:rsidRPr="00DF326F" w:rsidRDefault="00DF326F">
            <w:pPr>
              <w:rPr>
                <w:ins w:id="490" w:author="Jonathan Wilson" w:date="2022-10-20T14:41:00Z"/>
              </w:rPr>
            </w:pPr>
            <w:proofErr w:type="spellStart"/>
            <w:ins w:id="491" w:author="Jonathan Wilson" w:date="2022-10-20T14:41:00Z">
              <w:r w:rsidRPr="00DF326F">
                <w:t>Ortervirales</w:t>
              </w:r>
              <w:proofErr w:type="spellEnd"/>
            </w:ins>
          </w:p>
        </w:tc>
        <w:tc>
          <w:tcPr>
            <w:tcW w:w="1539" w:type="dxa"/>
            <w:noWrap/>
            <w:hideMark/>
          </w:tcPr>
          <w:p w14:paraId="445402BB" w14:textId="61388208" w:rsidR="00DF326F" w:rsidRPr="00DF326F" w:rsidRDefault="00DF326F">
            <w:pPr>
              <w:rPr>
                <w:ins w:id="492" w:author="Jonathan Wilson" w:date="2022-10-20T14:41:00Z"/>
              </w:rPr>
            </w:pPr>
            <w:proofErr w:type="spellStart"/>
            <w:ins w:id="493" w:author="Jonathan Wilson" w:date="2022-10-20T14:41:00Z">
              <w:r w:rsidRPr="00DF326F">
                <w:t>Retroviridae</w:t>
              </w:r>
              <w:proofErr w:type="spellEnd"/>
            </w:ins>
          </w:p>
        </w:tc>
        <w:tc>
          <w:tcPr>
            <w:tcW w:w="1808" w:type="dxa"/>
            <w:noWrap/>
            <w:hideMark/>
          </w:tcPr>
          <w:p w14:paraId="65F9ABD4" w14:textId="12E7C218" w:rsidR="00DF326F" w:rsidRPr="00DF326F" w:rsidRDefault="00DF326F">
            <w:pPr>
              <w:rPr>
                <w:ins w:id="494" w:author="Jonathan Wilson" w:date="2022-10-20T14:41:00Z"/>
              </w:rPr>
            </w:pPr>
            <w:proofErr w:type="spellStart"/>
            <w:ins w:id="495" w:author="Jonathan Wilson" w:date="2022-10-20T14:41:00Z">
              <w:r w:rsidRPr="00DF326F">
                <w:t>Spumavirus</w:t>
              </w:r>
              <w:proofErr w:type="spellEnd"/>
            </w:ins>
          </w:p>
        </w:tc>
      </w:tr>
      <w:tr w:rsidR="00DF326F" w:rsidRPr="00DF326F" w14:paraId="788AD1CD" w14:textId="77777777" w:rsidTr="00DF326F">
        <w:trPr>
          <w:trHeight w:val="290"/>
          <w:ins w:id="496" w:author="Jonathan Wilson" w:date="2022-10-20T14:41:00Z"/>
        </w:trPr>
        <w:tc>
          <w:tcPr>
            <w:tcW w:w="4543" w:type="dxa"/>
            <w:noWrap/>
            <w:hideMark/>
          </w:tcPr>
          <w:p w14:paraId="165926FD" w14:textId="77777777" w:rsidR="00DF326F" w:rsidRPr="00DF326F" w:rsidRDefault="00DF326F">
            <w:pPr>
              <w:rPr>
                <w:ins w:id="497" w:author="Jonathan Wilson" w:date="2022-10-20T14:41:00Z"/>
              </w:rPr>
            </w:pPr>
            <w:ins w:id="498" w:author="Jonathan Wilson" w:date="2022-10-20T14:41:00Z">
              <w:r w:rsidRPr="00DF326F">
                <w:t>Simian Immunodeficiency Virus</w:t>
              </w:r>
            </w:ins>
          </w:p>
        </w:tc>
        <w:tc>
          <w:tcPr>
            <w:tcW w:w="1470" w:type="dxa"/>
            <w:noWrap/>
            <w:hideMark/>
          </w:tcPr>
          <w:p w14:paraId="75396D55" w14:textId="77777777" w:rsidR="00DF326F" w:rsidRPr="00DF326F" w:rsidRDefault="00DF326F">
            <w:pPr>
              <w:rPr>
                <w:ins w:id="499" w:author="Jonathan Wilson" w:date="2022-10-20T14:41:00Z"/>
              </w:rPr>
            </w:pPr>
            <w:proofErr w:type="spellStart"/>
            <w:ins w:id="500" w:author="Jonathan Wilson" w:date="2022-10-20T14:41:00Z">
              <w:r w:rsidRPr="00DF326F">
                <w:t>Ortervirales</w:t>
              </w:r>
              <w:proofErr w:type="spellEnd"/>
            </w:ins>
          </w:p>
        </w:tc>
        <w:tc>
          <w:tcPr>
            <w:tcW w:w="1539" w:type="dxa"/>
            <w:noWrap/>
            <w:hideMark/>
          </w:tcPr>
          <w:p w14:paraId="37244346" w14:textId="0B0C02C1" w:rsidR="00DF326F" w:rsidRPr="00DF326F" w:rsidRDefault="00DF326F">
            <w:pPr>
              <w:rPr>
                <w:ins w:id="501" w:author="Jonathan Wilson" w:date="2022-10-20T14:41:00Z"/>
              </w:rPr>
            </w:pPr>
            <w:proofErr w:type="spellStart"/>
            <w:ins w:id="502" w:author="Jonathan Wilson" w:date="2022-10-20T14:41:00Z">
              <w:r w:rsidRPr="00DF326F">
                <w:t>Retroviridae</w:t>
              </w:r>
              <w:proofErr w:type="spellEnd"/>
            </w:ins>
          </w:p>
        </w:tc>
        <w:tc>
          <w:tcPr>
            <w:tcW w:w="1808" w:type="dxa"/>
            <w:noWrap/>
            <w:hideMark/>
          </w:tcPr>
          <w:p w14:paraId="0535B5C4" w14:textId="2F2B42DF" w:rsidR="00DF326F" w:rsidRPr="00DF326F" w:rsidRDefault="00DF326F">
            <w:pPr>
              <w:rPr>
                <w:ins w:id="503" w:author="Jonathan Wilson" w:date="2022-10-20T14:41:00Z"/>
              </w:rPr>
            </w:pPr>
            <w:ins w:id="504" w:author="Jonathan Wilson" w:date="2022-10-20T14:41:00Z">
              <w:r w:rsidRPr="00DF326F">
                <w:t>Lentivirus</w:t>
              </w:r>
            </w:ins>
          </w:p>
        </w:tc>
      </w:tr>
      <w:tr w:rsidR="00DF326F" w:rsidRPr="00DF326F" w14:paraId="6AA2B8E4" w14:textId="77777777" w:rsidTr="00DF326F">
        <w:trPr>
          <w:trHeight w:val="290"/>
          <w:ins w:id="505" w:author="Jonathan Wilson" w:date="2022-10-20T14:41:00Z"/>
        </w:trPr>
        <w:tc>
          <w:tcPr>
            <w:tcW w:w="4543" w:type="dxa"/>
            <w:noWrap/>
            <w:hideMark/>
          </w:tcPr>
          <w:p w14:paraId="009FAF1F" w14:textId="77777777" w:rsidR="00DF326F" w:rsidRPr="00DF326F" w:rsidRDefault="00DF326F">
            <w:pPr>
              <w:rPr>
                <w:ins w:id="506" w:author="Jonathan Wilson" w:date="2022-10-20T14:41:00Z"/>
              </w:rPr>
            </w:pPr>
            <w:ins w:id="507" w:author="Jonathan Wilson" w:date="2022-10-20T14:41:00Z">
              <w:r w:rsidRPr="00DF326F">
                <w:t>Simian Type D Retrovirus</w:t>
              </w:r>
            </w:ins>
          </w:p>
        </w:tc>
        <w:tc>
          <w:tcPr>
            <w:tcW w:w="1470" w:type="dxa"/>
            <w:noWrap/>
            <w:hideMark/>
          </w:tcPr>
          <w:p w14:paraId="090DDF4E" w14:textId="77777777" w:rsidR="00DF326F" w:rsidRPr="00DF326F" w:rsidRDefault="00DF326F">
            <w:pPr>
              <w:rPr>
                <w:ins w:id="508" w:author="Jonathan Wilson" w:date="2022-10-20T14:41:00Z"/>
              </w:rPr>
            </w:pPr>
            <w:proofErr w:type="spellStart"/>
            <w:ins w:id="509" w:author="Jonathan Wilson" w:date="2022-10-20T14:41:00Z">
              <w:r w:rsidRPr="00DF326F">
                <w:t>Ortervirales</w:t>
              </w:r>
              <w:proofErr w:type="spellEnd"/>
            </w:ins>
          </w:p>
        </w:tc>
        <w:tc>
          <w:tcPr>
            <w:tcW w:w="1539" w:type="dxa"/>
            <w:noWrap/>
            <w:hideMark/>
          </w:tcPr>
          <w:p w14:paraId="743C58CC" w14:textId="10773ADA" w:rsidR="00DF326F" w:rsidRPr="00DF326F" w:rsidRDefault="00DF326F">
            <w:pPr>
              <w:rPr>
                <w:ins w:id="510" w:author="Jonathan Wilson" w:date="2022-10-20T14:41:00Z"/>
              </w:rPr>
            </w:pPr>
            <w:proofErr w:type="spellStart"/>
            <w:ins w:id="511" w:author="Jonathan Wilson" w:date="2022-10-20T14:41:00Z">
              <w:r w:rsidRPr="00DF326F">
                <w:t>Retroviridae</w:t>
              </w:r>
              <w:proofErr w:type="spellEnd"/>
            </w:ins>
          </w:p>
        </w:tc>
        <w:tc>
          <w:tcPr>
            <w:tcW w:w="1808" w:type="dxa"/>
            <w:noWrap/>
            <w:hideMark/>
          </w:tcPr>
          <w:p w14:paraId="4A278EEB" w14:textId="71E7326D" w:rsidR="00DF326F" w:rsidRPr="00DF326F" w:rsidRDefault="00DF326F">
            <w:pPr>
              <w:rPr>
                <w:ins w:id="512" w:author="Jonathan Wilson" w:date="2022-10-20T14:41:00Z"/>
              </w:rPr>
            </w:pPr>
            <w:proofErr w:type="spellStart"/>
            <w:ins w:id="513" w:author="Jonathan Wilson" w:date="2022-10-20T14:41:00Z">
              <w:r w:rsidRPr="00DF326F">
                <w:t>Betaretrovirus</w:t>
              </w:r>
              <w:proofErr w:type="spellEnd"/>
            </w:ins>
          </w:p>
        </w:tc>
      </w:tr>
      <w:tr w:rsidR="00DF326F" w:rsidRPr="00DF326F" w14:paraId="11FC81D0" w14:textId="77777777" w:rsidTr="00DF326F">
        <w:trPr>
          <w:trHeight w:val="290"/>
          <w:ins w:id="514" w:author="Jonathan Wilson" w:date="2022-10-20T14:41:00Z"/>
        </w:trPr>
        <w:tc>
          <w:tcPr>
            <w:tcW w:w="4543" w:type="dxa"/>
            <w:noWrap/>
            <w:hideMark/>
          </w:tcPr>
          <w:p w14:paraId="7F9BF5C4" w14:textId="77777777" w:rsidR="00DF326F" w:rsidRPr="00DF326F" w:rsidRDefault="00DF326F">
            <w:pPr>
              <w:rPr>
                <w:ins w:id="515" w:author="Jonathan Wilson" w:date="2022-10-20T14:41:00Z"/>
              </w:rPr>
            </w:pPr>
            <w:ins w:id="516" w:author="Jonathan Wilson" w:date="2022-10-20T14:41:00Z">
              <w:r w:rsidRPr="00DF326F">
                <w:t xml:space="preserve">Sin </w:t>
              </w:r>
              <w:proofErr w:type="spellStart"/>
              <w:r w:rsidRPr="00DF326F">
                <w:t>Nombre</w:t>
              </w:r>
              <w:proofErr w:type="spellEnd"/>
              <w:r w:rsidRPr="00DF326F">
                <w:t xml:space="preserve"> Virus</w:t>
              </w:r>
            </w:ins>
          </w:p>
        </w:tc>
        <w:tc>
          <w:tcPr>
            <w:tcW w:w="1470" w:type="dxa"/>
            <w:noWrap/>
            <w:hideMark/>
          </w:tcPr>
          <w:p w14:paraId="1D305279" w14:textId="77777777" w:rsidR="00DF326F" w:rsidRPr="00DF326F" w:rsidRDefault="00DF326F">
            <w:pPr>
              <w:rPr>
                <w:ins w:id="517" w:author="Jonathan Wilson" w:date="2022-10-20T14:41:00Z"/>
              </w:rPr>
            </w:pPr>
            <w:proofErr w:type="spellStart"/>
            <w:ins w:id="518" w:author="Jonathan Wilson" w:date="2022-10-20T14:41:00Z">
              <w:r w:rsidRPr="00DF326F">
                <w:t>Bunyavirales</w:t>
              </w:r>
              <w:proofErr w:type="spellEnd"/>
            </w:ins>
          </w:p>
        </w:tc>
        <w:tc>
          <w:tcPr>
            <w:tcW w:w="1539" w:type="dxa"/>
            <w:noWrap/>
            <w:hideMark/>
          </w:tcPr>
          <w:p w14:paraId="61D89F95" w14:textId="3B8B711A" w:rsidR="00DF326F" w:rsidRPr="00DF326F" w:rsidRDefault="00DF326F">
            <w:pPr>
              <w:rPr>
                <w:ins w:id="519" w:author="Jonathan Wilson" w:date="2022-10-20T14:41:00Z"/>
              </w:rPr>
            </w:pPr>
            <w:proofErr w:type="spellStart"/>
            <w:ins w:id="520" w:author="Jonathan Wilson" w:date="2022-10-20T14:41:00Z">
              <w:r w:rsidRPr="00DF326F">
                <w:t>Hantaviridae</w:t>
              </w:r>
              <w:proofErr w:type="spellEnd"/>
            </w:ins>
          </w:p>
        </w:tc>
        <w:tc>
          <w:tcPr>
            <w:tcW w:w="1808" w:type="dxa"/>
            <w:noWrap/>
            <w:hideMark/>
          </w:tcPr>
          <w:p w14:paraId="4E6EF6BD" w14:textId="6AF1E669" w:rsidR="00DF326F" w:rsidRPr="00DF326F" w:rsidRDefault="00DF326F">
            <w:pPr>
              <w:rPr>
                <w:ins w:id="521" w:author="Jonathan Wilson" w:date="2022-10-20T14:41:00Z"/>
              </w:rPr>
            </w:pPr>
            <w:proofErr w:type="spellStart"/>
            <w:ins w:id="522" w:author="Jonathan Wilson" w:date="2022-10-20T14:41:00Z">
              <w:r w:rsidRPr="00DF326F">
                <w:t>Orthohantavirus</w:t>
              </w:r>
              <w:proofErr w:type="spellEnd"/>
            </w:ins>
          </w:p>
        </w:tc>
      </w:tr>
      <w:tr w:rsidR="00DF326F" w:rsidRPr="00DF326F" w14:paraId="4E87DC5B" w14:textId="77777777" w:rsidTr="00DF326F">
        <w:trPr>
          <w:trHeight w:val="290"/>
          <w:ins w:id="523" w:author="Jonathan Wilson" w:date="2022-10-20T14:41:00Z"/>
        </w:trPr>
        <w:tc>
          <w:tcPr>
            <w:tcW w:w="4543" w:type="dxa"/>
            <w:noWrap/>
            <w:hideMark/>
          </w:tcPr>
          <w:p w14:paraId="1F0CB12D" w14:textId="0E67B1B3" w:rsidR="00DF326F" w:rsidRPr="00DF326F" w:rsidRDefault="00D24C5C">
            <w:pPr>
              <w:rPr>
                <w:ins w:id="524" w:author="Jonathan Wilson" w:date="2022-10-20T14:41:00Z"/>
              </w:rPr>
            </w:pPr>
            <w:ins w:id="525" w:author="Jonathan Wilson" w:date="2022-10-20T14:41:00Z">
              <w:r w:rsidRPr="00DF326F">
                <w:t>STLV-1</w:t>
              </w:r>
            </w:ins>
          </w:p>
        </w:tc>
        <w:tc>
          <w:tcPr>
            <w:tcW w:w="1470" w:type="dxa"/>
            <w:noWrap/>
            <w:hideMark/>
          </w:tcPr>
          <w:p w14:paraId="44F5D00F" w14:textId="77777777" w:rsidR="00DF326F" w:rsidRPr="00DF326F" w:rsidRDefault="00DF326F">
            <w:pPr>
              <w:rPr>
                <w:ins w:id="526" w:author="Jonathan Wilson" w:date="2022-10-20T14:41:00Z"/>
              </w:rPr>
            </w:pPr>
            <w:proofErr w:type="spellStart"/>
            <w:ins w:id="527" w:author="Jonathan Wilson" w:date="2022-10-20T14:41:00Z">
              <w:r w:rsidRPr="00DF326F">
                <w:t>Ortervirales</w:t>
              </w:r>
              <w:proofErr w:type="spellEnd"/>
            </w:ins>
          </w:p>
        </w:tc>
        <w:tc>
          <w:tcPr>
            <w:tcW w:w="1539" w:type="dxa"/>
            <w:noWrap/>
            <w:hideMark/>
          </w:tcPr>
          <w:p w14:paraId="253B9895" w14:textId="5DB8B1E9" w:rsidR="00DF326F" w:rsidRPr="00DF326F" w:rsidRDefault="00DF326F">
            <w:pPr>
              <w:rPr>
                <w:ins w:id="528" w:author="Jonathan Wilson" w:date="2022-10-20T14:41:00Z"/>
              </w:rPr>
            </w:pPr>
            <w:proofErr w:type="spellStart"/>
            <w:ins w:id="529" w:author="Jonathan Wilson" w:date="2022-10-20T14:41:00Z">
              <w:r w:rsidRPr="00DF326F">
                <w:t>Retroviridae</w:t>
              </w:r>
              <w:proofErr w:type="spellEnd"/>
            </w:ins>
          </w:p>
        </w:tc>
        <w:tc>
          <w:tcPr>
            <w:tcW w:w="1808" w:type="dxa"/>
            <w:noWrap/>
            <w:hideMark/>
          </w:tcPr>
          <w:p w14:paraId="7A594A64" w14:textId="13BA22C8" w:rsidR="00DF326F" w:rsidRPr="00DF326F" w:rsidRDefault="00DF326F">
            <w:pPr>
              <w:rPr>
                <w:ins w:id="530" w:author="Jonathan Wilson" w:date="2022-10-20T14:41:00Z"/>
              </w:rPr>
            </w:pPr>
            <w:proofErr w:type="spellStart"/>
            <w:ins w:id="531" w:author="Jonathan Wilson" w:date="2022-10-20T14:41:00Z">
              <w:r w:rsidRPr="00DF326F">
                <w:t>Deltaretrovirus</w:t>
              </w:r>
              <w:proofErr w:type="spellEnd"/>
            </w:ins>
          </w:p>
        </w:tc>
      </w:tr>
      <w:tr w:rsidR="00DF326F" w:rsidRPr="00DF326F" w14:paraId="7AAFD33B" w14:textId="77777777" w:rsidTr="00DF326F">
        <w:trPr>
          <w:trHeight w:val="290"/>
          <w:ins w:id="532" w:author="Jonathan Wilson" w:date="2022-10-20T14:41:00Z"/>
        </w:trPr>
        <w:tc>
          <w:tcPr>
            <w:tcW w:w="4543" w:type="dxa"/>
            <w:noWrap/>
            <w:hideMark/>
          </w:tcPr>
          <w:p w14:paraId="4D1D7CFA" w14:textId="77777777" w:rsidR="00DF326F" w:rsidRPr="00DF326F" w:rsidRDefault="00DF326F">
            <w:pPr>
              <w:rPr>
                <w:ins w:id="533" w:author="Jonathan Wilson" w:date="2022-10-20T14:41:00Z"/>
              </w:rPr>
            </w:pPr>
            <w:ins w:id="534" w:author="Jonathan Wilson" w:date="2022-10-20T14:41:00Z">
              <w:r w:rsidRPr="00DF326F">
                <w:t xml:space="preserve">Variegated Squirrel </w:t>
              </w:r>
              <w:proofErr w:type="spellStart"/>
              <w:r w:rsidRPr="00DF326F">
                <w:t>Bornavirus</w:t>
              </w:r>
              <w:proofErr w:type="spellEnd"/>
              <w:r w:rsidRPr="00DF326F">
                <w:t xml:space="preserve"> 1</w:t>
              </w:r>
            </w:ins>
          </w:p>
        </w:tc>
        <w:tc>
          <w:tcPr>
            <w:tcW w:w="1470" w:type="dxa"/>
            <w:noWrap/>
            <w:hideMark/>
          </w:tcPr>
          <w:p w14:paraId="7F506E90" w14:textId="77777777" w:rsidR="00DF326F" w:rsidRPr="00DF326F" w:rsidRDefault="00DF326F">
            <w:pPr>
              <w:rPr>
                <w:ins w:id="535" w:author="Jonathan Wilson" w:date="2022-10-20T14:41:00Z"/>
              </w:rPr>
            </w:pPr>
            <w:proofErr w:type="spellStart"/>
            <w:ins w:id="536" w:author="Jonathan Wilson" w:date="2022-10-20T14:41:00Z">
              <w:r w:rsidRPr="00DF326F">
                <w:t>Mononegavirales</w:t>
              </w:r>
              <w:proofErr w:type="spellEnd"/>
            </w:ins>
          </w:p>
        </w:tc>
        <w:tc>
          <w:tcPr>
            <w:tcW w:w="1539" w:type="dxa"/>
            <w:noWrap/>
            <w:hideMark/>
          </w:tcPr>
          <w:p w14:paraId="4BAE9228" w14:textId="14DD7D96" w:rsidR="00DF326F" w:rsidRPr="00DF326F" w:rsidRDefault="00DF326F">
            <w:pPr>
              <w:rPr>
                <w:ins w:id="537" w:author="Jonathan Wilson" w:date="2022-10-20T14:41:00Z"/>
              </w:rPr>
            </w:pPr>
            <w:proofErr w:type="spellStart"/>
            <w:ins w:id="538" w:author="Jonathan Wilson" w:date="2022-10-20T14:41:00Z">
              <w:r w:rsidRPr="00DF326F">
                <w:t>Bornaviridae</w:t>
              </w:r>
              <w:proofErr w:type="spellEnd"/>
            </w:ins>
          </w:p>
        </w:tc>
        <w:tc>
          <w:tcPr>
            <w:tcW w:w="1808" w:type="dxa"/>
            <w:noWrap/>
            <w:hideMark/>
          </w:tcPr>
          <w:p w14:paraId="0329EE83" w14:textId="5D55718B" w:rsidR="00DF326F" w:rsidRPr="00DF326F" w:rsidRDefault="00DF326F">
            <w:pPr>
              <w:rPr>
                <w:ins w:id="539" w:author="Jonathan Wilson" w:date="2022-10-20T14:41:00Z"/>
              </w:rPr>
            </w:pPr>
            <w:proofErr w:type="spellStart"/>
            <w:ins w:id="540" w:author="Jonathan Wilson" w:date="2022-10-20T14:41:00Z">
              <w:r w:rsidRPr="00DF326F">
                <w:t>Orthobornavirus</w:t>
              </w:r>
              <w:proofErr w:type="spellEnd"/>
            </w:ins>
          </w:p>
        </w:tc>
      </w:tr>
      <w:tr w:rsidR="00DF326F" w:rsidRPr="00DF326F" w14:paraId="29D81ACC" w14:textId="77777777" w:rsidTr="00DF326F">
        <w:trPr>
          <w:trHeight w:val="290"/>
          <w:ins w:id="541" w:author="Jonathan Wilson" w:date="2022-10-20T14:41:00Z"/>
        </w:trPr>
        <w:tc>
          <w:tcPr>
            <w:tcW w:w="4543" w:type="dxa"/>
            <w:noWrap/>
            <w:hideMark/>
          </w:tcPr>
          <w:p w14:paraId="46476EC1" w14:textId="77777777" w:rsidR="00DF326F" w:rsidRPr="00DF326F" w:rsidRDefault="00DF326F">
            <w:pPr>
              <w:rPr>
                <w:ins w:id="542" w:author="Jonathan Wilson" w:date="2022-10-20T14:41:00Z"/>
              </w:rPr>
            </w:pPr>
            <w:ins w:id="543" w:author="Jonathan Wilson" w:date="2022-10-20T14:41:00Z">
              <w:r w:rsidRPr="00DF326F">
                <w:t>West Caucasian Bat Lyssavirus</w:t>
              </w:r>
            </w:ins>
          </w:p>
        </w:tc>
        <w:tc>
          <w:tcPr>
            <w:tcW w:w="1470" w:type="dxa"/>
            <w:noWrap/>
            <w:hideMark/>
          </w:tcPr>
          <w:p w14:paraId="3D70B74F" w14:textId="77777777" w:rsidR="00DF326F" w:rsidRPr="00DF326F" w:rsidRDefault="00DF326F">
            <w:pPr>
              <w:rPr>
                <w:ins w:id="544" w:author="Jonathan Wilson" w:date="2022-10-20T14:41:00Z"/>
              </w:rPr>
            </w:pPr>
            <w:proofErr w:type="spellStart"/>
            <w:ins w:id="545" w:author="Jonathan Wilson" w:date="2022-10-20T14:41:00Z">
              <w:r w:rsidRPr="00DF326F">
                <w:t>Mononegavirales</w:t>
              </w:r>
              <w:proofErr w:type="spellEnd"/>
            </w:ins>
          </w:p>
        </w:tc>
        <w:tc>
          <w:tcPr>
            <w:tcW w:w="1539" w:type="dxa"/>
            <w:noWrap/>
            <w:hideMark/>
          </w:tcPr>
          <w:p w14:paraId="28351955" w14:textId="77777777" w:rsidR="00DF326F" w:rsidRPr="00DF326F" w:rsidRDefault="00DF326F">
            <w:pPr>
              <w:rPr>
                <w:ins w:id="546" w:author="Jonathan Wilson" w:date="2022-10-20T14:41:00Z"/>
              </w:rPr>
            </w:pPr>
            <w:proofErr w:type="spellStart"/>
            <w:ins w:id="547" w:author="Jonathan Wilson" w:date="2022-10-20T14:41:00Z">
              <w:r w:rsidRPr="00DF326F">
                <w:t>Rhabdoviridae</w:t>
              </w:r>
              <w:proofErr w:type="spellEnd"/>
            </w:ins>
          </w:p>
        </w:tc>
        <w:tc>
          <w:tcPr>
            <w:tcW w:w="1808" w:type="dxa"/>
            <w:noWrap/>
            <w:hideMark/>
          </w:tcPr>
          <w:p w14:paraId="18199E3C" w14:textId="77777777" w:rsidR="00DF326F" w:rsidRPr="00DF326F" w:rsidRDefault="00DF326F">
            <w:pPr>
              <w:rPr>
                <w:ins w:id="548" w:author="Jonathan Wilson" w:date="2022-10-20T14:41:00Z"/>
              </w:rPr>
            </w:pPr>
            <w:ins w:id="549" w:author="Jonathan Wilson" w:date="2022-10-20T14:41:00Z">
              <w:r w:rsidRPr="00DF326F">
                <w:t>Lyssavirus</w:t>
              </w:r>
            </w:ins>
          </w:p>
        </w:tc>
      </w:tr>
    </w:tbl>
    <w:p w14:paraId="3757D4CD" w14:textId="769E2A1E" w:rsidR="00BD156C" w:rsidRDefault="00BD156C">
      <w:pPr>
        <w:rPr>
          <w:ins w:id="550" w:author="Jonathan Wilson" w:date="2022-10-20T14:41:00Z"/>
        </w:rPr>
      </w:pPr>
    </w:p>
    <w:p w14:paraId="2CC2BEC8" w14:textId="590228E3" w:rsidR="00DF326F" w:rsidRDefault="00DF326F">
      <w:pPr>
        <w:rPr>
          <w:ins w:id="551" w:author="Jonathan Wilson" w:date="2022-10-20T14:41:00Z"/>
        </w:rPr>
      </w:pPr>
    </w:p>
    <w:p w14:paraId="42E76A20" w14:textId="589FF6C1" w:rsidR="00DF326F" w:rsidRDefault="00DF326F">
      <w:pPr>
        <w:rPr>
          <w:ins w:id="552" w:author="Jonathan Wilson" w:date="2022-10-20T14:41:00Z"/>
        </w:rPr>
      </w:pPr>
    </w:p>
    <w:p w14:paraId="0BCA2B70" w14:textId="77777777" w:rsidR="00DF326F" w:rsidRPr="00884D40" w:rsidRDefault="00DF326F"/>
    <w:p w14:paraId="648F4B8A" w14:textId="77777777" w:rsidR="00B50EDA" w:rsidRPr="00B50EDA" w:rsidRDefault="002A1A98" w:rsidP="00B50EDA">
      <w:pPr>
        <w:pStyle w:val="EndNoteBibliography"/>
        <w:spacing w:after="0"/>
        <w:ind w:left="720" w:hanging="720"/>
      </w:pPr>
      <w:r>
        <w:fldChar w:fldCharType="begin"/>
      </w:r>
      <w:r>
        <w:instrText xml:space="preserve"> ADDIN EN.REFLIST </w:instrText>
      </w:r>
      <w:r>
        <w:fldChar w:fldCharType="separate"/>
      </w:r>
      <w:r w:rsidR="00B50EDA" w:rsidRPr="00B50EDA">
        <w:t>BLAGODATSKI, A., K. TRUTNEVA, O. GLAZOVA, O. MITYAEVA, L. SHEVKOVA, E. KEGELES, N. ONYANOV, K. FEDE, A. MAZNINA, E. KHAVINA, S. J. YEO, H. PARK, ANDP. VOLCHKOV. 2021. Avian Influenza in Wild Birds and Poultry: Dissemination Pathways, Monitoring Methods, and Virus Ecology. Pathogens 10.</w:t>
      </w:r>
    </w:p>
    <w:p w14:paraId="42CE1328" w14:textId="77777777" w:rsidR="00B50EDA" w:rsidRPr="00B50EDA" w:rsidRDefault="00B50EDA" w:rsidP="00B50EDA">
      <w:pPr>
        <w:pStyle w:val="EndNoteBibliography"/>
        <w:spacing w:after="0"/>
        <w:ind w:left="720" w:hanging="720"/>
      </w:pPr>
      <w:r w:rsidRPr="00B50EDA">
        <w:t>COSTA, T., A. J. CHAVES, R. VALLE, A. DARJI, D. VAN RIEL, T. KUIKEN, N. MAJO, ANDA. RAMIS. 2012. Distribution patterns of influenza virus receptors and viral attachment patterns in the respiratory and intestinal tracts of seven avian species. Vet Res 43: 28.</w:t>
      </w:r>
    </w:p>
    <w:p w14:paraId="006D417C" w14:textId="77777777" w:rsidR="00B50EDA" w:rsidRPr="00B50EDA" w:rsidRDefault="00B50EDA" w:rsidP="00B50EDA">
      <w:pPr>
        <w:pStyle w:val="EndNoteBibliography"/>
        <w:spacing w:after="0"/>
        <w:ind w:left="720" w:hanging="720"/>
      </w:pPr>
      <w:r w:rsidRPr="00B50EDA">
        <w:t>DE GRAAF, M., ANDR. A. FOUCHIER. 2014. Role of receptor binding specificity in influenza A virus transmission and pathogenesis. EMBO J 33: 823-841.</w:t>
      </w:r>
    </w:p>
    <w:p w14:paraId="48B6CF4D" w14:textId="77777777" w:rsidR="00B50EDA" w:rsidRPr="00B50EDA" w:rsidRDefault="00B50EDA" w:rsidP="00B50EDA">
      <w:pPr>
        <w:pStyle w:val="EndNoteBibliography"/>
        <w:spacing w:after="0"/>
        <w:ind w:left="720" w:hanging="720"/>
      </w:pPr>
      <w:r w:rsidRPr="00B50EDA">
        <w:t>GOTTI, C., ANDF. CLEMENTI. 2004. Neuronal nicotinic receptors: from structure to pathology. Prog Neurobiol 74: 363-396.</w:t>
      </w:r>
    </w:p>
    <w:p w14:paraId="5294541D" w14:textId="77777777" w:rsidR="00B50EDA" w:rsidRPr="00B50EDA" w:rsidRDefault="00B50EDA" w:rsidP="00B50EDA">
      <w:pPr>
        <w:pStyle w:val="EndNoteBibliography"/>
        <w:spacing w:after="0"/>
        <w:ind w:left="720" w:hanging="720"/>
      </w:pPr>
      <w:r w:rsidRPr="00B50EDA">
        <w:t>HANSBRO, P. M., S. WARNER, J. P. TRACEY, K. E. ARZEY, P. SELLECK, K. O'RILEY, E. L. BECKETT, C. BUNN, P. D. KIRKLAND, D. VIJAYKRISHNA, B. OLSEN, ANDA. C. HURT. 2010. Surveillance and analysis of avian influenza viruses, Australia. Emerg Infect Dis 16: 1896-1904.</w:t>
      </w:r>
    </w:p>
    <w:p w14:paraId="0303C9C2" w14:textId="77777777" w:rsidR="00B50EDA" w:rsidRPr="00B50EDA" w:rsidRDefault="00B50EDA" w:rsidP="00B50EDA">
      <w:pPr>
        <w:pStyle w:val="EndNoteBibliography"/>
        <w:spacing w:after="0"/>
        <w:ind w:left="720" w:hanging="720"/>
      </w:pPr>
      <w:r w:rsidRPr="00B50EDA">
        <w:t>KUCHIPUDI, S. V., R. K. NELLI, A. GONTU, R. SATYAKUMAR, M. SURENDRAN NAIR, ANDM. SUBBIAH. 2021. Sialic Acid Receptors: The Key to Solving the Enigma of Zoonotic Virus Spillover. Viruses 13.</w:t>
      </w:r>
    </w:p>
    <w:p w14:paraId="5C5E1F2B" w14:textId="77777777" w:rsidR="00B50EDA" w:rsidRPr="00B50EDA" w:rsidRDefault="00B50EDA" w:rsidP="00B50EDA">
      <w:pPr>
        <w:pStyle w:val="EndNoteBibliography"/>
        <w:spacing w:after="0"/>
        <w:ind w:left="720" w:hanging="720"/>
      </w:pPr>
      <w:r w:rsidRPr="00B50EDA">
        <w:t>LE NOVERE, N., ANDJ. P. CHANGEUX. 1995. Molecular evolution of the nicotinic acetylcholine receptor: an example of multigene family in excitable cells. J Mol Evol 40: 155-172.</w:t>
      </w:r>
    </w:p>
    <w:p w14:paraId="1FBBE04E" w14:textId="77777777" w:rsidR="00B50EDA" w:rsidRPr="00B50EDA" w:rsidRDefault="00B50EDA" w:rsidP="00B50EDA">
      <w:pPr>
        <w:pStyle w:val="EndNoteBibliography"/>
        <w:spacing w:after="0"/>
        <w:ind w:left="720" w:hanging="720"/>
      </w:pPr>
      <w:r w:rsidRPr="00B50EDA">
        <w:t>MA, W., R. E. KAHN, ANDJ. A. RICHT. 2008. The pig as a mixing vessel for influenza viruses: Human and veterinary implications. J Mol Genet Med 3: 158-166.</w:t>
      </w:r>
    </w:p>
    <w:p w14:paraId="58BAB5F0" w14:textId="77777777" w:rsidR="00B50EDA" w:rsidRPr="00B50EDA" w:rsidRDefault="00B50EDA" w:rsidP="00B50EDA">
      <w:pPr>
        <w:pStyle w:val="EndNoteBibliography"/>
        <w:spacing w:after="0"/>
        <w:ind w:left="720" w:hanging="720"/>
      </w:pPr>
      <w:r w:rsidRPr="00B50EDA">
        <w:t>MOLLENTZE, N., D. G. STREICKER, P. R. MURCIA, K. HAMPSON, ANDR. BIEK. 2020. Virulence mismatches in index hosts shape the outcomes of cross-species transmission. Proc Natl Acad Sci U S A 117: 28859-28866.</w:t>
      </w:r>
    </w:p>
    <w:p w14:paraId="48FD3D39" w14:textId="77777777" w:rsidR="00B50EDA" w:rsidRPr="00B50EDA" w:rsidRDefault="00B50EDA" w:rsidP="00B50EDA">
      <w:pPr>
        <w:pStyle w:val="EndNoteBibliography"/>
        <w:spacing w:after="0"/>
        <w:ind w:left="720" w:hanging="720"/>
      </w:pPr>
      <w:r w:rsidRPr="00B50EDA">
        <w:t>PLOWRIGHT, R. K., C. R. PARRISH, H. MCCALLUM, P. J. HUDSON, A. I. KO, A. L. GRAHAM, ANDJ. O. LLOYD-SMITH. 2017. Pathways to zoonotic spillover. Nat Rev Microbiol 15: 502-510.</w:t>
      </w:r>
    </w:p>
    <w:p w14:paraId="3ED5D9C7" w14:textId="77777777" w:rsidR="00B50EDA" w:rsidRPr="000173D1" w:rsidRDefault="00B50EDA" w:rsidP="00B50EDA">
      <w:pPr>
        <w:pStyle w:val="EndNoteBibliography"/>
        <w:spacing w:after="0"/>
        <w:ind w:left="720" w:hanging="720"/>
        <w:rPr>
          <w:lang w:val="fr-FR"/>
        </w:rPr>
      </w:pPr>
      <w:r w:rsidRPr="00B50EDA">
        <w:t xml:space="preserve">PULLIAM, J. R., ANDJ. DUSHOFF. 2009. Ability to replicate in the cytoplasm predicts zoonotic transmission of livestock viruses. </w:t>
      </w:r>
      <w:r w:rsidRPr="000173D1">
        <w:rPr>
          <w:lang w:val="fr-FR"/>
        </w:rPr>
        <w:t>J Infect Dis 199: 565-568.</w:t>
      </w:r>
    </w:p>
    <w:p w14:paraId="6D1FC80E" w14:textId="77777777" w:rsidR="00B50EDA" w:rsidRPr="00B50EDA" w:rsidRDefault="00B50EDA" w:rsidP="00B50EDA">
      <w:pPr>
        <w:pStyle w:val="EndNoteBibliography"/>
        <w:spacing w:after="0"/>
        <w:ind w:left="720" w:hanging="720"/>
      </w:pPr>
      <w:r w:rsidRPr="000173D1">
        <w:rPr>
          <w:lang w:val="fr-FR"/>
        </w:rPr>
        <w:t xml:space="preserve">RENDON-MARIN, S., R. DA FONTOURA BUDASZEWSKI, C. W. CANAL, ANDJ. </w:t>
      </w:r>
      <w:r w:rsidRPr="00B50EDA">
        <w:t>RUIZ-SAENZ. 2019. Tropism and molecular pathogenesis of canine distemper virus. Virol J 16: 30.</w:t>
      </w:r>
    </w:p>
    <w:p w14:paraId="46ABABFE" w14:textId="77777777" w:rsidR="00B50EDA" w:rsidRPr="00B50EDA" w:rsidRDefault="00B50EDA" w:rsidP="00B50EDA">
      <w:pPr>
        <w:pStyle w:val="EndNoteBibliography"/>
        <w:spacing w:after="0"/>
        <w:ind w:left="720" w:hanging="720"/>
      </w:pPr>
      <w:r w:rsidRPr="00B50EDA">
        <w:lastRenderedPageBreak/>
        <w:t>RUIZ-ARAVENA, M., C. MCKEE, A. GAMBLE, T. LUNN, A. MORRIS, C. E. SNEDDEN, C. K. YINDA, J. R. PORT, D. W. BUCHHOLZ, Y. Y. YEO, C. FAUST, E. JAX, L. DEE, D. N. JONES, M. K. KESSLER, C. FALVO, D. CROWLEY, N. BHARTI, C. E. BROOK, H. C. AGUILAR, A. J. PEEL, O. RESTIF, T. SCHOUNTZ, C. R. PARRISH, E. S. GURLEY, J. O. LLOYD-SMITH, P. J. HUDSON, V. J. MUNSTER, ANDR. K. PLOWRIGHT. 2022. Ecology, evolution and spillover of coronaviruses from bats. Nat Rev Microbiol 20: 299-314.</w:t>
      </w:r>
    </w:p>
    <w:p w14:paraId="186C318A" w14:textId="77777777" w:rsidR="00B50EDA" w:rsidRPr="00B50EDA" w:rsidRDefault="00B50EDA" w:rsidP="00B50EDA">
      <w:pPr>
        <w:pStyle w:val="EndNoteBibliography"/>
        <w:ind w:left="720" w:hanging="720"/>
      </w:pPr>
      <w:r w:rsidRPr="00B50EDA">
        <w:t>ZHANG, X., F. L. CUNNINGHAM, L. LI, K. HANSON-DORR, L. LIU, K. WATERS, M. GUAN, A. K. OLIVIER, B. S. SCHMIT, J. M. NOLTING, A. S. BOWMAN, M. K. TORCHETTI, T. J. DELIBERTO, ANDX. F. WAN. 2020. Tissue Tropisms of Avian Influenza A Viruses Affect Their Spillovers from Wild Birds to Pigs. J Virol 94.</w:t>
      </w:r>
    </w:p>
    <w:p w14:paraId="42F5C88F" w14:textId="035C6CCA" w:rsidR="00BD65F0" w:rsidRDefault="002A1A98">
      <w:r>
        <w:fldChar w:fldCharType="end"/>
      </w:r>
    </w:p>
    <w:sectPr w:rsidR="00BD65F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cole LYNN Gottdenker" w:date="2022-10-19T12:18:00Z" w:initials="NLG">
    <w:p w14:paraId="3A705F1C" w14:textId="77777777" w:rsidR="00C11DC6" w:rsidRDefault="00C11DC6" w:rsidP="00597FCE">
      <w:pPr>
        <w:pStyle w:val="CommentText"/>
      </w:pPr>
      <w:r>
        <w:rPr>
          <w:rStyle w:val="CommentReference"/>
        </w:rPr>
        <w:annotationRef/>
      </w:r>
      <w:r>
        <w:t>Such as- examples of this in the literature- show where conceptual gaps lie in linking pathology/pathogenesis to disease ecology/epidemiology</w:t>
      </w:r>
    </w:p>
  </w:comment>
  <w:comment w:id="2" w:author="Nicole LYNN Gottdenker" w:date="2022-10-19T11:45:00Z" w:initials="NLG">
    <w:p w14:paraId="62978435" w14:textId="68539E74" w:rsidR="00C34951" w:rsidRDefault="00C34951">
      <w:pPr>
        <w:pStyle w:val="CommentText"/>
      </w:pPr>
      <w:r>
        <w:rPr>
          <w:rStyle w:val="CommentReference"/>
        </w:rPr>
        <w:annotationRef/>
      </w:r>
      <w:hyperlink r:id="rId1" w:history="1">
        <w:r w:rsidRPr="00597D35">
          <w:rPr>
            <w:rStyle w:val="Hyperlink"/>
            <w:b/>
            <w:bCs/>
          </w:rPr>
          <w:t>Cellular and immunological mechanisms influence host-adapted phenotypes in a vector-borne microparasite</w:t>
        </w:r>
      </w:hyperlink>
    </w:p>
    <w:p w14:paraId="69B7D019" w14:textId="77777777" w:rsidR="00C34951" w:rsidRDefault="00C34951">
      <w:pPr>
        <w:pStyle w:val="CommentText"/>
      </w:pPr>
      <w:r>
        <w:t>Lin, YP ; Tufts, DM ; (...); Diuk-Wasser, MA</w:t>
      </w:r>
    </w:p>
    <w:p w14:paraId="4BB75009" w14:textId="77777777" w:rsidR="00C34951" w:rsidRDefault="00C34951">
      <w:pPr>
        <w:pStyle w:val="CommentText"/>
      </w:pPr>
      <w:r>
        <w:rPr>
          <w:color w:val="616161"/>
          <w:highlight w:val="white"/>
        </w:rPr>
        <w:t>Feb 23 2022 |</w:t>
      </w:r>
      <w:hyperlink r:id="rId2" w:history="1">
        <w:r w:rsidRPr="00597D35">
          <w:rPr>
            <w:rStyle w:val="Hyperlink"/>
          </w:rPr>
          <w:t>PROCEEDINGS OF THE ROYAL SOCIETY B-BIOLOGICAL SCIENCES</w:t>
        </w:r>
      </w:hyperlink>
      <w:r>
        <w:rPr>
          <w:color w:val="000000"/>
          <w:highlight w:val="white"/>
        </w:rPr>
        <w:br/>
      </w:r>
    </w:p>
    <w:p w14:paraId="4AB18B1E" w14:textId="77777777" w:rsidR="00C34951" w:rsidRDefault="00C34951" w:rsidP="00597D35">
      <w:pPr>
        <w:pStyle w:val="CommentText"/>
      </w:pPr>
      <w:r>
        <w:t>Check out the other articles citing this one- there are some that are relevant</w:t>
      </w:r>
    </w:p>
  </w:comment>
  <w:comment w:id="3" w:author="Nicole LYNN Gottdenker" w:date="2022-10-19T12:22:00Z" w:initials="NLG">
    <w:p w14:paraId="2B626E6B" w14:textId="77777777" w:rsidR="00C11DC6" w:rsidRDefault="00C11DC6" w:rsidP="005B59DB">
      <w:pPr>
        <w:pStyle w:val="CommentText"/>
      </w:pPr>
      <w:r>
        <w:rPr>
          <w:rStyle w:val="CommentReference"/>
        </w:rPr>
        <w:annotationRef/>
      </w:r>
      <w:r>
        <w:t xml:space="preserve">Something like that- think again about the overal cross species model- I actually think keeping a very general  mathematical x species transmission model as a 'template' for the paper would be useful. </w:t>
      </w:r>
    </w:p>
  </w:comment>
  <w:comment w:id="4" w:author="Nicole LYNN Gottdenker" w:date="2022-10-19T12:55:00Z" w:initials="NLG">
    <w:p w14:paraId="02F87D26" w14:textId="77777777" w:rsidR="00CD44B5" w:rsidRDefault="00CD44B5" w:rsidP="009E2491">
      <w:pPr>
        <w:pStyle w:val="CommentText"/>
      </w:pPr>
      <w:r>
        <w:rPr>
          <w:rStyle w:val="CommentReference"/>
        </w:rPr>
        <w:annotationRef/>
      </w:r>
      <w:r>
        <w:t>Or at least conceptualyl in intro and discussion</w:t>
      </w:r>
    </w:p>
  </w:comment>
  <w:comment w:id="5" w:author="Nicole LYNN Gottdenker" w:date="2022-10-19T12:23:00Z" w:initials="NLG">
    <w:p w14:paraId="16474B76" w14:textId="31D984A6" w:rsidR="00C11DC6" w:rsidRDefault="00C11DC6" w:rsidP="00572FAB">
      <w:pPr>
        <w:pStyle w:val="CommentText"/>
      </w:pPr>
      <w:r>
        <w:rPr>
          <w:rStyle w:val="CommentReference"/>
        </w:rPr>
        <w:annotationRef/>
      </w:r>
      <w:r>
        <w:t xml:space="preserve">I don't know what that is trying to say </w:t>
      </w:r>
    </w:p>
  </w:comment>
  <w:comment w:id="6" w:author="Nicole LYNN Gottdenker" w:date="2022-10-19T12:38:00Z" w:initials="NLG">
    <w:p w14:paraId="2BDDC074" w14:textId="77777777" w:rsidR="00511715" w:rsidRDefault="00511715" w:rsidP="009D1652">
      <w:pPr>
        <w:pStyle w:val="CommentText"/>
      </w:pPr>
      <w:r>
        <w:rPr>
          <w:rStyle w:val="CommentReference"/>
        </w:rPr>
        <w:annotationRef/>
      </w:r>
      <w:r>
        <w:t>Any thing that can be synthesized a bit more here?</w:t>
      </w:r>
    </w:p>
  </w:comment>
  <w:comment w:id="8" w:author="Nicole LYNN Gottdenker" w:date="2022-10-19T12:56:00Z" w:initials="NLG">
    <w:p w14:paraId="3E5F68B3" w14:textId="77777777" w:rsidR="00CD44B5" w:rsidRDefault="00CD44B5" w:rsidP="002C4D04">
      <w:pPr>
        <w:pStyle w:val="CommentText"/>
      </w:pPr>
      <w:r>
        <w:rPr>
          <w:rStyle w:val="CommentReference"/>
        </w:rPr>
        <w:annotationRef/>
      </w:r>
      <w:r>
        <w:t>You need a diagram with search terms and then number of papers at the different steps.</w:t>
      </w:r>
    </w:p>
  </w:comment>
  <w:comment w:id="9" w:author="Nicole LYNN Gottdenker" w:date="2022-10-19T12:56:00Z" w:initials="NLG">
    <w:p w14:paraId="021E392A" w14:textId="77777777" w:rsidR="00CD44B5" w:rsidRDefault="00CD44B5" w:rsidP="000A1F37">
      <w:pPr>
        <w:pStyle w:val="CommentText"/>
      </w:pPr>
      <w:r>
        <w:rPr>
          <w:rStyle w:val="CommentReference"/>
        </w:rPr>
        <w:annotationRef/>
      </w:r>
      <w:r>
        <w:t>Search terms?</w:t>
      </w:r>
    </w:p>
  </w:comment>
  <w:comment w:id="10" w:author="Nicole LYNN Gottdenker" w:date="2022-10-19T16:01:00Z" w:initials="NLG">
    <w:p w14:paraId="2D94D920" w14:textId="77777777" w:rsidR="00A94849" w:rsidRDefault="00A94849" w:rsidP="00B740E0">
      <w:pPr>
        <w:pStyle w:val="CommentText"/>
      </w:pPr>
      <w:r>
        <w:rPr>
          <w:rStyle w:val="CommentReference"/>
        </w:rPr>
        <w:annotationRef/>
      </w:r>
      <w:r>
        <w:t xml:space="preserve">So- I am not sure of search terms -I am thinking you might have more viruses? Did you limit to only directly transmitted? </w:t>
      </w:r>
    </w:p>
  </w:comment>
  <w:comment w:id="41" w:author="Nicole LYNN Gottdenker" w:date="2022-10-19T13:24:00Z" w:initials="NLG">
    <w:p w14:paraId="2446A442" w14:textId="3D898157" w:rsidR="00142773" w:rsidRDefault="00142773" w:rsidP="00FC6C9F">
      <w:pPr>
        <w:pStyle w:val="CommentText"/>
      </w:pPr>
      <w:r>
        <w:rPr>
          <w:rStyle w:val="CommentReference"/>
        </w:rPr>
        <w:annotationRef/>
      </w:r>
      <w:r>
        <w:t>In the diagram looks like CT_lymphocytes and zoonotic clustered together</w:t>
      </w:r>
    </w:p>
  </w:comment>
  <w:comment w:id="42" w:author="Nicole LYNN Gottdenker" w:date="2022-10-19T14:48:00Z" w:initials="NLG">
    <w:p w14:paraId="3B66BF2B" w14:textId="77777777" w:rsidR="00132795" w:rsidRDefault="00132795" w:rsidP="006B6DCB">
      <w:pPr>
        <w:pStyle w:val="CommentText"/>
      </w:pPr>
      <w:r>
        <w:rPr>
          <w:rStyle w:val="CommentReference"/>
        </w:rPr>
        <w:annotationRef/>
      </w:r>
      <w:r>
        <w:t>What do you mean by 'only the distinct viruses?</w:t>
      </w:r>
    </w:p>
  </w:comment>
  <w:comment w:id="43" w:author="Nicole LYNN Gottdenker" w:date="2022-10-19T14:48:00Z" w:initials="NLG">
    <w:p w14:paraId="769B64BE" w14:textId="77777777" w:rsidR="00132795" w:rsidRDefault="00132795" w:rsidP="00260438">
      <w:pPr>
        <w:pStyle w:val="CommentText"/>
      </w:pPr>
      <w:r>
        <w:rPr>
          <w:rStyle w:val="CommentReference"/>
        </w:rPr>
        <w:annotationRef/>
      </w:r>
      <w:r>
        <w:t>I can't see image below</w:t>
      </w:r>
    </w:p>
  </w:comment>
  <w:comment w:id="50" w:author="Nicole LYNN Gottdenker" w:date="2022-10-19T15:49:00Z" w:initials="NLG">
    <w:p w14:paraId="5E10840D" w14:textId="77777777" w:rsidR="00376E97" w:rsidRDefault="00376E97" w:rsidP="00811D79">
      <w:pPr>
        <w:pStyle w:val="CommentText"/>
      </w:pPr>
      <w:r>
        <w:rPr>
          <w:rStyle w:val="CommentReference"/>
        </w:rPr>
        <w:annotationRef/>
      </w:r>
      <w:r>
        <w:t>What is HSPG?</w:t>
      </w:r>
    </w:p>
  </w:comment>
  <w:comment w:id="51" w:author="Nicole LYNN Gottdenker" w:date="2022-10-19T15:57:00Z" w:initials="NLG">
    <w:p w14:paraId="403BBCA4" w14:textId="77777777" w:rsidR="00376E97" w:rsidRDefault="00376E97" w:rsidP="00CE7E28">
      <w:pPr>
        <w:pStyle w:val="CommentText"/>
      </w:pPr>
      <w:r>
        <w:rPr>
          <w:rStyle w:val="CommentReference"/>
        </w:rPr>
        <w:annotationRef/>
      </w:r>
      <w:r>
        <w:t>Also zoonotic an non-zoonotic ellipses overlap- do they not?</w:t>
      </w:r>
    </w:p>
  </w:comment>
  <w:comment w:id="52" w:author="Nicole LYNN Gottdenker" w:date="2022-10-19T15:50:00Z" w:initials="NLG">
    <w:p w14:paraId="0FA73042" w14:textId="02C5ABEB" w:rsidR="00376E97" w:rsidRDefault="00376E97" w:rsidP="00094C8C">
      <w:pPr>
        <w:pStyle w:val="CommentText"/>
      </w:pPr>
      <w:r>
        <w:rPr>
          <w:rStyle w:val="CommentReference"/>
        </w:rPr>
        <w:annotationRef/>
      </w:r>
      <w:r>
        <w:t>You could also do the analysis that looks like a phylogram as well to see any clustered associations</w:t>
      </w:r>
    </w:p>
  </w:comment>
  <w:comment w:id="54" w:author="Nicole LYNN Gottdenker" w:date="2022-10-19T15:55:00Z" w:initials="NLG">
    <w:p w14:paraId="1B7BF7AE" w14:textId="77777777" w:rsidR="00376E97" w:rsidRDefault="00376E97" w:rsidP="009E2056">
      <w:pPr>
        <w:pStyle w:val="CommentText"/>
      </w:pPr>
      <w:r>
        <w:rPr>
          <w:rStyle w:val="CommentReference"/>
        </w:rPr>
        <w:annotationRef/>
      </w:r>
      <w:r>
        <w:t>So you have analyzed cell type but not receptor mechanism details, yet, correct?</w:t>
      </w:r>
    </w:p>
  </w:comment>
  <w:comment w:id="56" w:author="Nicole LYNN Gottdenker" w:date="2022-10-19T15:58:00Z" w:initials="NLG">
    <w:p w14:paraId="5D750969" w14:textId="77777777" w:rsidR="00376E97" w:rsidRDefault="00376E97" w:rsidP="003F5E79">
      <w:pPr>
        <w:pStyle w:val="CommentText"/>
      </w:pPr>
      <w:r>
        <w:rPr>
          <w:rStyle w:val="CommentReference"/>
        </w:rPr>
        <w:annotationRef/>
      </w:r>
      <w:r>
        <w:t>Do you have filoviruses in here as well?</w:t>
      </w:r>
    </w:p>
  </w:comment>
  <w:comment w:id="57" w:author="Nicole LYNN Gottdenker" w:date="2022-10-19T15:59:00Z" w:initials="NLG">
    <w:p w14:paraId="50A5807D" w14:textId="77777777" w:rsidR="00A94849" w:rsidRDefault="00A94849">
      <w:pPr>
        <w:pStyle w:val="CommentText"/>
      </w:pPr>
      <w:r>
        <w:rPr>
          <w:rStyle w:val="CommentReference"/>
        </w:rPr>
        <w:annotationRef/>
      </w:r>
      <w:r>
        <w:t>This is interesting</w:t>
      </w:r>
    </w:p>
    <w:p w14:paraId="783F14DF" w14:textId="77777777" w:rsidR="00A94849" w:rsidRDefault="00A94849">
      <w:pPr>
        <w:pStyle w:val="CommentText"/>
      </w:pPr>
      <w:r>
        <w:t xml:space="preserve">Also is WNV included in here? (+ stranded RNA virus) JEV complex </w:t>
      </w:r>
    </w:p>
    <w:p w14:paraId="6AD3EF74" w14:textId="77777777" w:rsidR="00A94849" w:rsidRDefault="00A94849" w:rsidP="003D48C8">
      <w:pPr>
        <w:pStyle w:val="CommentText"/>
      </w:pPr>
      <w:r>
        <w:t>Likes monocytes, neurons, heart</w:t>
      </w:r>
    </w:p>
  </w:comment>
  <w:comment w:id="58" w:author="Nicole LYNN Gottdenker" w:date="2022-10-19T16:00:00Z" w:initials="NLG">
    <w:p w14:paraId="53B673B1" w14:textId="77777777" w:rsidR="00A94849" w:rsidRDefault="00A94849" w:rsidP="00EF1653">
      <w:pPr>
        <w:pStyle w:val="CommentText"/>
      </w:pPr>
      <w:r>
        <w:rPr>
          <w:rStyle w:val="CommentReference"/>
        </w:rPr>
        <w:annotationRef/>
      </w:r>
      <w:r>
        <w:t>Do you have the list of viruses?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705F1C" w15:done="0"/>
  <w15:commentEx w15:paraId="4AB18B1E" w15:done="0"/>
  <w15:commentEx w15:paraId="2B626E6B" w15:done="0"/>
  <w15:commentEx w15:paraId="02F87D26" w15:paraIdParent="2B626E6B" w15:done="0"/>
  <w15:commentEx w15:paraId="16474B76" w15:done="0"/>
  <w15:commentEx w15:paraId="2BDDC074" w15:done="0"/>
  <w15:commentEx w15:paraId="3E5F68B3" w15:done="0"/>
  <w15:commentEx w15:paraId="021E392A" w15:paraIdParent="3E5F68B3" w15:done="0"/>
  <w15:commentEx w15:paraId="2D94D920" w15:paraIdParent="3E5F68B3" w15:done="0"/>
  <w15:commentEx w15:paraId="2446A442" w15:done="0"/>
  <w15:commentEx w15:paraId="3B66BF2B" w15:done="0"/>
  <w15:commentEx w15:paraId="769B64BE" w15:paraIdParent="3B66BF2B" w15:done="0"/>
  <w15:commentEx w15:paraId="5E10840D" w15:done="0"/>
  <w15:commentEx w15:paraId="403BBCA4" w15:paraIdParent="5E10840D" w15:done="0"/>
  <w15:commentEx w15:paraId="0FA73042" w15:done="0"/>
  <w15:commentEx w15:paraId="1B7BF7AE" w15:done="0"/>
  <w15:commentEx w15:paraId="5D750969" w15:done="0"/>
  <w15:commentEx w15:paraId="6AD3EF74" w15:done="0"/>
  <w15:commentEx w15:paraId="53B673B1" w15:paraIdParent="6AD3EF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A698B" w16cex:dateUtc="2022-10-19T16:18:00Z"/>
  <w16cex:commentExtensible w16cex:durableId="26FA61E4" w16cex:dateUtc="2022-10-19T15:45:00Z"/>
  <w16cex:commentExtensible w16cex:durableId="26FA6AA0" w16cex:dateUtc="2022-10-19T16:22:00Z"/>
  <w16cex:commentExtensible w16cex:durableId="26FA7252" w16cex:dateUtc="2022-10-19T16:55:00Z"/>
  <w16cex:commentExtensible w16cex:durableId="26FA6AC6" w16cex:dateUtc="2022-10-19T16:23:00Z"/>
  <w16cex:commentExtensible w16cex:durableId="26FA6E2F" w16cex:dateUtc="2022-10-19T16:38:00Z"/>
  <w16cex:commentExtensible w16cex:durableId="26FA727C" w16cex:dateUtc="2022-10-19T16:56:00Z"/>
  <w16cex:commentExtensible w16cex:durableId="26FA7299" w16cex:dateUtc="2022-10-19T16:56:00Z"/>
  <w16cex:commentExtensible w16cex:durableId="26FA9DCB" w16cex:dateUtc="2022-10-19T20:01:00Z"/>
  <w16cex:commentExtensible w16cex:durableId="26FA7913" w16cex:dateUtc="2022-10-19T17:24:00Z"/>
  <w16cex:commentExtensible w16cex:durableId="26FA8CAB" w16cex:dateUtc="2022-10-19T18:48:00Z"/>
  <w16cex:commentExtensible w16cex:durableId="26FA8CD8" w16cex:dateUtc="2022-10-19T18:48:00Z"/>
  <w16cex:commentExtensible w16cex:durableId="26FA9B22" w16cex:dateUtc="2022-10-19T19:49:00Z"/>
  <w16cex:commentExtensible w16cex:durableId="26FA9CEB" w16cex:dateUtc="2022-10-19T19:57:00Z"/>
  <w16cex:commentExtensible w16cex:durableId="26FA9B55" w16cex:dateUtc="2022-10-19T19:50:00Z"/>
  <w16cex:commentExtensible w16cex:durableId="26FA9C8A" w16cex:dateUtc="2022-10-19T19:55:00Z"/>
  <w16cex:commentExtensible w16cex:durableId="26FA9D22" w16cex:dateUtc="2022-10-19T19:58:00Z"/>
  <w16cex:commentExtensible w16cex:durableId="26FA9D78" w16cex:dateUtc="2022-10-19T19:59:00Z"/>
  <w16cex:commentExtensible w16cex:durableId="26FA9D87" w16cex:dateUtc="2022-10-19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705F1C" w16cid:durableId="26FA698B"/>
  <w16cid:commentId w16cid:paraId="4AB18B1E" w16cid:durableId="26FA61E4"/>
  <w16cid:commentId w16cid:paraId="2B626E6B" w16cid:durableId="26FA6AA0"/>
  <w16cid:commentId w16cid:paraId="02F87D26" w16cid:durableId="26FA7252"/>
  <w16cid:commentId w16cid:paraId="16474B76" w16cid:durableId="26FA6AC6"/>
  <w16cid:commentId w16cid:paraId="2BDDC074" w16cid:durableId="26FA6E2F"/>
  <w16cid:commentId w16cid:paraId="3E5F68B3" w16cid:durableId="26FA727C"/>
  <w16cid:commentId w16cid:paraId="021E392A" w16cid:durableId="26FA7299"/>
  <w16cid:commentId w16cid:paraId="2D94D920" w16cid:durableId="26FA9DCB"/>
  <w16cid:commentId w16cid:paraId="2446A442" w16cid:durableId="26FA7913"/>
  <w16cid:commentId w16cid:paraId="3B66BF2B" w16cid:durableId="26FA8CAB"/>
  <w16cid:commentId w16cid:paraId="769B64BE" w16cid:durableId="26FA8CD8"/>
  <w16cid:commentId w16cid:paraId="5E10840D" w16cid:durableId="26FA9B22"/>
  <w16cid:commentId w16cid:paraId="403BBCA4" w16cid:durableId="26FA9CEB"/>
  <w16cid:commentId w16cid:paraId="0FA73042" w16cid:durableId="26FA9B55"/>
  <w16cid:commentId w16cid:paraId="1B7BF7AE" w16cid:durableId="26FA9C8A"/>
  <w16cid:commentId w16cid:paraId="5D750969" w16cid:durableId="26FA9D22"/>
  <w16cid:commentId w16cid:paraId="6AD3EF74" w16cid:durableId="26FA9D78"/>
  <w16cid:commentId w16cid:paraId="53B673B1" w16cid:durableId="26FA9D8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4B272E"/>
    <w:multiLevelType w:val="hybridMultilevel"/>
    <w:tmpl w:val="880E0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092396"/>
    <w:multiLevelType w:val="hybridMultilevel"/>
    <w:tmpl w:val="CA606ABE"/>
    <w:lvl w:ilvl="0" w:tplc="5ADE7662">
      <w:start w:val="1"/>
      <w:numFmt w:val="bullet"/>
      <w:lvlText w:val=""/>
      <w:lvlJc w:val="left"/>
      <w:pPr>
        <w:tabs>
          <w:tab w:val="num" w:pos="720"/>
        </w:tabs>
        <w:ind w:left="720" w:hanging="360"/>
      </w:pPr>
      <w:rPr>
        <w:rFonts w:ascii="Wingdings 3" w:hAnsi="Wingdings 3" w:hint="default"/>
      </w:rPr>
    </w:lvl>
    <w:lvl w:ilvl="1" w:tplc="E740263A">
      <w:start w:val="1"/>
      <w:numFmt w:val="bullet"/>
      <w:lvlText w:val=""/>
      <w:lvlJc w:val="left"/>
      <w:pPr>
        <w:tabs>
          <w:tab w:val="num" w:pos="1440"/>
        </w:tabs>
        <w:ind w:left="1440" w:hanging="360"/>
      </w:pPr>
      <w:rPr>
        <w:rFonts w:ascii="Wingdings 3" w:hAnsi="Wingdings 3" w:hint="default"/>
      </w:rPr>
    </w:lvl>
    <w:lvl w:ilvl="2" w:tplc="0A84AD14" w:tentative="1">
      <w:start w:val="1"/>
      <w:numFmt w:val="bullet"/>
      <w:lvlText w:val=""/>
      <w:lvlJc w:val="left"/>
      <w:pPr>
        <w:tabs>
          <w:tab w:val="num" w:pos="2160"/>
        </w:tabs>
        <w:ind w:left="2160" w:hanging="360"/>
      </w:pPr>
      <w:rPr>
        <w:rFonts w:ascii="Wingdings 3" w:hAnsi="Wingdings 3" w:hint="default"/>
      </w:rPr>
    </w:lvl>
    <w:lvl w:ilvl="3" w:tplc="850A6D12" w:tentative="1">
      <w:start w:val="1"/>
      <w:numFmt w:val="bullet"/>
      <w:lvlText w:val=""/>
      <w:lvlJc w:val="left"/>
      <w:pPr>
        <w:tabs>
          <w:tab w:val="num" w:pos="2880"/>
        </w:tabs>
        <w:ind w:left="2880" w:hanging="360"/>
      </w:pPr>
      <w:rPr>
        <w:rFonts w:ascii="Wingdings 3" w:hAnsi="Wingdings 3" w:hint="default"/>
      </w:rPr>
    </w:lvl>
    <w:lvl w:ilvl="4" w:tplc="DD128770" w:tentative="1">
      <w:start w:val="1"/>
      <w:numFmt w:val="bullet"/>
      <w:lvlText w:val=""/>
      <w:lvlJc w:val="left"/>
      <w:pPr>
        <w:tabs>
          <w:tab w:val="num" w:pos="3600"/>
        </w:tabs>
        <w:ind w:left="3600" w:hanging="360"/>
      </w:pPr>
      <w:rPr>
        <w:rFonts w:ascii="Wingdings 3" w:hAnsi="Wingdings 3" w:hint="default"/>
      </w:rPr>
    </w:lvl>
    <w:lvl w:ilvl="5" w:tplc="4BBCBE1E" w:tentative="1">
      <w:start w:val="1"/>
      <w:numFmt w:val="bullet"/>
      <w:lvlText w:val=""/>
      <w:lvlJc w:val="left"/>
      <w:pPr>
        <w:tabs>
          <w:tab w:val="num" w:pos="4320"/>
        </w:tabs>
        <w:ind w:left="4320" w:hanging="360"/>
      </w:pPr>
      <w:rPr>
        <w:rFonts w:ascii="Wingdings 3" w:hAnsi="Wingdings 3" w:hint="default"/>
      </w:rPr>
    </w:lvl>
    <w:lvl w:ilvl="6" w:tplc="FB7662E8" w:tentative="1">
      <w:start w:val="1"/>
      <w:numFmt w:val="bullet"/>
      <w:lvlText w:val=""/>
      <w:lvlJc w:val="left"/>
      <w:pPr>
        <w:tabs>
          <w:tab w:val="num" w:pos="5040"/>
        </w:tabs>
        <w:ind w:left="5040" w:hanging="360"/>
      </w:pPr>
      <w:rPr>
        <w:rFonts w:ascii="Wingdings 3" w:hAnsi="Wingdings 3" w:hint="default"/>
      </w:rPr>
    </w:lvl>
    <w:lvl w:ilvl="7" w:tplc="B30C4A00" w:tentative="1">
      <w:start w:val="1"/>
      <w:numFmt w:val="bullet"/>
      <w:lvlText w:val=""/>
      <w:lvlJc w:val="left"/>
      <w:pPr>
        <w:tabs>
          <w:tab w:val="num" w:pos="5760"/>
        </w:tabs>
        <w:ind w:left="5760" w:hanging="360"/>
      </w:pPr>
      <w:rPr>
        <w:rFonts w:ascii="Wingdings 3" w:hAnsi="Wingdings 3" w:hint="default"/>
      </w:rPr>
    </w:lvl>
    <w:lvl w:ilvl="8" w:tplc="6EBCBF52" w:tentative="1">
      <w:start w:val="1"/>
      <w:numFmt w:val="bullet"/>
      <w:lvlText w:val=""/>
      <w:lvlJc w:val="left"/>
      <w:pPr>
        <w:tabs>
          <w:tab w:val="num" w:pos="6480"/>
        </w:tabs>
        <w:ind w:left="6480" w:hanging="360"/>
      </w:pPr>
      <w:rPr>
        <w:rFonts w:ascii="Wingdings 3" w:hAnsi="Wingdings 3" w:hint="default"/>
      </w:rPr>
    </w:lvl>
  </w:abstractNum>
  <w:num w:numId="1" w16cid:durableId="1037585691">
    <w:abstractNumId w:val="0"/>
  </w:num>
  <w:num w:numId="2" w16cid:durableId="49672787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LYNN Gottdenker">
    <w15:presenceInfo w15:providerId="None" w15:userId="Nicole LYNN Gottdenker"/>
  </w15:person>
  <w15:person w15:author="Jonathan Wilson">
    <w15:presenceInfo w15:providerId="Windows Live" w15:userId="5c0a291a84f984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112&lt;/item&gt;&lt;item&gt;114&lt;/item&gt;&lt;item&gt;115&lt;/item&gt;&lt;item&gt;116&lt;/item&gt;&lt;item&gt;117&lt;/item&gt;&lt;item&gt;118&lt;/item&gt;&lt;item&gt;225&lt;/item&gt;&lt;item&gt;227&lt;/item&gt;&lt;item&gt;228&lt;/item&gt;&lt;item&gt;7493&lt;/item&gt;&lt;item&gt;7494&lt;/item&gt;&lt;item&gt;7495&lt;/item&gt;&lt;item&gt;7496&lt;/item&gt;&lt;item&gt;7497&lt;/item&gt;&lt;/record-ids&gt;&lt;/item&gt;&lt;/Libraries&gt;"/>
  </w:docVars>
  <w:rsids>
    <w:rsidRoot w:val="00BD65F0"/>
    <w:rsid w:val="00010045"/>
    <w:rsid w:val="000173D1"/>
    <w:rsid w:val="00032879"/>
    <w:rsid w:val="00041D61"/>
    <w:rsid w:val="0006574A"/>
    <w:rsid w:val="000E097C"/>
    <w:rsid w:val="000F16D0"/>
    <w:rsid w:val="00112196"/>
    <w:rsid w:val="001160DC"/>
    <w:rsid w:val="00116909"/>
    <w:rsid w:val="001236A5"/>
    <w:rsid w:val="00125DB6"/>
    <w:rsid w:val="00132795"/>
    <w:rsid w:val="00142773"/>
    <w:rsid w:val="00151E04"/>
    <w:rsid w:val="00164ADF"/>
    <w:rsid w:val="00167822"/>
    <w:rsid w:val="00190E35"/>
    <w:rsid w:val="0019200A"/>
    <w:rsid w:val="001A6745"/>
    <w:rsid w:val="001C350C"/>
    <w:rsid w:val="00233C3B"/>
    <w:rsid w:val="0023623B"/>
    <w:rsid w:val="002371DA"/>
    <w:rsid w:val="00237FCB"/>
    <w:rsid w:val="00243D46"/>
    <w:rsid w:val="0027137E"/>
    <w:rsid w:val="002A1A98"/>
    <w:rsid w:val="002B3A26"/>
    <w:rsid w:val="002C088E"/>
    <w:rsid w:val="002D2C53"/>
    <w:rsid w:val="00304735"/>
    <w:rsid w:val="0030795B"/>
    <w:rsid w:val="00311BB4"/>
    <w:rsid w:val="003243B7"/>
    <w:rsid w:val="00334054"/>
    <w:rsid w:val="00376E97"/>
    <w:rsid w:val="0038271A"/>
    <w:rsid w:val="00386B41"/>
    <w:rsid w:val="0039536C"/>
    <w:rsid w:val="003A1ECB"/>
    <w:rsid w:val="003E7783"/>
    <w:rsid w:val="0041223B"/>
    <w:rsid w:val="004131A4"/>
    <w:rsid w:val="00431EC6"/>
    <w:rsid w:val="00444FB6"/>
    <w:rsid w:val="004509F2"/>
    <w:rsid w:val="004A25AF"/>
    <w:rsid w:val="004B7A85"/>
    <w:rsid w:val="004C6D97"/>
    <w:rsid w:val="004F5168"/>
    <w:rsid w:val="004F7A57"/>
    <w:rsid w:val="00511715"/>
    <w:rsid w:val="00517E64"/>
    <w:rsid w:val="00562A8B"/>
    <w:rsid w:val="0057511D"/>
    <w:rsid w:val="0057670D"/>
    <w:rsid w:val="005B2CF6"/>
    <w:rsid w:val="005B3FCE"/>
    <w:rsid w:val="005C1ADE"/>
    <w:rsid w:val="005D3E91"/>
    <w:rsid w:val="005E17B8"/>
    <w:rsid w:val="005F4B32"/>
    <w:rsid w:val="0060569B"/>
    <w:rsid w:val="006201FD"/>
    <w:rsid w:val="00633609"/>
    <w:rsid w:val="00647DC8"/>
    <w:rsid w:val="00680F85"/>
    <w:rsid w:val="00687307"/>
    <w:rsid w:val="006A5616"/>
    <w:rsid w:val="006B7504"/>
    <w:rsid w:val="006C5851"/>
    <w:rsid w:val="006D32F9"/>
    <w:rsid w:val="006E73F6"/>
    <w:rsid w:val="00721867"/>
    <w:rsid w:val="007251EE"/>
    <w:rsid w:val="00782E02"/>
    <w:rsid w:val="007E1970"/>
    <w:rsid w:val="007E7190"/>
    <w:rsid w:val="007F6EB0"/>
    <w:rsid w:val="00811547"/>
    <w:rsid w:val="00857E62"/>
    <w:rsid w:val="00861C49"/>
    <w:rsid w:val="0086444E"/>
    <w:rsid w:val="008806C2"/>
    <w:rsid w:val="00884D40"/>
    <w:rsid w:val="00894134"/>
    <w:rsid w:val="00894816"/>
    <w:rsid w:val="008A1F1E"/>
    <w:rsid w:val="008A5622"/>
    <w:rsid w:val="008B0CE0"/>
    <w:rsid w:val="008B1020"/>
    <w:rsid w:val="008C13E5"/>
    <w:rsid w:val="008C49F6"/>
    <w:rsid w:val="008D081D"/>
    <w:rsid w:val="008D1ABC"/>
    <w:rsid w:val="008D73FA"/>
    <w:rsid w:val="008E7540"/>
    <w:rsid w:val="008E79E0"/>
    <w:rsid w:val="00912C43"/>
    <w:rsid w:val="00913D22"/>
    <w:rsid w:val="00951CB4"/>
    <w:rsid w:val="00955B20"/>
    <w:rsid w:val="009626E7"/>
    <w:rsid w:val="009A05AB"/>
    <w:rsid w:val="009C7E07"/>
    <w:rsid w:val="009F50AB"/>
    <w:rsid w:val="00A1187F"/>
    <w:rsid w:val="00A35DF0"/>
    <w:rsid w:val="00A42142"/>
    <w:rsid w:val="00A452CA"/>
    <w:rsid w:val="00A774A6"/>
    <w:rsid w:val="00A83448"/>
    <w:rsid w:val="00A94849"/>
    <w:rsid w:val="00A967B2"/>
    <w:rsid w:val="00AA10A0"/>
    <w:rsid w:val="00AA6AB3"/>
    <w:rsid w:val="00AB3A1A"/>
    <w:rsid w:val="00AC414A"/>
    <w:rsid w:val="00AE0E9C"/>
    <w:rsid w:val="00AF12C4"/>
    <w:rsid w:val="00B04025"/>
    <w:rsid w:val="00B04F24"/>
    <w:rsid w:val="00B068F4"/>
    <w:rsid w:val="00B2318F"/>
    <w:rsid w:val="00B423B4"/>
    <w:rsid w:val="00B50EDA"/>
    <w:rsid w:val="00B7436B"/>
    <w:rsid w:val="00B7568C"/>
    <w:rsid w:val="00BA02B7"/>
    <w:rsid w:val="00BA3EC3"/>
    <w:rsid w:val="00BA77F1"/>
    <w:rsid w:val="00BD0227"/>
    <w:rsid w:val="00BD156C"/>
    <w:rsid w:val="00BD65F0"/>
    <w:rsid w:val="00BF6D83"/>
    <w:rsid w:val="00C11DC6"/>
    <w:rsid w:val="00C34951"/>
    <w:rsid w:val="00C43388"/>
    <w:rsid w:val="00C44318"/>
    <w:rsid w:val="00C47B0A"/>
    <w:rsid w:val="00C51C8B"/>
    <w:rsid w:val="00C54E5F"/>
    <w:rsid w:val="00C67E1D"/>
    <w:rsid w:val="00C74ADD"/>
    <w:rsid w:val="00C84C77"/>
    <w:rsid w:val="00CB7A8E"/>
    <w:rsid w:val="00CD44B5"/>
    <w:rsid w:val="00CD54B1"/>
    <w:rsid w:val="00CE0E06"/>
    <w:rsid w:val="00CF2C53"/>
    <w:rsid w:val="00D0031B"/>
    <w:rsid w:val="00D10C62"/>
    <w:rsid w:val="00D15FE3"/>
    <w:rsid w:val="00D24C5C"/>
    <w:rsid w:val="00D427A7"/>
    <w:rsid w:val="00D438F7"/>
    <w:rsid w:val="00D7768F"/>
    <w:rsid w:val="00D86B3B"/>
    <w:rsid w:val="00DB752E"/>
    <w:rsid w:val="00DE0F0B"/>
    <w:rsid w:val="00DF326F"/>
    <w:rsid w:val="00E25750"/>
    <w:rsid w:val="00E344CD"/>
    <w:rsid w:val="00E4722B"/>
    <w:rsid w:val="00E77CCE"/>
    <w:rsid w:val="00E9255D"/>
    <w:rsid w:val="00EE07D8"/>
    <w:rsid w:val="00EE7D87"/>
    <w:rsid w:val="00F15805"/>
    <w:rsid w:val="00F22936"/>
    <w:rsid w:val="00F43533"/>
    <w:rsid w:val="00F45D1E"/>
    <w:rsid w:val="00F55701"/>
    <w:rsid w:val="00F7291C"/>
    <w:rsid w:val="00F7432A"/>
    <w:rsid w:val="00FB227A"/>
    <w:rsid w:val="00FD1570"/>
    <w:rsid w:val="00FE517B"/>
    <w:rsid w:val="00FF5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1DE6"/>
  <w15:chartTrackingRefBased/>
  <w15:docId w15:val="{C82FC4C8-CD9F-4723-9D21-DBFA7A316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57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65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E77CC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77CCE"/>
    <w:rPr>
      <w:rFonts w:ascii="Calibri" w:hAnsi="Calibri" w:cs="Calibri"/>
      <w:noProof/>
    </w:rPr>
  </w:style>
  <w:style w:type="character" w:styleId="CommentReference">
    <w:name w:val="annotation reference"/>
    <w:basedOn w:val="DefaultParagraphFont"/>
    <w:uiPriority w:val="99"/>
    <w:semiHidden/>
    <w:unhideWhenUsed/>
    <w:rsid w:val="00912C43"/>
    <w:rPr>
      <w:sz w:val="16"/>
      <w:szCs w:val="16"/>
    </w:rPr>
  </w:style>
  <w:style w:type="paragraph" w:styleId="CommentText">
    <w:name w:val="annotation text"/>
    <w:basedOn w:val="Normal"/>
    <w:link w:val="CommentTextChar"/>
    <w:uiPriority w:val="99"/>
    <w:unhideWhenUsed/>
    <w:rsid w:val="00912C43"/>
    <w:pPr>
      <w:spacing w:line="240" w:lineRule="auto"/>
    </w:pPr>
    <w:rPr>
      <w:sz w:val="20"/>
      <w:szCs w:val="20"/>
    </w:rPr>
  </w:style>
  <w:style w:type="character" w:customStyle="1" w:styleId="CommentTextChar">
    <w:name w:val="Comment Text Char"/>
    <w:basedOn w:val="DefaultParagraphFont"/>
    <w:link w:val="CommentText"/>
    <w:uiPriority w:val="99"/>
    <w:rsid w:val="00912C43"/>
    <w:rPr>
      <w:sz w:val="20"/>
      <w:szCs w:val="20"/>
    </w:rPr>
  </w:style>
  <w:style w:type="paragraph" w:styleId="CommentSubject">
    <w:name w:val="annotation subject"/>
    <w:basedOn w:val="CommentText"/>
    <w:next w:val="CommentText"/>
    <w:link w:val="CommentSubjectChar"/>
    <w:uiPriority w:val="99"/>
    <w:semiHidden/>
    <w:unhideWhenUsed/>
    <w:rsid w:val="00912C43"/>
    <w:rPr>
      <w:b/>
      <w:bCs/>
    </w:rPr>
  </w:style>
  <w:style w:type="character" w:customStyle="1" w:styleId="CommentSubjectChar">
    <w:name w:val="Comment Subject Char"/>
    <w:basedOn w:val="CommentTextChar"/>
    <w:link w:val="CommentSubject"/>
    <w:uiPriority w:val="99"/>
    <w:semiHidden/>
    <w:rsid w:val="00912C43"/>
    <w:rPr>
      <w:b/>
      <w:bCs/>
      <w:sz w:val="20"/>
      <w:szCs w:val="20"/>
    </w:rPr>
  </w:style>
  <w:style w:type="paragraph" w:customStyle="1" w:styleId="EndNoteBibliographyTitle">
    <w:name w:val="EndNote Bibliography Title"/>
    <w:basedOn w:val="Normal"/>
    <w:link w:val="EndNoteBibliographyTitleChar"/>
    <w:rsid w:val="002A1A9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A1A98"/>
    <w:rPr>
      <w:rFonts w:ascii="Calibri" w:hAnsi="Calibri" w:cs="Calibri"/>
      <w:noProof/>
    </w:rPr>
  </w:style>
  <w:style w:type="paragraph" w:styleId="Revision">
    <w:name w:val="Revision"/>
    <w:hidden/>
    <w:uiPriority w:val="99"/>
    <w:semiHidden/>
    <w:rsid w:val="009A05AB"/>
    <w:pPr>
      <w:spacing w:after="0" w:line="240" w:lineRule="auto"/>
    </w:pPr>
  </w:style>
  <w:style w:type="character" w:customStyle="1" w:styleId="Heading1Char">
    <w:name w:val="Heading 1 Char"/>
    <w:basedOn w:val="DefaultParagraphFont"/>
    <w:link w:val="Heading1"/>
    <w:uiPriority w:val="9"/>
    <w:rsid w:val="00F5570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55701"/>
    <w:rPr>
      <w:color w:val="0000FF"/>
      <w:u w:val="single"/>
    </w:rPr>
  </w:style>
  <w:style w:type="character" w:styleId="Emphasis">
    <w:name w:val="Emphasis"/>
    <w:basedOn w:val="DefaultParagraphFont"/>
    <w:uiPriority w:val="20"/>
    <w:qFormat/>
    <w:rsid w:val="004131A4"/>
    <w:rPr>
      <w:i/>
      <w:iCs/>
    </w:rPr>
  </w:style>
  <w:style w:type="table" w:styleId="TableGrid">
    <w:name w:val="Table Grid"/>
    <w:basedOn w:val="TableNormal"/>
    <w:uiPriority w:val="39"/>
    <w:rsid w:val="008A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349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4684">
      <w:bodyDiv w:val="1"/>
      <w:marLeft w:val="0"/>
      <w:marRight w:val="0"/>
      <w:marTop w:val="0"/>
      <w:marBottom w:val="0"/>
      <w:divBdr>
        <w:top w:val="none" w:sz="0" w:space="0" w:color="auto"/>
        <w:left w:val="none" w:sz="0" w:space="0" w:color="auto"/>
        <w:bottom w:val="none" w:sz="0" w:space="0" w:color="auto"/>
        <w:right w:val="none" w:sz="0" w:space="0" w:color="auto"/>
      </w:divBdr>
    </w:div>
    <w:div w:id="168259985">
      <w:bodyDiv w:val="1"/>
      <w:marLeft w:val="0"/>
      <w:marRight w:val="0"/>
      <w:marTop w:val="0"/>
      <w:marBottom w:val="0"/>
      <w:divBdr>
        <w:top w:val="none" w:sz="0" w:space="0" w:color="auto"/>
        <w:left w:val="none" w:sz="0" w:space="0" w:color="auto"/>
        <w:bottom w:val="none" w:sz="0" w:space="0" w:color="auto"/>
        <w:right w:val="none" w:sz="0" w:space="0" w:color="auto"/>
      </w:divBdr>
    </w:div>
    <w:div w:id="426006118">
      <w:bodyDiv w:val="1"/>
      <w:marLeft w:val="0"/>
      <w:marRight w:val="0"/>
      <w:marTop w:val="0"/>
      <w:marBottom w:val="0"/>
      <w:divBdr>
        <w:top w:val="none" w:sz="0" w:space="0" w:color="auto"/>
        <w:left w:val="none" w:sz="0" w:space="0" w:color="auto"/>
        <w:bottom w:val="none" w:sz="0" w:space="0" w:color="auto"/>
        <w:right w:val="none" w:sz="0" w:space="0" w:color="auto"/>
      </w:divBdr>
      <w:divsChild>
        <w:div w:id="1062869892">
          <w:marLeft w:val="1166"/>
          <w:marRight w:val="0"/>
          <w:marTop w:val="200"/>
          <w:marBottom w:val="0"/>
          <w:divBdr>
            <w:top w:val="none" w:sz="0" w:space="0" w:color="auto"/>
            <w:left w:val="none" w:sz="0" w:space="0" w:color="auto"/>
            <w:bottom w:val="none" w:sz="0" w:space="0" w:color="auto"/>
            <w:right w:val="none" w:sz="0" w:space="0" w:color="auto"/>
          </w:divBdr>
        </w:div>
      </w:divsChild>
    </w:div>
    <w:div w:id="880632726">
      <w:bodyDiv w:val="1"/>
      <w:marLeft w:val="0"/>
      <w:marRight w:val="0"/>
      <w:marTop w:val="0"/>
      <w:marBottom w:val="0"/>
      <w:divBdr>
        <w:top w:val="none" w:sz="0" w:space="0" w:color="auto"/>
        <w:left w:val="none" w:sz="0" w:space="0" w:color="auto"/>
        <w:bottom w:val="none" w:sz="0" w:space="0" w:color="auto"/>
        <w:right w:val="none" w:sz="0" w:space="0" w:color="auto"/>
      </w:divBdr>
    </w:div>
    <w:div w:id="1005287465">
      <w:bodyDiv w:val="1"/>
      <w:marLeft w:val="0"/>
      <w:marRight w:val="0"/>
      <w:marTop w:val="0"/>
      <w:marBottom w:val="0"/>
      <w:divBdr>
        <w:top w:val="none" w:sz="0" w:space="0" w:color="auto"/>
        <w:left w:val="none" w:sz="0" w:space="0" w:color="auto"/>
        <w:bottom w:val="none" w:sz="0" w:space="0" w:color="auto"/>
        <w:right w:val="none" w:sz="0" w:space="0" w:color="auto"/>
      </w:divBdr>
    </w:div>
    <w:div w:id="1104570659">
      <w:bodyDiv w:val="1"/>
      <w:marLeft w:val="0"/>
      <w:marRight w:val="0"/>
      <w:marTop w:val="0"/>
      <w:marBottom w:val="0"/>
      <w:divBdr>
        <w:top w:val="none" w:sz="0" w:space="0" w:color="auto"/>
        <w:left w:val="none" w:sz="0" w:space="0" w:color="auto"/>
        <w:bottom w:val="none" w:sz="0" w:space="0" w:color="auto"/>
        <w:right w:val="none" w:sz="0" w:space="0" w:color="auto"/>
      </w:divBdr>
    </w:div>
    <w:div w:id="1755397246">
      <w:bodyDiv w:val="1"/>
      <w:marLeft w:val="0"/>
      <w:marRight w:val="0"/>
      <w:marTop w:val="0"/>
      <w:marBottom w:val="0"/>
      <w:divBdr>
        <w:top w:val="none" w:sz="0" w:space="0" w:color="auto"/>
        <w:left w:val="none" w:sz="0" w:space="0" w:color="auto"/>
        <w:bottom w:val="none" w:sz="0" w:space="0" w:color="auto"/>
        <w:right w:val="none" w:sz="0" w:space="0" w:color="auto"/>
      </w:divBdr>
    </w:div>
    <w:div w:id="191269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javascript:void(0)" TargetMode="External"/><Relationship Id="rId1" Type="http://schemas.openxmlformats.org/officeDocument/2006/relationships/hyperlink" Target="https://www.webofscience.com/wos/woscc/full-record/WOS:000759381700006"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pubmed.ncbi.nlm.nih.gov/34799704/" TargetMode="Externa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4831</Words>
  <Characters>27543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Jonathan Wilson</cp:lastModifiedBy>
  <cp:revision>2</cp:revision>
  <dcterms:created xsi:type="dcterms:W3CDTF">2022-10-26T14:21:00Z</dcterms:created>
  <dcterms:modified xsi:type="dcterms:W3CDTF">2022-10-26T14:21:00Z</dcterms:modified>
</cp:coreProperties>
</file>
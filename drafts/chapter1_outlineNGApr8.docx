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4704C" w14:textId="0B56674D" w:rsidR="00545E88" w:rsidRPr="007440C3" w:rsidRDefault="00BD65F0" w:rsidP="007440C3">
      <w:pPr>
        <w:pStyle w:val="Heading1"/>
        <w:rPr>
          <w:sz w:val="36"/>
          <w:szCs w:val="36"/>
        </w:rPr>
      </w:pPr>
      <w:bookmarkStart w:id="0" w:name="_Hlk129688653"/>
      <w:bookmarkStart w:id="1" w:name="_Hlk112936534"/>
      <w:bookmarkEnd w:id="0"/>
      <w:r w:rsidRPr="007440C3">
        <w:rPr>
          <w:sz w:val="36"/>
          <w:szCs w:val="36"/>
        </w:rPr>
        <w:t>Chapter 1</w:t>
      </w:r>
      <w:r w:rsidR="001C5DAA" w:rsidRPr="007440C3">
        <w:rPr>
          <w:sz w:val="36"/>
          <w:szCs w:val="36"/>
        </w:rPr>
        <w:t>:</w:t>
      </w:r>
      <w:r w:rsidR="00E92182">
        <w:rPr>
          <w:sz w:val="36"/>
          <w:szCs w:val="36"/>
        </w:rPr>
        <w:t xml:space="preserve"> </w:t>
      </w:r>
      <w:r w:rsidR="000173D1" w:rsidRPr="007440C3">
        <w:rPr>
          <w:sz w:val="36"/>
          <w:szCs w:val="36"/>
        </w:rPr>
        <w:t xml:space="preserve">What does pathology have to do with disease ecology? Linking pathogenesis to viral spillover </w:t>
      </w:r>
    </w:p>
    <w:p w14:paraId="151B0FA3" w14:textId="31C88407" w:rsidR="00BD65F0" w:rsidRDefault="00BD65F0" w:rsidP="001C5DAA">
      <w:pPr>
        <w:pStyle w:val="Heading2"/>
        <w:rPr>
          <w:rFonts w:eastAsia="Times New Roman"/>
        </w:rPr>
      </w:pPr>
      <w:r w:rsidRPr="00BD65F0">
        <w:rPr>
          <w:rFonts w:eastAsia="Times New Roman"/>
        </w:rPr>
        <w:t>Introduction</w:t>
      </w:r>
    </w:p>
    <w:p w14:paraId="747DDFC6" w14:textId="77777777" w:rsidR="009C7E07" w:rsidRPr="00BD65F0" w:rsidRDefault="009C7E07" w:rsidP="00BD65F0">
      <w:pPr>
        <w:spacing w:after="0" w:line="240" w:lineRule="auto"/>
        <w:rPr>
          <w:rFonts w:ascii="Times New Roman" w:eastAsia="Times New Roman" w:hAnsi="Times New Roman" w:cs="Times New Roman"/>
          <w:b/>
          <w:bCs/>
          <w:sz w:val="24"/>
          <w:szCs w:val="24"/>
          <w:u w:val="single"/>
        </w:rPr>
      </w:pPr>
    </w:p>
    <w:p w14:paraId="41135A4F" w14:textId="64E3B802" w:rsidR="00A12C22" w:rsidRPr="005B5ECF" w:rsidRDefault="00BD65F0" w:rsidP="00A12C22">
      <w:pPr>
        <w:spacing w:line="480" w:lineRule="auto"/>
        <w:rPr>
          <w:rFonts w:ascii="Arial" w:hAnsi="Arial" w:cs="Arial"/>
          <w:sz w:val="20"/>
          <w:szCs w:val="20"/>
        </w:rPr>
      </w:pPr>
      <w:r w:rsidRPr="00AA6AB3">
        <w:rPr>
          <w:rFonts w:ascii="Arial" w:hAnsi="Arial" w:cs="Arial"/>
          <w:sz w:val="20"/>
          <w:szCs w:val="20"/>
        </w:rPr>
        <w:t>Interspecies</w:t>
      </w:r>
      <w:r w:rsidR="009A05AB" w:rsidRPr="00AA6AB3">
        <w:rPr>
          <w:rFonts w:ascii="Arial" w:hAnsi="Arial" w:cs="Arial"/>
          <w:sz w:val="20"/>
          <w:szCs w:val="20"/>
        </w:rPr>
        <w:t xml:space="preserve"> pathogen transmission is</w:t>
      </w:r>
      <w:r w:rsidRPr="00AA6AB3">
        <w:rPr>
          <w:rFonts w:ascii="Arial" w:hAnsi="Arial" w:cs="Arial"/>
          <w:sz w:val="20"/>
          <w:szCs w:val="20"/>
        </w:rPr>
        <w:t xml:space="preserve"> a multifactorial process with both extrinsic drivers</w:t>
      </w:r>
      <w:r w:rsidR="00DF2016">
        <w:rPr>
          <w:rFonts w:ascii="Arial" w:hAnsi="Arial" w:cs="Arial"/>
          <w:sz w:val="20"/>
          <w:szCs w:val="20"/>
        </w:rPr>
        <w:t>,</w:t>
      </w:r>
      <w:r w:rsidRPr="00AA6AB3">
        <w:rPr>
          <w:rFonts w:ascii="Arial" w:hAnsi="Arial" w:cs="Arial"/>
          <w:sz w:val="20"/>
          <w:szCs w:val="20"/>
        </w:rPr>
        <w:t xml:space="preserve"> and intrinsic pathogen </w:t>
      </w:r>
      <w:r w:rsidR="00963116">
        <w:rPr>
          <w:rFonts w:ascii="Arial" w:hAnsi="Arial" w:cs="Arial"/>
          <w:sz w:val="20"/>
          <w:szCs w:val="20"/>
        </w:rPr>
        <w:t xml:space="preserve">and host </w:t>
      </w:r>
      <w:r w:rsidRPr="00AA6AB3">
        <w:rPr>
          <w:rFonts w:ascii="Arial" w:hAnsi="Arial" w:cs="Arial"/>
          <w:sz w:val="20"/>
          <w:szCs w:val="20"/>
        </w:rPr>
        <w:t xml:space="preserve">factors playing major roles in the process </w:t>
      </w:r>
      <w:r w:rsidR="00913D22" w:rsidRPr="00AA6AB3">
        <w:rPr>
          <w:rFonts w:ascii="Arial" w:hAnsi="Arial" w:cs="Arial"/>
          <w:sz w:val="20"/>
          <w:szCs w:val="20"/>
        </w:rPr>
        <w:fldChar w:fldCharType="begin">
          <w:fldData xml:space="preserve">PEVuZE5vdGU+PENpdGU+PEF1dGhvcj5QbG93cmlnaHQ8L0F1dGhvcj48WWVhcj4yMDE3PC9ZZWFy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</w:fldData>
        </w:fldChar>
      </w:r>
      <w:r w:rsidR="00391A9A">
        <w:rPr>
          <w:rFonts w:ascii="Arial" w:hAnsi="Arial" w:cs="Arial"/>
          <w:sz w:val="20"/>
          <w:szCs w:val="20"/>
        </w:rPr>
        <w:instrText xml:space="preserve"> ADDIN EN.CITE </w:instrText>
      </w:r>
      <w:r w:rsidR="00391A9A">
        <w:rPr>
          <w:rFonts w:ascii="Arial" w:hAnsi="Arial" w:cs="Arial"/>
          <w:sz w:val="20"/>
          <w:szCs w:val="20"/>
        </w:rPr>
        <w:fldChar w:fldCharType="begin">
          <w:fldData xml:space="preserve">PEVuZE5vdGU+PENpdGU+PEF1dGhvcj5QbG93cmlnaHQ8L0F1dGhvcj48WWVhcj4yMDE3PC9ZZWFy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</w:fldData>
        </w:fldChar>
      </w:r>
      <w:r w:rsidR="00391A9A">
        <w:rPr>
          <w:rFonts w:ascii="Arial" w:hAnsi="Arial" w:cs="Arial"/>
          <w:sz w:val="20"/>
          <w:szCs w:val="20"/>
        </w:rPr>
        <w:instrText xml:space="preserve"> ADDIN EN.CITE.DATA </w:instrText>
      </w:r>
      <w:r w:rsidR="00391A9A">
        <w:rPr>
          <w:rFonts w:ascii="Arial" w:hAnsi="Arial" w:cs="Arial"/>
          <w:sz w:val="20"/>
          <w:szCs w:val="20"/>
        </w:rPr>
      </w:r>
      <w:r w:rsidR="00391A9A">
        <w:rPr>
          <w:rFonts w:ascii="Arial" w:hAnsi="Arial" w:cs="Arial"/>
          <w:sz w:val="20"/>
          <w:szCs w:val="20"/>
        </w:rPr>
        <w:fldChar w:fldCharType="end"/>
      </w:r>
      <w:r w:rsidR="00913D22" w:rsidRPr="00AA6AB3">
        <w:rPr>
          <w:rFonts w:ascii="Arial" w:hAnsi="Arial" w:cs="Arial"/>
          <w:sz w:val="20"/>
          <w:szCs w:val="20"/>
        </w:rPr>
      </w:r>
      <w:r w:rsidR="00913D22" w:rsidRPr="00AA6AB3">
        <w:rPr>
          <w:rFonts w:ascii="Arial" w:hAnsi="Arial" w:cs="Arial"/>
          <w:sz w:val="20"/>
          <w:szCs w:val="20"/>
        </w:rPr>
        <w:fldChar w:fldCharType="separate"/>
      </w:r>
      <w:r w:rsidR="00391A9A">
        <w:rPr>
          <w:rFonts w:ascii="Arial" w:hAnsi="Arial" w:cs="Arial"/>
          <w:noProof/>
          <w:sz w:val="20"/>
          <w:szCs w:val="20"/>
        </w:rPr>
        <w:t>(Plowright et al. 2017, Becker et al. 2019, Ellwanger and Chies 2021)</w:t>
      </w:r>
      <w:r w:rsidR="00913D22" w:rsidRPr="00AA6AB3">
        <w:rPr>
          <w:rFonts w:ascii="Arial" w:hAnsi="Arial" w:cs="Arial"/>
          <w:sz w:val="20"/>
          <w:szCs w:val="20"/>
        </w:rPr>
        <w:fldChar w:fldCharType="end"/>
      </w:r>
      <w:r w:rsidR="00391A9A">
        <w:rPr>
          <w:rFonts w:ascii="Arial" w:hAnsi="Arial" w:cs="Arial"/>
          <w:sz w:val="20"/>
          <w:szCs w:val="20"/>
        </w:rPr>
        <w:t xml:space="preserve">. </w:t>
      </w:r>
      <w:r w:rsidR="00016C23" w:rsidRPr="001A0ED1">
        <w:rPr>
          <w:rFonts w:ascii="Arial" w:hAnsi="Arial" w:cs="Arial"/>
          <w:sz w:val="20"/>
          <w:szCs w:val="20"/>
        </w:rPr>
        <w:t>Viral traits</w:t>
      </w:r>
      <w:r w:rsidR="00E92182">
        <w:rPr>
          <w:rFonts w:ascii="Arial" w:hAnsi="Arial" w:cs="Arial"/>
          <w:sz w:val="20"/>
          <w:szCs w:val="20"/>
        </w:rPr>
        <w:t xml:space="preserve">, </w:t>
      </w:r>
      <w:r w:rsidR="00016C23" w:rsidRPr="001A0ED1">
        <w:rPr>
          <w:rFonts w:ascii="Arial" w:hAnsi="Arial" w:cs="Arial"/>
          <w:sz w:val="20"/>
          <w:szCs w:val="20"/>
        </w:rPr>
        <w:t xml:space="preserve">such as </w:t>
      </w:r>
      <w:del w:id="2" w:author="Nicole LYNN Gottdenker" w:date="2023-04-08T10:29:00Z">
        <w:r w:rsidR="00016C23" w:rsidRPr="001A0ED1" w:rsidDel="00E92182">
          <w:rPr>
            <w:rFonts w:ascii="Arial" w:hAnsi="Arial" w:cs="Arial"/>
            <w:sz w:val="20"/>
            <w:szCs w:val="20"/>
          </w:rPr>
          <w:delText>being enveloped</w:delText>
        </w:r>
      </w:del>
      <w:ins w:id="3" w:author="Nicole LYNN Gottdenker" w:date="2023-04-08T10:29:00Z">
        <w:r w:rsidR="00E92182">
          <w:rPr>
            <w:rFonts w:ascii="Arial" w:hAnsi="Arial" w:cs="Arial"/>
            <w:sz w:val="20"/>
            <w:szCs w:val="20"/>
          </w:rPr>
          <w:t xml:space="preserve">having an envelope </w:t>
        </w:r>
      </w:ins>
      <w:r w:rsidR="00963116" w:rsidRPr="001A0ED1">
        <w:rPr>
          <w:rFonts w:ascii="Arial" w:hAnsi="Arial" w:cs="Arial"/>
          <w:sz w:val="20"/>
          <w:szCs w:val="20"/>
        </w:rPr>
        <w:fldChar w:fldCharType="begin"/>
      </w:r>
      <w:r w:rsidR="00963116" w:rsidRPr="001A0ED1">
        <w:rPr>
          <w:rFonts w:ascii="Arial" w:hAnsi="Arial" w:cs="Arial"/>
          <w:sz w:val="20"/>
          <w:szCs w:val="20"/>
        </w:rPr>
        <w:instrText xml:space="preserve"> ADDIN EN.CITE &lt;EndNote&gt;&lt;Cite&gt;&lt;Author&gt;Valero-Rello&lt;/Author&gt;&lt;Year&gt;2022&lt;/Year&gt;&lt;RecNum&gt;7617&lt;/RecNum&gt;&lt;DisplayText&gt;(Valero-Rello and Sanjuán 2022)&lt;/DisplayText&gt;&lt;record&gt;&lt;rec-number&gt;7617&lt;/rec-number&gt;&lt;foreign-keys&gt;&lt;key app="EN" db-id="pv99xppxsftrpnevsxkp0tvm950xsdp9wz2x" timestamp="1666885212"&gt;7617&lt;/key&gt;&lt;/foreign-keys&gt;&lt;ref-type name="Journal Article"&gt;17&lt;/ref-type&gt;&lt;contributors&gt;&lt;authors&gt;&lt;author&gt;Valero-Rello, Ana&lt;/author&gt;&lt;author&gt;Sanjuán, Rafael&lt;/author&gt;&lt;/authors&gt;&lt;/contributors&gt;&lt;titles&gt;&lt;title&gt;Enveloped viruses show increased propensity to cross-species transmission and zoonosis&lt;/title&gt;&lt;secondary-title&gt;bioRxiv&lt;/secondary-title&gt;&lt;/titles&gt;&lt;periodical&gt;&lt;full-title&gt;bioRxiv&lt;/full-title&gt;&lt;/periodical&gt;&lt;pages&gt;2022.07.29.501861&lt;/pages&gt;&lt;dates&gt;&lt;year&gt;2022&lt;/year&gt;&lt;/dates&gt;&lt;urls&gt;&lt;related-urls&gt;&lt;url&gt;https://www.biorxiv.org/content/biorxiv/early/2022/07/29/2022.07.29.501861.full.pdf&lt;/url&gt;&lt;/related-urls&gt;&lt;/urls&gt;&lt;electronic-resource-num&gt;10.1101/2022.07.29.501861&lt;/electronic-resource-num&gt;&lt;/record&gt;&lt;/Cite&gt;&lt;/EndNote&gt;</w:instrText>
      </w:r>
      <w:r w:rsidR="00963116" w:rsidRPr="001A0ED1">
        <w:rPr>
          <w:rFonts w:ascii="Arial" w:hAnsi="Arial" w:cs="Arial"/>
          <w:sz w:val="20"/>
          <w:szCs w:val="20"/>
        </w:rPr>
        <w:fldChar w:fldCharType="separate"/>
      </w:r>
      <w:r w:rsidR="00963116" w:rsidRPr="001A0ED1">
        <w:rPr>
          <w:rFonts w:ascii="Arial" w:hAnsi="Arial" w:cs="Arial"/>
          <w:sz w:val="20"/>
          <w:szCs w:val="20"/>
        </w:rPr>
        <w:t xml:space="preserve">(Valero-Rello and </w:t>
      </w:r>
      <w:proofErr w:type="spellStart"/>
      <w:r w:rsidR="00963116" w:rsidRPr="001A0ED1">
        <w:rPr>
          <w:rFonts w:ascii="Arial" w:hAnsi="Arial" w:cs="Arial"/>
          <w:sz w:val="20"/>
          <w:szCs w:val="20"/>
        </w:rPr>
        <w:t>Sanjuán</w:t>
      </w:r>
      <w:proofErr w:type="spellEnd"/>
      <w:r w:rsidR="00963116" w:rsidRPr="001A0ED1">
        <w:rPr>
          <w:rFonts w:ascii="Arial" w:hAnsi="Arial" w:cs="Arial"/>
          <w:sz w:val="20"/>
          <w:szCs w:val="20"/>
        </w:rPr>
        <w:t xml:space="preserve"> 2022)</w:t>
      </w:r>
      <w:r w:rsidR="00963116" w:rsidRPr="001A0ED1">
        <w:rPr>
          <w:rFonts w:ascii="Arial" w:hAnsi="Arial" w:cs="Arial"/>
          <w:sz w:val="20"/>
          <w:szCs w:val="20"/>
        </w:rPr>
        <w:fldChar w:fldCharType="end"/>
      </w:r>
      <w:ins w:id="4" w:author="Nicole LYNN Gottdenker" w:date="2023-04-08T10:29:00Z">
        <w:r w:rsidR="00E92182">
          <w:rPr>
            <w:rFonts w:ascii="Arial" w:hAnsi="Arial" w:cs="Arial"/>
            <w:sz w:val="20"/>
            <w:szCs w:val="20"/>
          </w:rPr>
          <w:t xml:space="preserve"> </w:t>
        </w:r>
        <w:proofErr w:type="spellStart"/>
        <w:r w:rsidR="00E92182">
          <w:rPr>
            <w:rFonts w:ascii="Arial" w:hAnsi="Arial" w:cs="Arial"/>
            <w:sz w:val="20"/>
            <w:szCs w:val="20"/>
          </w:rPr>
          <w:t>and</w:t>
        </w:r>
      </w:ins>
      <w:del w:id="5" w:author="Nicole LYNN Gottdenker" w:date="2023-04-08T10:29:00Z">
        <w:r w:rsidR="00016C23" w:rsidRPr="001A0ED1" w:rsidDel="00E92182">
          <w:rPr>
            <w:rFonts w:ascii="Arial" w:hAnsi="Arial" w:cs="Arial"/>
            <w:sz w:val="20"/>
            <w:szCs w:val="20"/>
          </w:rPr>
          <w:delText xml:space="preserve">, </w:delText>
        </w:r>
      </w:del>
      <w:r w:rsidR="00016C23" w:rsidRPr="001A0ED1">
        <w:rPr>
          <w:rFonts w:ascii="Arial" w:hAnsi="Arial" w:cs="Arial"/>
          <w:sz w:val="20"/>
          <w:szCs w:val="20"/>
        </w:rPr>
        <w:t>being</w:t>
      </w:r>
      <w:proofErr w:type="spellEnd"/>
      <w:r w:rsidR="00016C23" w:rsidRPr="001A0ED1">
        <w:rPr>
          <w:rFonts w:ascii="Arial" w:hAnsi="Arial" w:cs="Arial"/>
          <w:sz w:val="20"/>
          <w:szCs w:val="20"/>
        </w:rPr>
        <w:t xml:space="preserve"> able to replicate in the </w:t>
      </w:r>
      <w:ins w:id="6" w:author="Nicole LYNN Gottdenker" w:date="2023-04-08T10:29:00Z">
        <w:r w:rsidR="00E92182">
          <w:rPr>
            <w:rFonts w:ascii="Arial" w:hAnsi="Arial" w:cs="Arial"/>
            <w:sz w:val="20"/>
            <w:szCs w:val="20"/>
          </w:rPr>
          <w:t xml:space="preserve">host </w:t>
        </w:r>
      </w:ins>
      <w:r w:rsidR="002A07D2" w:rsidRPr="001A0ED1">
        <w:rPr>
          <w:rFonts w:ascii="Arial" w:hAnsi="Arial" w:cs="Arial"/>
          <w:sz w:val="20"/>
          <w:szCs w:val="20"/>
        </w:rPr>
        <w:t>cytoplasm</w:t>
      </w:r>
      <w:r w:rsidR="00963116" w:rsidRPr="001A0ED1">
        <w:rPr>
          <w:rFonts w:ascii="Arial" w:hAnsi="Arial" w:cs="Arial"/>
          <w:sz w:val="20"/>
          <w:szCs w:val="20"/>
        </w:rPr>
        <w:t xml:space="preserve"> </w:t>
      </w:r>
      <w:r w:rsidR="00963116" w:rsidRPr="001A0ED1">
        <w:rPr>
          <w:rFonts w:ascii="Arial" w:hAnsi="Arial" w:cs="Arial"/>
          <w:sz w:val="20"/>
          <w:szCs w:val="20"/>
        </w:rPr>
        <w:fldChar w:fldCharType="begin"/>
      </w:r>
      <w:r w:rsidR="00963116" w:rsidRPr="001A0ED1">
        <w:rPr>
          <w:rFonts w:ascii="Arial" w:hAnsi="Arial" w:cs="Arial"/>
          <w:sz w:val="20"/>
          <w:szCs w:val="20"/>
        </w:rPr>
        <w:instrText xml:space="preserve"> ADDIN EN.CITE &lt;EndNote&gt;&lt;Cite&gt;&lt;Author&gt;Pulliam&lt;/Author&gt;&lt;Year&gt;2009&lt;/Year&gt;&lt;RecNum&gt;7493&lt;/RecNum&gt;&lt;DisplayText&gt;(Pulliam and Dushoff 2009)&lt;/DisplayText&gt;&lt;record&gt;&lt;rec-number&gt;7493&lt;/rec-number&gt;&lt;foreign-keys&gt;&lt;key app="EN" db-id="pv99xppxsftrpnevsxkp0tvm950xsdp9wz2x" timestamp="1661869516"&gt;7493&lt;/key&gt;&lt;/foreign-keys&gt;&lt;ref-type name="Journal Article"&gt;17&lt;/ref-type&gt;&lt;contributors&gt;&lt;authors&gt;&lt;author&gt;Pulliam, J. R.&lt;/author&gt;&lt;author&gt;Dushoff, J.&lt;/author&gt;&lt;/authors&gt;&lt;/contributors&gt;&lt;auth-address&gt;Department of Ecology and Evolutionary Biology, Princeton University, Princeton, New Jersey, USA. pulliamjuliet@mail.nih.gov&lt;/auth-address&gt;&lt;titles&gt;&lt;title&gt;Ability to replicate in the cytoplasm predicts zoonotic transmission of livestock viruses&lt;/title&gt;&lt;secondary-title&gt;J Infect Dis&lt;/secondary-title&gt;&lt;/titles&gt;&lt;periodical&gt;&lt;full-title&gt;J Infect Dis&lt;/full-title&gt;&lt;/periodical&gt;&lt;pages&gt;565-8&lt;/pages&gt;&lt;volume&gt;199&lt;/volume&gt;&lt;number&gt;4&lt;/number&gt;&lt;edition&gt;2009/03/14&lt;/edition&gt;&lt;keywords&gt;&lt;keyword&gt;Animals&lt;/keyword&gt;&lt;keyword&gt;Animals, Domestic/virology&lt;/keyword&gt;&lt;keyword&gt;Artiodactyla/*virology&lt;/keyword&gt;&lt;keyword&gt;Cytoplasm/*virology&lt;/keyword&gt;&lt;keyword&gt;Databases, Genetic&lt;/keyword&gt;&lt;keyword&gt;Humans&lt;/keyword&gt;&lt;keyword&gt;Logistic Models&lt;/keyword&gt;&lt;keyword&gt;Virus Diseases/*transmission/veterinary/virology&lt;/keyword&gt;&lt;keyword&gt;*Virus Replication&lt;/keyword&gt;&lt;keyword&gt;Viruses/*growth &amp;amp; development&lt;/keyword&gt;&lt;keyword&gt;*Zoonoses&lt;/keyword&gt;&lt;/keywords&gt;&lt;dates&gt;&lt;year&gt;2009&lt;/year&gt;&lt;pub-dates&gt;&lt;date&gt;Feb 15&lt;/date&gt;&lt;/pub-dates&gt;&lt;/dates&gt;&lt;isbn&gt;0022-1899 (Print)&amp;#xD;0022-1899 (Linking)&lt;/isbn&gt;&lt;accession-num&gt;19281304&lt;/accession-num&gt;&lt;urls&gt;&lt;related-urls&gt;&lt;url&gt;https://www.ncbi.nlm.nih.gov/pubmed/19281304&lt;/url&gt;&lt;/related-urls&gt;&lt;/urls&gt;&lt;custom2&gt;PMC7110041&lt;/custom2&gt;&lt;electronic-resource-num&gt;10.1086/596510&lt;/electronic-resource-num&gt;&lt;/record&gt;&lt;/Cite&gt;&lt;/EndNote&gt;</w:instrText>
      </w:r>
      <w:r w:rsidR="00963116" w:rsidRPr="001A0ED1">
        <w:rPr>
          <w:rFonts w:ascii="Arial" w:hAnsi="Arial" w:cs="Arial"/>
          <w:sz w:val="20"/>
          <w:szCs w:val="20"/>
        </w:rPr>
        <w:fldChar w:fldCharType="separate"/>
      </w:r>
      <w:r w:rsidR="00963116" w:rsidRPr="001A0ED1">
        <w:rPr>
          <w:rFonts w:ascii="Arial" w:hAnsi="Arial" w:cs="Arial"/>
          <w:sz w:val="20"/>
          <w:szCs w:val="20"/>
        </w:rPr>
        <w:t>(Pulliam and Dushoff 2009)</w:t>
      </w:r>
      <w:r w:rsidR="00963116" w:rsidRPr="001A0ED1">
        <w:rPr>
          <w:rFonts w:ascii="Arial" w:hAnsi="Arial" w:cs="Arial"/>
          <w:sz w:val="20"/>
          <w:szCs w:val="20"/>
        </w:rPr>
        <w:fldChar w:fldCharType="end"/>
      </w:r>
      <w:r w:rsidR="00DF2016">
        <w:rPr>
          <w:rFonts w:ascii="Arial" w:hAnsi="Arial" w:cs="Arial"/>
          <w:sz w:val="20"/>
          <w:szCs w:val="20"/>
        </w:rPr>
        <w:t xml:space="preserve"> </w:t>
      </w:r>
      <w:del w:id="7" w:author="Nicole LYNN Gottdenker" w:date="2023-04-08T10:29:00Z">
        <w:r w:rsidR="00DF2016" w:rsidDel="00E92182">
          <w:rPr>
            <w:rFonts w:ascii="Arial" w:hAnsi="Arial" w:cs="Arial"/>
            <w:sz w:val="20"/>
            <w:szCs w:val="20"/>
          </w:rPr>
          <w:delText xml:space="preserve">have been suggested to play a role in </w:delText>
        </w:r>
      </w:del>
      <w:ins w:id="8" w:author="Nicole LYNN Gottdenker" w:date="2023-04-08T10:29:00Z">
        <w:r w:rsidR="00E92182">
          <w:rPr>
            <w:rFonts w:ascii="Arial" w:hAnsi="Arial" w:cs="Arial"/>
            <w:sz w:val="20"/>
            <w:szCs w:val="20"/>
          </w:rPr>
          <w:t>likely play</w:t>
        </w:r>
      </w:ins>
      <w:ins w:id="9" w:author="Nicole LYNN Gottdenker" w:date="2023-04-08T10:30:00Z">
        <w:r w:rsidR="00E92182">
          <w:rPr>
            <w:rFonts w:ascii="Arial" w:hAnsi="Arial" w:cs="Arial"/>
            <w:sz w:val="20"/>
            <w:szCs w:val="20"/>
          </w:rPr>
          <w:t xml:space="preserve"> important</w:t>
        </w:r>
      </w:ins>
      <w:ins w:id="10" w:author="Nicole LYNN Gottdenker" w:date="2023-04-08T10:29:00Z">
        <w:r w:rsidR="00E92182">
          <w:rPr>
            <w:rFonts w:ascii="Arial" w:hAnsi="Arial" w:cs="Arial"/>
            <w:sz w:val="20"/>
            <w:szCs w:val="20"/>
          </w:rPr>
          <w:t xml:space="preserve"> </w:t>
        </w:r>
      </w:ins>
      <w:ins w:id="11" w:author="Nicole LYNN Gottdenker" w:date="2023-04-08T10:30:00Z">
        <w:r w:rsidR="00E92182">
          <w:rPr>
            <w:rFonts w:ascii="Arial" w:hAnsi="Arial" w:cs="Arial"/>
            <w:sz w:val="20"/>
            <w:szCs w:val="20"/>
          </w:rPr>
          <w:t xml:space="preserve">roles for </w:t>
        </w:r>
      </w:ins>
      <w:r w:rsidR="00DF2016">
        <w:rPr>
          <w:rFonts w:ascii="Arial" w:hAnsi="Arial" w:cs="Arial"/>
          <w:sz w:val="20"/>
          <w:szCs w:val="20"/>
        </w:rPr>
        <w:t xml:space="preserve">viral </w:t>
      </w:r>
      <w:r w:rsidR="00786BF4">
        <w:rPr>
          <w:rFonts w:ascii="Arial" w:hAnsi="Arial" w:cs="Arial"/>
          <w:sz w:val="20"/>
          <w:szCs w:val="20"/>
        </w:rPr>
        <w:t>spillover</w:t>
      </w:r>
      <w:r w:rsidR="00DF2016">
        <w:rPr>
          <w:rFonts w:ascii="Arial" w:hAnsi="Arial" w:cs="Arial"/>
          <w:sz w:val="20"/>
          <w:szCs w:val="20"/>
        </w:rPr>
        <w:t xml:space="preserve"> into novel species</w:t>
      </w:r>
      <w:r w:rsidR="00963116" w:rsidRPr="001A0ED1">
        <w:rPr>
          <w:rFonts w:ascii="Arial" w:hAnsi="Arial" w:cs="Arial"/>
          <w:sz w:val="20"/>
          <w:szCs w:val="20"/>
        </w:rPr>
        <w:t>.</w:t>
      </w:r>
      <w:r w:rsidR="00DF0A72" w:rsidRPr="001A0ED1">
        <w:rPr>
          <w:rFonts w:ascii="Arial" w:hAnsi="Arial" w:cs="Arial"/>
          <w:sz w:val="20"/>
          <w:szCs w:val="20"/>
        </w:rPr>
        <w:t xml:space="preserve"> Recent work has looked even more so at the </w:t>
      </w:r>
      <w:r w:rsidR="002A07D2" w:rsidRPr="001A0ED1">
        <w:rPr>
          <w:rFonts w:ascii="Arial" w:hAnsi="Arial" w:cs="Arial"/>
          <w:sz w:val="20"/>
          <w:szCs w:val="20"/>
        </w:rPr>
        <w:t>genotypes</w:t>
      </w:r>
      <w:r w:rsidR="00DF0A72" w:rsidRPr="001A0ED1">
        <w:rPr>
          <w:rFonts w:ascii="Arial" w:hAnsi="Arial" w:cs="Arial"/>
          <w:sz w:val="20"/>
          <w:szCs w:val="20"/>
        </w:rPr>
        <w:t xml:space="preserve"> of viruses as a predictor of zoonotic potential</w:t>
      </w:r>
      <w:r w:rsidR="00DF0A72" w:rsidRPr="001A0ED1">
        <w:rPr>
          <w:rFonts w:ascii="Arial" w:hAnsi="Arial" w:cs="Arial"/>
          <w:sz w:val="20"/>
          <w:szCs w:val="20"/>
        </w:rPr>
        <w:fldChar w:fldCharType="begin"/>
      </w:r>
      <w:r w:rsidR="00DF0A72" w:rsidRPr="001A0ED1">
        <w:rPr>
          <w:rFonts w:ascii="Arial" w:hAnsi="Arial" w:cs="Arial"/>
          <w:sz w:val="20"/>
          <w:szCs w:val="20"/>
        </w:rPr>
        <w:instrText xml:space="preserve"> ADDIN EN.CITE &lt;EndNote&gt;&lt;Cite&gt;&lt;Author&gt;Mollentze&lt;/Author&gt;&lt;Year&gt;2021&lt;/Year&gt;&lt;RecNum&gt;7619&lt;/RecNum&gt;&lt;DisplayText&gt;(Mollentze et al. 2021)&lt;/DisplayText&gt;&lt;record&gt;&lt;rec-number&gt;7619&lt;/rec-number&gt;&lt;foreign-keys&gt;&lt;key app="EN" db-id="pv99xppxsftrpnevsxkp0tvm950xsdp9wz2x" timestamp="1666885481"&gt;7619&lt;/key&gt;&lt;/foreign-keys&gt;&lt;ref-type name="Journal Article"&gt;17&lt;/ref-type&gt;&lt;contributors&gt;&lt;authors&gt;&lt;author&gt;Mollentze, Nardus&lt;/author&gt;&lt;author&gt;Babayan, Simon A.&lt;/author&gt;&lt;author&gt;Streicker, Daniel G.&lt;/author&gt;&lt;/authors&gt;&lt;/contributors&gt;&lt;titles&gt;&lt;title&gt;Identifying and prioritizing potential human-infecting viruses from their genome sequences&lt;/title&gt;&lt;secondary-title&gt;PLOS Biology&lt;/secondary-title&gt;&lt;/titles&gt;&lt;periodical&gt;&lt;full-title&gt;PLOS Biology&lt;/full-title&gt;&lt;/periodical&gt;&lt;pages&gt;e3001390&lt;/pages&gt;&lt;volume&gt;19&lt;/volume&gt;&lt;number&gt;9&lt;/number&gt;&lt;dates&gt;&lt;year&gt;2021&lt;/year&gt;&lt;/dates&gt;&lt;publisher&gt;Public Library of Science&lt;/publisher&gt;&lt;urls&gt;&lt;related-urls&gt;&lt;url&gt;https://doi.org/10.1371/journal.pbio.3001390&lt;/url&gt;&lt;/related-urls&gt;&lt;/urls&gt;&lt;electronic-resource-num&gt;10.1371/journal.pbio.3001390&lt;/electronic-resource-num&gt;&lt;/record&gt;&lt;/Cite&gt;&lt;/EndNote&gt;</w:instrText>
      </w:r>
      <w:r w:rsidR="00DF0A72" w:rsidRPr="001A0ED1">
        <w:rPr>
          <w:rFonts w:ascii="Arial" w:hAnsi="Arial" w:cs="Arial"/>
          <w:sz w:val="20"/>
          <w:szCs w:val="20"/>
        </w:rPr>
        <w:fldChar w:fldCharType="separate"/>
      </w:r>
      <w:r w:rsidR="00DF0A72" w:rsidRPr="001A0ED1">
        <w:rPr>
          <w:rFonts w:ascii="Arial" w:hAnsi="Arial" w:cs="Arial"/>
          <w:sz w:val="20"/>
          <w:szCs w:val="20"/>
        </w:rPr>
        <w:t>(Mollentze et al. 2021)</w:t>
      </w:r>
      <w:r w:rsidR="00DF0A72" w:rsidRPr="001A0ED1">
        <w:rPr>
          <w:rFonts w:ascii="Arial" w:hAnsi="Arial" w:cs="Arial"/>
          <w:sz w:val="20"/>
          <w:szCs w:val="20"/>
        </w:rPr>
        <w:fldChar w:fldCharType="end"/>
      </w:r>
      <w:r w:rsidR="00DF0A72" w:rsidRPr="001A0ED1">
        <w:rPr>
          <w:rFonts w:ascii="Arial" w:hAnsi="Arial" w:cs="Arial"/>
          <w:sz w:val="20"/>
          <w:szCs w:val="20"/>
        </w:rPr>
        <w:t>.</w:t>
      </w:r>
      <w:r w:rsidR="00FC7F44">
        <w:rPr>
          <w:rFonts w:ascii="Arial" w:hAnsi="Arial" w:cs="Arial"/>
          <w:sz w:val="20"/>
          <w:szCs w:val="20"/>
        </w:rPr>
        <w:t xml:space="preserve"> </w:t>
      </w:r>
      <w:r w:rsidR="00963116" w:rsidRPr="001A0ED1">
        <w:rPr>
          <w:rFonts w:ascii="Arial" w:hAnsi="Arial" w:cs="Arial"/>
          <w:sz w:val="20"/>
          <w:szCs w:val="20"/>
        </w:rPr>
        <w:t xml:space="preserve">Host factors often studied have been phylogenetic </w:t>
      </w:r>
      <w:r w:rsidR="002A07D2" w:rsidRPr="001A0ED1">
        <w:rPr>
          <w:rFonts w:ascii="Arial" w:hAnsi="Arial" w:cs="Arial"/>
          <w:sz w:val="20"/>
          <w:szCs w:val="20"/>
        </w:rPr>
        <w:t>distance</w:t>
      </w:r>
      <w:r w:rsidR="00963116" w:rsidRPr="001A0ED1">
        <w:rPr>
          <w:rFonts w:ascii="Arial" w:hAnsi="Arial" w:cs="Arial"/>
          <w:sz w:val="20"/>
          <w:szCs w:val="20"/>
        </w:rPr>
        <w:t xml:space="preserve"> </w:t>
      </w:r>
      <w:r w:rsidR="00C73CA8">
        <w:rPr>
          <w:rFonts w:ascii="Arial" w:hAnsi="Arial" w:cs="Arial"/>
          <w:sz w:val="20"/>
          <w:szCs w:val="20"/>
        </w:rPr>
        <w:t xml:space="preserve">between hosts </w:t>
      </w:r>
      <w:r w:rsidR="00DF0A72" w:rsidRPr="001A0ED1">
        <w:rPr>
          <w:rFonts w:ascii="Arial" w:hAnsi="Arial" w:cs="Arial"/>
          <w:sz w:val="20"/>
          <w:szCs w:val="20"/>
        </w:rPr>
        <w:fldChar w:fldCharType="begin"/>
      </w:r>
      <w:r w:rsidR="00DF0A72" w:rsidRPr="001A0ED1">
        <w:rPr>
          <w:rFonts w:ascii="Arial" w:hAnsi="Arial" w:cs="Arial"/>
          <w:sz w:val="20"/>
          <w:szCs w:val="20"/>
        </w:rPr>
        <w:instrText xml:space="preserve"> ADDIN EN.CITE &lt;EndNote&gt;&lt;Cite&gt;&lt;Author&gt;Guth&lt;/Author&gt;&lt;Year&gt;2019&lt;/Year&gt;&lt;RecNum&gt;7620&lt;/RecNum&gt;&lt;DisplayText&gt;(Guth et al. 2019)&lt;/DisplayText&gt;&lt;record&gt;&lt;rec-number&gt;7620&lt;/rec-number&gt;&lt;foreign-keys&gt;&lt;key app="EN" db-id="pv99xppxsftrpnevsxkp0tvm950xsdp9wz2x" timestamp="1666885716"&gt;7620&lt;/key&gt;&lt;/foreign-keys&gt;&lt;ref-type name="Journal Article"&gt;17&lt;/ref-type&gt;&lt;contributors&gt;&lt;authors&gt;&lt;author&gt;Guth, S.&lt;/author&gt;&lt;author&gt;Visher, E.&lt;/author&gt;&lt;author&gt;Boots, M.&lt;/author&gt;&lt;author&gt;Brook, C. E.&lt;/author&gt;&lt;/authors&gt;&lt;/contributors&gt;&lt;auth-address&gt;Department of Integrative Biology, University of California, Berkeley, CA, USA.&amp;#xD;Centre for Ecology and Conservation, University of Exeter, Exeter TR10 9FE, UK.&lt;/auth-address&gt;&lt;titles&gt;&lt;title&gt;Host phylogenetic distance drives trends in virus virulence and transmissibility across the animal-human interface&lt;/title&gt;&lt;secondary-title&gt;Philos Trans R Soc Lond B Biol Sci&lt;/secondary-title&gt;&lt;/titles&gt;&lt;periodical&gt;&lt;full-title&gt;Philos Trans R Soc Lond B Biol Sci&lt;/full-title&gt;&lt;/periodical&gt;&lt;pages&gt;20190296&lt;/pages&gt;&lt;volume&gt;374&lt;/volume&gt;&lt;number&gt;1782&lt;/number&gt;&lt;edition&gt;2019/08/14&lt;/edition&gt;&lt;keywords&gt;&lt;keyword&gt;Animals&lt;/keyword&gt;&lt;keyword&gt;Disease Reservoirs/*veterinary&lt;/keyword&gt;&lt;keyword&gt;*Host-Pathogen Interactions&lt;/keyword&gt;&lt;keyword&gt;Humans&lt;/keyword&gt;&lt;keyword&gt;*Phylogeny&lt;/keyword&gt;&lt;keyword&gt;Virulence&lt;/keyword&gt;&lt;keyword&gt;Virus Physiological Phenomena&lt;/keyword&gt;&lt;keyword&gt;Viruses/*pathogenicity&lt;/keyword&gt;&lt;keyword&gt;Zoonoses/*transmission&lt;/keyword&gt;&lt;keyword&gt;*Chiroptera&lt;/keyword&gt;&lt;keyword&gt;*bridge hosts&lt;/keyword&gt;&lt;keyword&gt;*emerging infectious diseases&lt;/keyword&gt;&lt;keyword&gt;*host breadth&lt;/keyword&gt;&lt;keyword&gt;*virulence&lt;/keyword&gt;&lt;keyword&gt;*zoonoses&lt;/keyword&gt;&lt;/keywords&gt;&lt;dates&gt;&lt;year&gt;2019&lt;/year&gt;&lt;pub-dates&gt;&lt;date&gt;Sep 30&lt;/date&gt;&lt;/pub-dates&gt;&lt;/dates&gt;&lt;isbn&gt;1471-2970 (Electronic)&amp;#xD;0962-8436 (Linking)&lt;/isbn&gt;&lt;accession-num&gt;31401961&lt;/accession-num&gt;&lt;urls&gt;&lt;related-urls&gt;&lt;url&gt;https://www.ncbi.nlm.nih.gov/pubmed/31401961&lt;/url&gt;&lt;/related-urls&gt;&lt;/urls&gt;&lt;custom2&gt;PMC6711300&lt;/custom2&gt;&lt;electronic-resource-num&gt;10.1098/rstb.2019.0296&lt;/electronic-resource-num&gt;&lt;/record&gt;&lt;/Cite&gt;&lt;/EndNote&gt;</w:instrText>
      </w:r>
      <w:r w:rsidR="00DF0A72" w:rsidRPr="001A0ED1">
        <w:rPr>
          <w:rFonts w:ascii="Arial" w:hAnsi="Arial" w:cs="Arial"/>
          <w:sz w:val="20"/>
          <w:szCs w:val="20"/>
        </w:rPr>
        <w:fldChar w:fldCharType="separate"/>
      </w:r>
      <w:r w:rsidR="00DF0A72" w:rsidRPr="001A0ED1">
        <w:rPr>
          <w:rFonts w:ascii="Arial" w:hAnsi="Arial" w:cs="Arial"/>
          <w:sz w:val="20"/>
          <w:szCs w:val="20"/>
        </w:rPr>
        <w:t>(Guth et al. 2019)</w:t>
      </w:r>
      <w:r w:rsidR="00DF0A72" w:rsidRPr="001A0ED1">
        <w:rPr>
          <w:rFonts w:ascii="Arial" w:hAnsi="Arial" w:cs="Arial"/>
          <w:sz w:val="20"/>
          <w:szCs w:val="20"/>
        </w:rPr>
        <w:fldChar w:fldCharType="end"/>
      </w:r>
      <w:r w:rsidR="00963116" w:rsidRPr="001A0ED1">
        <w:rPr>
          <w:rFonts w:ascii="Arial" w:hAnsi="Arial" w:cs="Arial"/>
          <w:sz w:val="20"/>
          <w:szCs w:val="20"/>
        </w:rPr>
        <w:t>and more</w:t>
      </w:r>
      <w:ins w:id="12" w:author="Nicole LYNN Gottdenker" w:date="2023-04-08T10:41:00Z">
        <w:r w:rsidR="00E92182">
          <w:rPr>
            <w:rFonts w:ascii="Arial" w:hAnsi="Arial" w:cs="Arial"/>
            <w:sz w:val="20"/>
            <w:szCs w:val="20"/>
          </w:rPr>
          <w:t xml:space="preserve"> </w:t>
        </w:r>
      </w:ins>
      <w:del w:id="13" w:author="Nicole LYNN Gottdenker" w:date="2023-04-08T10:41:00Z">
        <w:r w:rsidR="00963116" w:rsidRPr="001A0ED1" w:rsidDel="00E92182">
          <w:rPr>
            <w:rFonts w:ascii="Arial" w:hAnsi="Arial" w:cs="Arial"/>
            <w:sz w:val="20"/>
            <w:szCs w:val="20"/>
          </w:rPr>
          <w:delText xml:space="preserve"> recently</w:delText>
        </w:r>
      </w:del>
      <w:r w:rsidR="00963116" w:rsidRPr="001A0ED1">
        <w:rPr>
          <w:rFonts w:ascii="Arial" w:hAnsi="Arial" w:cs="Arial"/>
          <w:sz w:val="20"/>
          <w:szCs w:val="20"/>
        </w:rPr>
        <w:t xml:space="preserve"> phylogenetic aggregation</w:t>
      </w:r>
      <w:r w:rsidR="00963116" w:rsidRPr="001A0ED1">
        <w:rPr>
          <w:rFonts w:ascii="Arial" w:hAnsi="Arial" w:cs="Arial"/>
          <w:sz w:val="20"/>
          <w:szCs w:val="20"/>
        </w:rPr>
        <w:fldChar w:fldCharType="begin"/>
      </w:r>
      <w:r w:rsidR="00963116" w:rsidRPr="001A0ED1">
        <w:rPr>
          <w:rFonts w:ascii="Arial" w:hAnsi="Arial" w:cs="Arial"/>
          <w:sz w:val="20"/>
          <w:szCs w:val="20"/>
        </w:rPr>
        <w:instrText xml:space="preserve"> ADDIN EN.CITE &lt;EndNote&gt;&lt;Cite&gt;&lt;Author&gt;Park&lt;/Author&gt;&lt;Year&gt;2019&lt;/Year&gt;&lt;RecNum&gt;149&lt;/RecNum&gt;&lt;DisplayText&gt;(Park 2019)&lt;/DisplayText&gt;&lt;record&gt;&lt;rec-number&gt;149&lt;/rec-number&gt;&lt;foreign-keys&gt;&lt;key app="EN" db-id="pv99xppxsftrpnevsxkp0tvm950xsdp9wz2x" timestamp="1655158179"&gt;149&lt;/key&gt;&lt;/foreign-keys&gt;&lt;ref-type name="Journal Article"&gt;17&lt;/ref-type&gt;&lt;contributors&gt;&lt;authors&gt;&lt;author&gt;Park, A. W.&lt;/author&gt;&lt;/authors&gt;&lt;/contributors&gt;&lt;auth-address&gt;Odum School of Ecology, Center for the Ecology of Infectious Diseases and Department of Infectious Diseases, College of Veterinary Medicine, University of Georgia, Athens, GA 30602, USA.&lt;/auth-address&gt;&lt;titles&gt;&lt;title&gt;Phylogenetic aggregation increases zoonotic potential of mammalian viruses&lt;/title&gt;&lt;secondary-title&gt;Biol Lett&lt;/secondary-title&gt;&lt;/titles&gt;&lt;periodical&gt;&lt;full-title&gt;Biol Lett&lt;/full-title&gt;&lt;/periodical&gt;&lt;pages&gt;20190668&lt;/pages&gt;&lt;volume&gt;15&lt;/volume&gt;&lt;number&gt;12&lt;/number&gt;&lt;edition&gt;2019/12/19&lt;/edition&gt;&lt;keywords&gt;&lt;keyword&gt;Animals&lt;/keyword&gt;&lt;keyword&gt;Host Specificity&lt;/keyword&gt;&lt;keyword&gt;Humans&lt;/keyword&gt;&lt;keyword&gt;*Mammals&lt;/keyword&gt;&lt;keyword&gt;Phylogeny&lt;/keyword&gt;&lt;keyword&gt;*Viruses&lt;/keyword&gt;&lt;keyword&gt;Zoonoses&lt;/keyword&gt;&lt;keyword&gt;*macroecology&lt;/keyword&gt;&lt;keyword&gt;*mammal&lt;/keyword&gt;&lt;keyword&gt;*phylogeny&lt;/keyword&gt;&lt;keyword&gt;*virus&lt;/keyword&gt;&lt;keyword&gt;*zoonotic&lt;/keyword&gt;&lt;/keywords&gt;&lt;dates&gt;&lt;year&gt;2019&lt;/year&gt;&lt;pub-dates&gt;&lt;date&gt;Dec&lt;/date&gt;&lt;/pub-dates&gt;&lt;/dates&gt;&lt;isbn&gt;1744-957X (Electronic)&amp;#xD;1744-9561 (Linking)&lt;/isbn&gt;&lt;accession-num&gt;31847743&lt;/accession-num&gt;&lt;urls&gt;&lt;related-urls&gt;&lt;url&gt;https://www.ncbi.nlm.nih.gov/pubmed/31847743&lt;/url&gt;&lt;/related-urls&gt;&lt;/urls&gt;&lt;custom2&gt;PMC6936017&lt;/custom2&gt;&lt;electronic-resource-num&gt;10.1098/rsbl.2019.0668&lt;/electronic-resource-num&gt;&lt;/record&gt;&lt;/Cite&gt;&lt;/EndNote&gt;</w:instrText>
      </w:r>
      <w:r w:rsidR="00963116" w:rsidRPr="001A0ED1">
        <w:rPr>
          <w:rFonts w:ascii="Arial" w:hAnsi="Arial" w:cs="Arial"/>
          <w:sz w:val="20"/>
          <w:szCs w:val="20"/>
        </w:rPr>
        <w:fldChar w:fldCharType="separate"/>
      </w:r>
      <w:r w:rsidR="00963116" w:rsidRPr="001A0ED1">
        <w:rPr>
          <w:rFonts w:ascii="Arial" w:hAnsi="Arial" w:cs="Arial"/>
          <w:sz w:val="20"/>
          <w:szCs w:val="20"/>
        </w:rPr>
        <w:t>(Park 2019)</w:t>
      </w:r>
      <w:r w:rsidR="00963116" w:rsidRPr="001A0ED1">
        <w:rPr>
          <w:rFonts w:ascii="Arial" w:hAnsi="Arial" w:cs="Arial"/>
          <w:sz w:val="20"/>
          <w:szCs w:val="20"/>
        </w:rPr>
        <w:fldChar w:fldCharType="end"/>
      </w:r>
      <w:r w:rsidR="00963116" w:rsidRPr="001A0ED1">
        <w:rPr>
          <w:rFonts w:ascii="Arial" w:hAnsi="Arial" w:cs="Arial"/>
          <w:sz w:val="20"/>
          <w:szCs w:val="20"/>
        </w:rPr>
        <w:t xml:space="preserve">. Phylogeny is likely to capture a broad range of host biological traits that </w:t>
      </w:r>
      <w:r w:rsidR="003B74CB">
        <w:rPr>
          <w:rFonts w:ascii="Arial" w:hAnsi="Arial" w:cs="Arial"/>
          <w:sz w:val="20"/>
          <w:szCs w:val="20"/>
        </w:rPr>
        <w:t>facilitate</w:t>
      </w:r>
      <w:r w:rsidR="00963116" w:rsidRPr="001A0ED1">
        <w:rPr>
          <w:rFonts w:ascii="Arial" w:hAnsi="Arial" w:cs="Arial"/>
          <w:sz w:val="20"/>
          <w:szCs w:val="20"/>
        </w:rPr>
        <w:t xml:space="preserve"> cross species transmission.</w:t>
      </w:r>
      <w:r w:rsidR="00DF0A72" w:rsidRPr="001A0ED1">
        <w:rPr>
          <w:rFonts w:ascii="Arial" w:hAnsi="Arial" w:cs="Arial"/>
          <w:sz w:val="20"/>
          <w:szCs w:val="20"/>
        </w:rPr>
        <w:t xml:space="preserve"> </w:t>
      </w:r>
      <w:r w:rsidR="00A12C22" w:rsidRPr="001A0ED1">
        <w:rPr>
          <w:rFonts w:ascii="Arial" w:hAnsi="Arial" w:cs="Arial"/>
          <w:sz w:val="20"/>
          <w:szCs w:val="20"/>
        </w:rPr>
        <w:t xml:space="preserve">Both host and viral factors have been included in </w:t>
      </w:r>
      <w:r w:rsidR="002A07D2" w:rsidRPr="001A0ED1">
        <w:rPr>
          <w:rFonts w:ascii="Arial" w:hAnsi="Arial" w:cs="Arial"/>
          <w:sz w:val="20"/>
          <w:szCs w:val="20"/>
        </w:rPr>
        <w:t>predictive</w:t>
      </w:r>
      <w:r w:rsidR="00A12C22" w:rsidRPr="001A0ED1">
        <w:rPr>
          <w:rFonts w:ascii="Arial" w:hAnsi="Arial" w:cs="Arial"/>
          <w:sz w:val="20"/>
          <w:szCs w:val="20"/>
        </w:rPr>
        <w:t xml:space="preserve"> models of viral spillover </w:t>
      </w:r>
      <w:r w:rsidR="00A12C22" w:rsidRPr="001A0ED1">
        <w:rPr>
          <w:rFonts w:ascii="Arial" w:hAnsi="Arial" w:cs="Arial"/>
          <w:sz w:val="20"/>
          <w:szCs w:val="20"/>
        </w:rPr>
        <w:fldChar w:fldCharType="begin"/>
      </w:r>
      <w:r w:rsidR="00A12C22" w:rsidRPr="001A0ED1">
        <w:rPr>
          <w:rFonts w:ascii="Arial" w:hAnsi="Arial" w:cs="Arial"/>
          <w:sz w:val="20"/>
          <w:szCs w:val="20"/>
        </w:rPr>
        <w:instrText xml:space="preserve"> ADDIN EN.CITE &lt;EndNote&gt;&lt;Cite&gt;&lt;Author&gt;Olival&lt;/Author&gt;&lt;Year&gt;2017&lt;/Year&gt;&lt;RecNum&gt;151&lt;/RecNum&gt;&lt;DisplayText&gt;(Olival et al. 2017)&lt;/DisplayText&gt;&lt;record&gt;&lt;rec-number&gt;151&lt;/rec-number&gt;&lt;foreign-keys&gt;&lt;key app="EN" db-id="pv99xppxsftrpnevsxkp0tvm950xsdp9wz2x" timestamp="1655158207"&gt;151&lt;/key&gt;&lt;/foreign-keys&gt;&lt;ref-type name="Journal Article"&gt;17&lt;/ref-type&gt;&lt;contributors&gt;&lt;authors&gt;&lt;author&gt;Olival, K. J.&lt;/author&gt;&lt;author&gt;Hosseini, P. R.&lt;/author&gt;&lt;author&gt;Zambrana-Torrelio, C.&lt;/author&gt;&lt;author&gt;Ross, N.&lt;/author&gt;&lt;author&gt;Bogich, T. L.&lt;/author&gt;&lt;author&gt;Daszak, P.&lt;/author&gt;&lt;/authors&gt;&lt;/contributors&gt;&lt;auth-address&gt;EcoHealth Alliance, 460 West 34th Street, New York, New York 10001, USA.&lt;/auth-address&gt;&lt;titles&gt;&lt;title&gt;Host and viral traits predict zoonotic spillover from mammals&lt;/title&gt;&lt;secondary-title&gt;Nature&lt;/secondary-title&gt;&lt;/titles&gt;&lt;periodical&gt;&lt;full-title&gt;Nature&lt;/full-title&gt;&lt;/periodical&gt;&lt;pages&gt;646-650&lt;/pages&gt;&lt;volume&gt;546&lt;/volume&gt;&lt;number&gt;7660&lt;/number&gt;&lt;edition&gt;2017/06/22&lt;/edition&gt;&lt;keywords&gt;&lt;keyword&gt;Animals&lt;/keyword&gt;&lt;keyword&gt;Biodiversity&lt;/keyword&gt;&lt;keyword&gt;*Host Specificity&lt;/keyword&gt;&lt;keyword&gt;Host-Pathogen Interactions&lt;/keyword&gt;&lt;keyword&gt;Humans&lt;/keyword&gt;&lt;keyword&gt;Mammals/*virology&lt;/keyword&gt;&lt;keyword&gt;Viruses/*isolation &amp;amp; purification/*pathogenicity&lt;/keyword&gt;&lt;keyword&gt;Zoonoses/*epidemiology/*virology&lt;/keyword&gt;&lt;/keywords&gt;&lt;dates&gt;&lt;year&gt;2017&lt;/year&gt;&lt;pub-dates&gt;&lt;date&gt;Jun 29&lt;/date&gt;&lt;/pub-dates&gt;&lt;/dates&gt;&lt;isbn&gt;1476-4687 (Electronic)&amp;#xD;0028-0836 (Linking)&lt;/isbn&gt;&lt;accession-num&gt;28636590&lt;/accession-num&gt;&lt;urls&gt;&lt;related-urls&gt;&lt;url&gt;https://www.ncbi.nlm.nih.gov/pubmed/28636590&lt;/url&gt;&lt;/related-urls&gt;&lt;/urls&gt;&lt;custom2&gt;PMC5570460&lt;/custom2&gt;&lt;electronic-resource-num&gt;10.1038/nature22975&lt;/electronic-resource-num&gt;&lt;/record&gt;&lt;/Cite&gt;&lt;/EndNote&gt;</w:instrText>
      </w:r>
      <w:r w:rsidR="00A12C22" w:rsidRPr="001A0ED1">
        <w:rPr>
          <w:rFonts w:ascii="Arial" w:hAnsi="Arial" w:cs="Arial"/>
          <w:sz w:val="20"/>
          <w:szCs w:val="20"/>
        </w:rPr>
        <w:fldChar w:fldCharType="separate"/>
      </w:r>
      <w:r w:rsidR="00A12C22" w:rsidRPr="001A0ED1">
        <w:rPr>
          <w:rFonts w:ascii="Arial" w:hAnsi="Arial" w:cs="Arial"/>
          <w:sz w:val="20"/>
          <w:szCs w:val="20"/>
        </w:rPr>
        <w:t>(Olival et al. 2017)</w:t>
      </w:r>
      <w:r w:rsidR="00A12C22" w:rsidRPr="001A0ED1">
        <w:rPr>
          <w:rFonts w:ascii="Arial" w:hAnsi="Arial" w:cs="Arial"/>
          <w:sz w:val="20"/>
          <w:szCs w:val="20"/>
        </w:rPr>
        <w:fldChar w:fldCharType="end"/>
      </w:r>
      <w:r w:rsidR="001A0ED1">
        <w:rPr>
          <w:rFonts w:ascii="Arial" w:hAnsi="Arial" w:cs="Arial"/>
          <w:sz w:val="20"/>
          <w:szCs w:val="20"/>
        </w:rPr>
        <w:t>.</w:t>
      </w:r>
      <w:r w:rsidR="00FC7F44">
        <w:rPr>
          <w:rFonts w:ascii="Arial" w:hAnsi="Arial" w:cs="Arial"/>
          <w:sz w:val="20"/>
          <w:szCs w:val="20"/>
        </w:rPr>
        <w:t xml:space="preserve"> </w:t>
      </w:r>
      <w:ins w:id="14" w:author="Nicole LYNN Gottdenker" w:date="2023-04-08T10:42:00Z">
        <w:r w:rsidR="00E92182">
          <w:rPr>
            <w:rFonts w:ascii="Arial" w:hAnsi="Arial" w:cs="Arial"/>
            <w:sz w:val="20"/>
            <w:szCs w:val="20"/>
          </w:rPr>
          <w:t xml:space="preserve">Although </w:t>
        </w:r>
      </w:ins>
      <w:del w:id="15" w:author="Nicole LYNN Gottdenker" w:date="2023-04-08T10:42:00Z">
        <w:r w:rsidR="00DF0A72" w:rsidRPr="001A0ED1" w:rsidDel="00E92182">
          <w:rPr>
            <w:rFonts w:ascii="Arial" w:hAnsi="Arial" w:cs="Arial"/>
            <w:sz w:val="20"/>
            <w:szCs w:val="20"/>
          </w:rPr>
          <w:delText>Whi</w:delText>
        </w:r>
      </w:del>
      <w:del w:id="16" w:author="Nicole LYNN Gottdenker" w:date="2023-04-08T10:41:00Z">
        <w:r w:rsidR="00DF0A72" w:rsidRPr="001A0ED1" w:rsidDel="00E92182">
          <w:rPr>
            <w:rFonts w:ascii="Arial" w:hAnsi="Arial" w:cs="Arial"/>
            <w:sz w:val="20"/>
            <w:szCs w:val="20"/>
          </w:rPr>
          <w:delText>lst</w:delText>
        </w:r>
      </w:del>
      <w:del w:id="17" w:author="Nicole LYNN Gottdenker" w:date="2023-04-08T10:42:00Z">
        <w:r w:rsidR="00DF0A72" w:rsidRPr="001A0ED1" w:rsidDel="00E92182">
          <w:rPr>
            <w:rFonts w:ascii="Arial" w:hAnsi="Arial" w:cs="Arial"/>
            <w:sz w:val="20"/>
            <w:szCs w:val="20"/>
          </w:rPr>
          <w:delText xml:space="preserve"> </w:delText>
        </w:r>
      </w:del>
      <w:r w:rsidR="00DF0A72" w:rsidRPr="001A0ED1">
        <w:rPr>
          <w:rFonts w:ascii="Arial" w:hAnsi="Arial" w:cs="Arial"/>
          <w:sz w:val="20"/>
          <w:szCs w:val="20"/>
        </w:rPr>
        <w:t xml:space="preserve">these host and viral factors are </w:t>
      </w:r>
      <w:del w:id="18" w:author="Nicole LYNN Gottdenker" w:date="2023-04-08T10:42:00Z">
        <w:r w:rsidR="00DF0A72" w:rsidRPr="001A0ED1" w:rsidDel="00E92182">
          <w:rPr>
            <w:rFonts w:ascii="Arial" w:hAnsi="Arial" w:cs="Arial"/>
            <w:sz w:val="20"/>
            <w:szCs w:val="20"/>
          </w:rPr>
          <w:delText xml:space="preserve">vitally </w:delText>
        </w:r>
      </w:del>
      <w:r w:rsidR="002A07D2" w:rsidRPr="001A0ED1">
        <w:rPr>
          <w:rFonts w:ascii="Arial" w:hAnsi="Arial" w:cs="Arial"/>
          <w:sz w:val="20"/>
          <w:szCs w:val="20"/>
        </w:rPr>
        <w:t>important</w:t>
      </w:r>
      <w:ins w:id="19" w:author="Nicole LYNN Gottdenker" w:date="2023-04-08T10:42:00Z">
        <w:r w:rsidR="00E92182">
          <w:rPr>
            <w:rFonts w:ascii="Arial" w:hAnsi="Arial" w:cs="Arial"/>
            <w:sz w:val="20"/>
            <w:szCs w:val="20"/>
          </w:rPr>
          <w:t xml:space="preserve"> spillover drivers</w:t>
        </w:r>
      </w:ins>
      <w:r w:rsidR="002A07D2" w:rsidRPr="001A0ED1">
        <w:rPr>
          <w:rFonts w:ascii="Arial" w:hAnsi="Arial" w:cs="Arial"/>
          <w:sz w:val="20"/>
          <w:szCs w:val="20"/>
        </w:rPr>
        <w:t>,</w:t>
      </w:r>
      <w:r w:rsidR="00DF0A72" w:rsidRPr="001A0ED1">
        <w:rPr>
          <w:rFonts w:ascii="Arial" w:hAnsi="Arial" w:cs="Arial"/>
          <w:sz w:val="20"/>
          <w:szCs w:val="20"/>
        </w:rPr>
        <w:t xml:space="preserve"> they must be viewed through the lens of ecological </w:t>
      </w:r>
      <w:r w:rsidR="002A07D2" w:rsidRPr="001A0ED1">
        <w:rPr>
          <w:rFonts w:ascii="Arial" w:hAnsi="Arial" w:cs="Arial"/>
          <w:sz w:val="20"/>
          <w:szCs w:val="20"/>
        </w:rPr>
        <w:t>viability</w:t>
      </w:r>
      <w:r w:rsidR="00DF0A72" w:rsidRPr="001A0ED1">
        <w:rPr>
          <w:rFonts w:ascii="Arial" w:hAnsi="Arial" w:cs="Arial"/>
          <w:sz w:val="20"/>
          <w:szCs w:val="20"/>
        </w:rPr>
        <w:t xml:space="preserve"> of a spillover event happening and these </w:t>
      </w:r>
      <w:r w:rsidR="002A07D2" w:rsidRPr="001A0ED1">
        <w:rPr>
          <w:rFonts w:ascii="Arial" w:hAnsi="Arial" w:cs="Arial"/>
          <w:sz w:val="20"/>
          <w:szCs w:val="20"/>
        </w:rPr>
        <w:t>extrinsic</w:t>
      </w:r>
      <w:r w:rsidR="00DF0A72" w:rsidRPr="001A0ED1">
        <w:rPr>
          <w:rFonts w:ascii="Arial" w:hAnsi="Arial" w:cs="Arial"/>
          <w:sz w:val="20"/>
          <w:szCs w:val="20"/>
        </w:rPr>
        <w:t xml:space="preserve"> drivers are just as important </w:t>
      </w:r>
      <w:r w:rsidR="00A12C22" w:rsidRPr="001A0ED1">
        <w:rPr>
          <w:rFonts w:ascii="Arial" w:hAnsi="Arial" w:cs="Arial"/>
          <w:sz w:val="20"/>
          <w:szCs w:val="20"/>
        </w:rPr>
        <w:fldChar w:fldCharType="begin">
          <w:fldData xml:space="preserve">PEVuZE5vdGU+PENpdGU+PEF1dGhvcj5FbmdlcmluZzwvQXV0aG9yPjxZZWFyPjIwMTM8L1llYXI+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</w:fldData>
        </w:fldChar>
      </w:r>
      <w:r w:rsidR="00A12C22" w:rsidRPr="001A0ED1">
        <w:rPr>
          <w:rFonts w:ascii="Arial" w:hAnsi="Arial" w:cs="Arial"/>
          <w:sz w:val="20"/>
          <w:szCs w:val="20"/>
        </w:rPr>
        <w:instrText xml:space="preserve"> ADDIN EN.CITE </w:instrText>
      </w:r>
      <w:r w:rsidR="00A12C22" w:rsidRPr="001A0ED1">
        <w:rPr>
          <w:rFonts w:ascii="Arial" w:hAnsi="Arial" w:cs="Arial"/>
          <w:sz w:val="20"/>
          <w:szCs w:val="20"/>
        </w:rPr>
        <w:fldChar w:fldCharType="begin">
          <w:fldData xml:space="preserve">PEVuZE5vdGU+PENpdGU+PEF1dGhvcj5FbmdlcmluZzwvQXV0aG9yPjxZZWFyPjIwMTM8L1llYXI+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</w:fldData>
        </w:fldChar>
      </w:r>
      <w:r w:rsidR="00A12C22" w:rsidRPr="001A0ED1">
        <w:rPr>
          <w:rFonts w:ascii="Arial" w:hAnsi="Arial" w:cs="Arial"/>
          <w:sz w:val="20"/>
          <w:szCs w:val="20"/>
        </w:rPr>
        <w:instrText xml:space="preserve"> ADDIN EN.CITE.DATA </w:instrText>
      </w:r>
      <w:r w:rsidR="00A12C22" w:rsidRPr="001A0ED1">
        <w:rPr>
          <w:rFonts w:ascii="Arial" w:hAnsi="Arial" w:cs="Arial"/>
          <w:sz w:val="20"/>
          <w:szCs w:val="20"/>
        </w:rPr>
      </w:r>
      <w:r w:rsidR="00A12C22" w:rsidRPr="001A0ED1">
        <w:rPr>
          <w:rFonts w:ascii="Arial" w:hAnsi="Arial" w:cs="Arial"/>
          <w:sz w:val="20"/>
          <w:szCs w:val="20"/>
        </w:rPr>
        <w:fldChar w:fldCharType="end"/>
      </w:r>
      <w:r w:rsidR="00A12C22" w:rsidRPr="001A0ED1">
        <w:rPr>
          <w:rFonts w:ascii="Arial" w:hAnsi="Arial" w:cs="Arial"/>
          <w:sz w:val="20"/>
          <w:szCs w:val="20"/>
        </w:rPr>
      </w:r>
      <w:r w:rsidR="00A12C22" w:rsidRPr="001A0ED1">
        <w:rPr>
          <w:rFonts w:ascii="Arial" w:hAnsi="Arial" w:cs="Arial"/>
          <w:sz w:val="20"/>
          <w:szCs w:val="20"/>
        </w:rPr>
        <w:fldChar w:fldCharType="separate"/>
      </w:r>
      <w:r w:rsidR="00A12C22" w:rsidRPr="001A0ED1">
        <w:rPr>
          <w:rFonts w:ascii="Arial" w:hAnsi="Arial" w:cs="Arial"/>
          <w:sz w:val="20"/>
          <w:szCs w:val="20"/>
        </w:rPr>
        <w:t>(Engering et al. 2013, Borremans et al. 2019)</w:t>
      </w:r>
      <w:r w:rsidR="00A12C22" w:rsidRPr="001A0ED1">
        <w:rPr>
          <w:rFonts w:ascii="Arial" w:hAnsi="Arial" w:cs="Arial"/>
          <w:sz w:val="20"/>
          <w:szCs w:val="20"/>
        </w:rPr>
        <w:fldChar w:fldCharType="end"/>
      </w:r>
      <w:r w:rsidR="00FC7F44">
        <w:rPr>
          <w:rFonts w:ascii="Arial" w:hAnsi="Arial" w:cs="Arial"/>
          <w:sz w:val="20"/>
          <w:szCs w:val="20"/>
        </w:rPr>
        <w:t>.</w:t>
      </w:r>
      <w:r w:rsidR="00C73CA8" w:rsidRPr="00C73CA8">
        <w:rPr>
          <w:rFonts w:ascii="Arial" w:hAnsi="Arial" w:cs="Arial"/>
          <w:sz w:val="20"/>
          <w:szCs w:val="20"/>
        </w:rPr>
        <w:t xml:space="preserve"> </w:t>
      </w:r>
      <w:r w:rsidR="00DF2016">
        <w:rPr>
          <w:rFonts w:ascii="Arial" w:hAnsi="Arial" w:cs="Arial"/>
          <w:sz w:val="20"/>
          <w:szCs w:val="20"/>
        </w:rPr>
        <w:t xml:space="preserve"> </w:t>
      </w:r>
      <w:ins w:id="20" w:author="Nicole LYNN Gottdenker" w:date="2023-04-08T10:43:00Z">
        <w:r w:rsidR="00E92182">
          <w:rPr>
            <w:rFonts w:ascii="Arial" w:hAnsi="Arial" w:cs="Arial"/>
            <w:sz w:val="20"/>
            <w:szCs w:val="20"/>
          </w:rPr>
          <w:t xml:space="preserve">While there has been </w:t>
        </w:r>
      </w:ins>
      <w:ins w:id="21" w:author="Nicole LYNN Gottdenker" w:date="2023-04-08T10:44:00Z">
        <w:r w:rsidR="00E92182">
          <w:rPr>
            <w:rFonts w:ascii="Arial" w:hAnsi="Arial" w:cs="Arial"/>
            <w:sz w:val="20"/>
            <w:szCs w:val="20"/>
          </w:rPr>
          <w:t xml:space="preserve">great attention paid to </w:t>
        </w:r>
      </w:ins>
      <w:del w:id="22" w:author="Nicole LYNN Gottdenker" w:date="2023-04-08T10:43:00Z">
        <w:r w:rsidR="00C73CA8" w:rsidRPr="00AA6AB3" w:rsidDel="00E92182">
          <w:rPr>
            <w:rFonts w:ascii="Arial" w:hAnsi="Arial" w:cs="Arial"/>
            <w:sz w:val="20"/>
            <w:szCs w:val="20"/>
          </w:rPr>
          <w:delText xml:space="preserve">Whilst there has been much </w:delText>
        </w:r>
      </w:del>
      <w:del w:id="23" w:author="Nicole LYNN Gottdenker" w:date="2023-04-08T10:44:00Z">
        <w:r w:rsidR="00C73CA8" w:rsidRPr="00AA6AB3" w:rsidDel="00E92182">
          <w:rPr>
            <w:rFonts w:ascii="Arial" w:hAnsi="Arial" w:cs="Arial"/>
            <w:sz w:val="20"/>
            <w:szCs w:val="20"/>
          </w:rPr>
          <w:delText>investigation of</w:delText>
        </w:r>
      </w:del>
      <w:ins w:id="24" w:author="Nicole LYNN Gottdenker" w:date="2023-04-08T10:44:00Z">
        <w:r w:rsidR="00E92182">
          <w:rPr>
            <w:rFonts w:ascii="Arial" w:hAnsi="Arial" w:cs="Arial"/>
            <w:sz w:val="20"/>
            <w:szCs w:val="20"/>
          </w:rPr>
          <w:t xml:space="preserve">investigating </w:t>
        </w:r>
      </w:ins>
      <w:r w:rsidR="00C73CA8" w:rsidRPr="00AA6AB3">
        <w:rPr>
          <w:rFonts w:ascii="Arial" w:hAnsi="Arial" w:cs="Arial"/>
          <w:sz w:val="20"/>
          <w:szCs w:val="20"/>
        </w:rPr>
        <w:t xml:space="preserve"> specific </w:t>
      </w:r>
      <w:r w:rsidR="00C73CA8">
        <w:rPr>
          <w:rFonts w:ascii="Arial" w:hAnsi="Arial" w:cs="Arial"/>
          <w:sz w:val="20"/>
          <w:szCs w:val="20"/>
        </w:rPr>
        <w:t xml:space="preserve">pathogen and host traits </w:t>
      </w:r>
      <w:r w:rsidR="00C73CA8" w:rsidRPr="00AA6AB3">
        <w:rPr>
          <w:rFonts w:ascii="Arial" w:hAnsi="Arial" w:cs="Arial"/>
          <w:sz w:val="20"/>
          <w:szCs w:val="20"/>
        </w:rPr>
        <w:t xml:space="preserve">involved in </w:t>
      </w:r>
      <w:commentRangeStart w:id="25"/>
      <w:commentRangeEnd w:id="25"/>
      <w:r w:rsidR="00C73CA8" w:rsidRPr="00BE501D">
        <w:rPr>
          <w:rFonts w:ascii="Arial" w:hAnsi="Arial" w:cs="Arial"/>
          <w:sz w:val="20"/>
          <w:szCs w:val="20"/>
        </w:rPr>
        <w:commentReference w:id="25"/>
      </w:r>
      <w:r w:rsidR="00C73CA8" w:rsidRPr="00AA6AB3">
        <w:rPr>
          <w:rFonts w:ascii="Arial" w:hAnsi="Arial" w:cs="Arial"/>
          <w:sz w:val="20"/>
          <w:szCs w:val="20"/>
        </w:rPr>
        <w:t xml:space="preserve">cross species transmission, there has been little research on the </w:t>
      </w:r>
      <w:r w:rsidR="008037F9">
        <w:rPr>
          <w:rFonts w:ascii="Arial" w:hAnsi="Arial" w:cs="Arial"/>
          <w:sz w:val="20"/>
          <w:szCs w:val="20"/>
        </w:rPr>
        <w:t>i</w:t>
      </w:r>
      <w:r w:rsidR="00C73CA8" w:rsidRPr="00AA6AB3">
        <w:rPr>
          <w:rFonts w:ascii="Arial" w:hAnsi="Arial" w:cs="Arial"/>
          <w:sz w:val="20"/>
          <w:szCs w:val="20"/>
        </w:rPr>
        <w:t>nterplay between host and pathogen</w:t>
      </w:r>
      <w:r w:rsidR="00C73CA8">
        <w:rPr>
          <w:rFonts w:ascii="Arial" w:hAnsi="Arial" w:cs="Arial"/>
          <w:sz w:val="20"/>
          <w:szCs w:val="20"/>
        </w:rPr>
        <w:t xml:space="preserve"> in disease spillover models </w:t>
      </w:r>
      <w:ins w:id="26" w:author="Nicole LYNN Gottdenker" w:date="2023-04-08T10:44:00Z">
        <w:r w:rsidR="00E92182">
          <w:rPr>
            <w:rFonts w:ascii="Arial" w:hAnsi="Arial" w:cs="Arial"/>
            <w:sz w:val="20"/>
            <w:szCs w:val="20"/>
          </w:rPr>
          <w:t>(Figure 1)</w:t>
        </w:r>
      </w:ins>
      <w:del w:id="27" w:author="Nicole LYNN Gottdenker" w:date="2023-04-08T10:44:00Z">
        <w:r w:rsidR="000C1EEA" w:rsidDel="00E92182">
          <w:rPr>
            <w:rFonts w:ascii="Arial" w:hAnsi="Arial" w:cs="Arial"/>
            <w:sz w:val="20"/>
            <w:szCs w:val="20"/>
          </w:rPr>
          <w:delText>figure 1</w:delText>
        </w:r>
      </w:del>
      <w:r w:rsidR="00C73CA8">
        <w:rPr>
          <w:rFonts w:ascii="Arial" w:hAnsi="Arial" w:cs="Arial"/>
          <w:sz w:val="20"/>
          <w:szCs w:val="20"/>
        </w:rPr>
        <w:t>.</w:t>
      </w:r>
      <w:r w:rsidR="003D7FA5">
        <w:rPr>
          <w:rFonts w:ascii="Arial" w:hAnsi="Arial" w:cs="Arial"/>
          <w:sz w:val="20"/>
          <w:szCs w:val="20"/>
        </w:rPr>
        <w:t xml:space="preserve"> We believe there is a knowledge gap when it comes to the role of disease </w:t>
      </w:r>
      <w:r w:rsidR="00443745">
        <w:rPr>
          <w:rFonts w:ascii="Arial" w:hAnsi="Arial" w:cs="Arial"/>
          <w:sz w:val="20"/>
          <w:szCs w:val="20"/>
        </w:rPr>
        <w:t>pathogenesis</w:t>
      </w:r>
      <w:r w:rsidR="003D7FA5">
        <w:rPr>
          <w:rFonts w:ascii="Arial" w:hAnsi="Arial" w:cs="Arial"/>
          <w:sz w:val="20"/>
          <w:szCs w:val="20"/>
        </w:rPr>
        <w:t xml:space="preserve"> in </w:t>
      </w:r>
      <w:r w:rsidR="00DF2016">
        <w:rPr>
          <w:rFonts w:ascii="Arial" w:hAnsi="Arial" w:cs="Arial"/>
          <w:sz w:val="20"/>
          <w:szCs w:val="20"/>
        </w:rPr>
        <w:t xml:space="preserve">viral </w:t>
      </w:r>
      <w:r w:rsidR="003D7FA5">
        <w:rPr>
          <w:rFonts w:ascii="Arial" w:hAnsi="Arial" w:cs="Arial"/>
          <w:sz w:val="20"/>
          <w:szCs w:val="20"/>
        </w:rPr>
        <w:t>spillover</w:t>
      </w:r>
      <w:ins w:id="28" w:author="Nicole LYNN Gottdenker" w:date="2023-04-08T10:44:00Z">
        <w:r w:rsidR="00E92182">
          <w:rPr>
            <w:rFonts w:ascii="Arial" w:hAnsi="Arial" w:cs="Arial"/>
            <w:sz w:val="20"/>
            <w:szCs w:val="20"/>
          </w:rPr>
          <w:t xml:space="preserve"> between wildlife, domestic animals, and/or humans</w:t>
        </w:r>
      </w:ins>
      <w:r w:rsidR="003D7FA5">
        <w:rPr>
          <w:rFonts w:ascii="Arial" w:hAnsi="Arial" w:cs="Arial"/>
          <w:sz w:val="20"/>
          <w:szCs w:val="20"/>
        </w:rPr>
        <w:t>.</w:t>
      </w:r>
    </w:p>
    <w:p w14:paraId="66BE4266" w14:textId="12BE8F19" w:rsidR="00C11DC6" w:rsidDel="000128E3" w:rsidRDefault="003D7FA5" w:rsidP="00AA6AB3">
      <w:pPr>
        <w:spacing w:line="480" w:lineRule="auto"/>
        <w:rPr>
          <w:del w:id="29" w:author="Nicole LYNN Gottdenker" w:date="2023-04-09T14:08:00Z"/>
          <w:rFonts w:ascii="Arial" w:hAnsi="Arial" w:cs="Arial"/>
          <w:sz w:val="20"/>
          <w:szCs w:val="20"/>
        </w:rPr>
      </w:pPr>
      <w:r>
        <w:rPr>
          <w:rFonts w:ascii="Arial" w:hAnsi="Arial" w:cs="Arial"/>
          <w:sz w:val="20"/>
          <w:szCs w:val="20"/>
        </w:rPr>
        <w:t>T</w:t>
      </w:r>
      <w:r w:rsidR="00BD65F0" w:rsidRPr="00AA6AB3">
        <w:rPr>
          <w:rFonts w:ascii="Arial" w:hAnsi="Arial" w:cs="Arial"/>
          <w:sz w:val="20"/>
          <w:szCs w:val="20"/>
        </w:rPr>
        <w:t xml:space="preserve">he potential role of </w:t>
      </w:r>
      <w:r w:rsidR="0038271A" w:rsidRPr="00AA6AB3">
        <w:rPr>
          <w:rFonts w:ascii="Arial" w:hAnsi="Arial" w:cs="Arial"/>
          <w:sz w:val="20"/>
          <w:szCs w:val="20"/>
        </w:rPr>
        <w:t xml:space="preserve">infectious disease </w:t>
      </w:r>
      <w:r w:rsidR="002A1A98" w:rsidRPr="00AA6AB3">
        <w:rPr>
          <w:rFonts w:ascii="Arial" w:hAnsi="Arial" w:cs="Arial"/>
          <w:sz w:val="20"/>
          <w:szCs w:val="20"/>
        </w:rPr>
        <w:t>pathogenesis</w:t>
      </w:r>
      <w:r w:rsidR="0038271A" w:rsidRPr="00AA6AB3">
        <w:rPr>
          <w:rFonts w:ascii="Arial" w:hAnsi="Arial" w:cs="Arial"/>
          <w:sz w:val="20"/>
          <w:szCs w:val="20"/>
        </w:rPr>
        <w:t xml:space="preserve">, defined as the manner in which </w:t>
      </w:r>
      <w:r w:rsidR="00E4722B" w:rsidRPr="00AA6AB3">
        <w:rPr>
          <w:rFonts w:ascii="Arial" w:hAnsi="Arial" w:cs="Arial"/>
          <w:sz w:val="20"/>
          <w:szCs w:val="20"/>
        </w:rPr>
        <w:t xml:space="preserve">a pathogen </w:t>
      </w:r>
      <w:r w:rsidR="00680F85" w:rsidRPr="00AA6AB3">
        <w:rPr>
          <w:rFonts w:ascii="Arial" w:hAnsi="Arial" w:cs="Arial"/>
          <w:sz w:val="20"/>
          <w:szCs w:val="20"/>
        </w:rPr>
        <w:t>infects</w:t>
      </w:r>
      <w:r w:rsidR="005C1ADE" w:rsidRPr="00AA6AB3">
        <w:rPr>
          <w:rFonts w:ascii="Arial" w:hAnsi="Arial" w:cs="Arial"/>
          <w:sz w:val="20"/>
          <w:szCs w:val="20"/>
        </w:rPr>
        <w:t>, rep</w:t>
      </w:r>
      <w:r w:rsidR="00C67E1D">
        <w:rPr>
          <w:rFonts w:ascii="Arial" w:hAnsi="Arial" w:cs="Arial"/>
          <w:sz w:val="20"/>
          <w:szCs w:val="20"/>
        </w:rPr>
        <w:t>licate</w:t>
      </w:r>
      <w:r w:rsidR="005C1ADE" w:rsidRPr="00AA6AB3">
        <w:rPr>
          <w:rFonts w:ascii="Arial" w:hAnsi="Arial" w:cs="Arial"/>
          <w:sz w:val="20"/>
          <w:szCs w:val="20"/>
        </w:rPr>
        <w:t>s within a host</w:t>
      </w:r>
      <w:ins w:id="30" w:author="Nicole LYNN Gottdenker" w:date="2023-04-08T10:45:00Z">
        <w:r w:rsidR="00E92182">
          <w:rPr>
            <w:rFonts w:ascii="Arial" w:hAnsi="Arial" w:cs="Arial"/>
            <w:sz w:val="20"/>
            <w:szCs w:val="20"/>
          </w:rPr>
          <w:t xml:space="preserve">, </w:t>
        </w:r>
      </w:ins>
      <w:del w:id="31" w:author="Nicole LYNN Gottdenker" w:date="2023-04-08T10:45:00Z">
        <w:r w:rsidR="00894134" w:rsidRPr="00AA6AB3" w:rsidDel="00E92182">
          <w:rPr>
            <w:rFonts w:ascii="Arial" w:hAnsi="Arial" w:cs="Arial"/>
            <w:sz w:val="20"/>
            <w:szCs w:val="20"/>
          </w:rPr>
          <w:delText xml:space="preserve"> </w:delText>
        </w:r>
      </w:del>
      <w:r w:rsidR="00894134" w:rsidRPr="00AA6AB3">
        <w:rPr>
          <w:rFonts w:ascii="Arial" w:hAnsi="Arial" w:cs="Arial"/>
          <w:sz w:val="20"/>
          <w:szCs w:val="20"/>
        </w:rPr>
        <w:t xml:space="preserve">and is transmitted between </w:t>
      </w:r>
      <w:r w:rsidR="002D2C53" w:rsidRPr="00AA6AB3">
        <w:rPr>
          <w:rFonts w:ascii="Arial" w:hAnsi="Arial" w:cs="Arial"/>
          <w:sz w:val="20"/>
          <w:szCs w:val="20"/>
        </w:rPr>
        <w:t>host</w:t>
      </w:r>
      <w:r w:rsidR="00C34951">
        <w:rPr>
          <w:rFonts w:ascii="Arial" w:hAnsi="Arial" w:cs="Arial"/>
          <w:sz w:val="20"/>
          <w:szCs w:val="20"/>
        </w:rPr>
        <w:t xml:space="preserve">s </w:t>
      </w:r>
      <w:commentRangeStart w:id="32"/>
      <w:r w:rsidR="000173D1">
        <w:rPr>
          <w:rFonts w:ascii="Arial" w:hAnsi="Arial" w:cs="Arial"/>
          <w:sz w:val="20"/>
          <w:szCs w:val="20"/>
        </w:rPr>
        <w:t xml:space="preserve">in </w:t>
      </w:r>
      <w:r w:rsidR="00C34951">
        <w:rPr>
          <w:rFonts w:ascii="Arial" w:hAnsi="Arial" w:cs="Arial"/>
          <w:sz w:val="20"/>
          <w:szCs w:val="20"/>
        </w:rPr>
        <w:t xml:space="preserve">predictive </w:t>
      </w:r>
      <w:r w:rsidR="000173D1">
        <w:rPr>
          <w:rFonts w:ascii="Arial" w:hAnsi="Arial" w:cs="Arial"/>
          <w:sz w:val="20"/>
          <w:szCs w:val="20"/>
        </w:rPr>
        <w:t xml:space="preserve">models of </w:t>
      </w:r>
      <w:r w:rsidR="00C34951">
        <w:rPr>
          <w:rFonts w:ascii="Arial" w:hAnsi="Arial" w:cs="Arial"/>
          <w:sz w:val="20"/>
          <w:szCs w:val="20"/>
        </w:rPr>
        <w:t xml:space="preserve">cross-species </w:t>
      </w:r>
      <w:r w:rsidR="000173D1">
        <w:rPr>
          <w:rFonts w:ascii="Arial" w:hAnsi="Arial" w:cs="Arial"/>
          <w:sz w:val="20"/>
          <w:szCs w:val="20"/>
        </w:rPr>
        <w:t xml:space="preserve">disease transmission </w:t>
      </w:r>
      <w:r w:rsidR="00BD65F0" w:rsidRPr="00AA6AB3">
        <w:rPr>
          <w:rFonts w:ascii="Arial" w:hAnsi="Arial" w:cs="Arial"/>
          <w:sz w:val="20"/>
          <w:szCs w:val="20"/>
        </w:rPr>
        <w:t>was  raised by Pulliam</w:t>
      </w:r>
      <w:r w:rsidR="005B5ECF">
        <w:rPr>
          <w:rFonts w:ascii="Arial" w:hAnsi="Arial" w:cs="Arial"/>
          <w:sz w:val="20"/>
          <w:szCs w:val="20"/>
        </w:rPr>
        <w:t xml:space="preserve"> et al</w:t>
      </w:r>
      <w:r w:rsidR="00913D22" w:rsidRPr="00AA6AB3">
        <w:rPr>
          <w:rFonts w:ascii="Arial" w:hAnsi="Arial" w:cs="Arial"/>
          <w:sz w:val="20"/>
          <w:szCs w:val="20"/>
        </w:rPr>
        <w:t xml:space="preserve"> in 2009,</w:t>
      </w:r>
      <w:r w:rsidR="00BD65F0" w:rsidRPr="00AA6AB3">
        <w:rPr>
          <w:rFonts w:ascii="Arial" w:hAnsi="Arial" w:cs="Arial"/>
          <w:sz w:val="20"/>
          <w:szCs w:val="20"/>
        </w:rPr>
        <w:t xml:space="preserve"> but it has proven </w:t>
      </w:r>
      <w:commentRangeEnd w:id="32"/>
      <w:r w:rsidR="00C34951">
        <w:rPr>
          <w:rStyle w:val="CommentReference"/>
        </w:rPr>
        <w:commentReference w:id="32"/>
      </w:r>
      <w:r w:rsidR="00BD65F0" w:rsidRPr="00AA6AB3">
        <w:rPr>
          <w:rFonts w:ascii="Arial" w:hAnsi="Arial" w:cs="Arial"/>
          <w:sz w:val="20"/>
          <w:szCs w:val="20"/>
        </w:rPr>
        <w:t>to be a difficult question to answer</w:t>
      </w:r>
      <w:r w:rsidR="008D73FA" w:rsidRPr="00AA6AB3">
        <w:rPr>
          <w:rFonts w:ascii="Arial" w:hAnsi="Arial" w:cs="Arial"/>
          <w:sz w:val="20"/>
          <w:szCs w:val="20"/>
        </w:rPr>
        <w:fldChar w:fldCharType="begin"/>
      </w:r>
      <w:r w:rsidR="008D73FA" w:rsidRPr="00AA6AB3">
        <w:rPr>
          <w:rFonts w:ascii="Arial" w:hAnsi="Arial" w:cs="Arial"/>
          <w:sz w:val="20"/>
          <w:szCs w:val="20"/>
        </w:rPr>
        <w:instrText xml:space="preserve"> ADDIN EN.CITE &lt;EndNote&gt;&lt;Cite&gt;&lt;Author&gt;Pulliam&lt;/Author&gt;&lt;Year&gt;2009&lt;/Year&gt;&lt;RecNum&gt;7493&lt;/RecNum&gt;&lt;DisplayText&gt;(Pulliam and Dushoff 2009)&lt;/DisplayText&gt;&lt;record&gt;&lt;rec-number&gt;7493&lt;/rec-number&gt;&lt;foreign-keys&gt;&lt;key app="EN" db-id="pv99xppxsftrpnevsxkp0tvm950xsdp9wz2x" timestamp="1661869516"&gt;7493&lt;/key&gt;&lt;/foreign-keys&gt;&lt;ref-type name="Journal Article"&gt;17&lt;/ref-type&gt;&lt;contributors&gt;&lt;authors&gt;&lt;author&gt;Pulliam, J. R.&lt;/author&gt;&lt;author&gt;Dushoff, J.&lt;/author&gt;&lt;/authors&gt;&lt;/contributors&gt;&lt;auth-address&gt;Department of Ecology and Evolutionary Biology, Princeton University, Princeton, New Jersey, USA. pulliamjuliet@mail.nih.gov&lt;/auth-address&gt;&lt;titles&gt;&lt;title&gt;Ability to replicate in the cytoplasm predicts zoonotic transmission of livestock viruses&lt;/title&gt;&lt;secondary-title&gt;J Infect Dis&lt;/secondary-title&gt;&lt;/titles&gt;&lt;periodical&gt;&lt;full-title&gt;J Infect Dis&lt;/full-title&gt;&lt;/periodical&gt;&lt;pages&gt;565-8&lt;/pages&gt;&lt;volume&gt;199&lt;/volume&gt;&lt;number&gt;4&lt;/number&gt;&lt;edition&gt;2009/03/14&lt;/edition&gt;&lt;keywords&gt;&lt;keyword&gt;Animals&lt;/keyword&gt;&lt;keyword&gt;Animals, Domestic/virology&lt;/keyword&gt;&lt;keyword&gt;Artiodactyla/*virology&lt;/keyword&gt;&lt;keyword&gt;Cytoplasm/*virology&lt;/keyword&gt;&lt;keyword&gt;Databases, Genetic&lt;/keyword&gt;&lt;keyword&gt;Humans&lt;/keyword&gt;&lt;keyword&gt;Logistic Models&lt;/keyword&gt;&lt;keyword&gt;Virus Diseases/*transmission/veterinary/virology&lt;/keyword&gt;&lt;keyword&gt;*Virus Replication&lt;/keyword&gt;&lt;keyword&gt;Viruses/*growth &amp;amp; development&lt;/keyword&gt;&lt;keyword&gt;*Zoonoses&lt;/keyword&gt;&lt;/keywords&gt;&lt;dates&gt;&lt;year&gt;2009&lt;/year&gt;&lt;pub-dates&gt;&lt;date&gt;Feb 15&lt;/date&gt;&lt;/pub-dates&gt;&lt;/dates&gt;&lt;isbn&gt;0022-1899 (Print)&amp;#xD;0022-1899 (Linking)&lt;/isbn&gt;&lt;accession-num&gt;19281304&lt;/accession-num&gt;&lt;urls&gt;&lt;related-urls&gt;&lt;url&gt;https://www.ncbi.nlm.nih.gov/pubmed/19281304&lt;/url&gt;&lt;/related-urls&gt;&lt;/urls&gt;&lt;custom2&gt;PMC7110041&lt;/custom2&gt;&lt;electronic-resource-num&gt;10.1086/596510&lt;/electronic-resource-num&gt;&lt;/record&gt;&lt;/Cite&gt;&lt;/EndNote&gt;</w:instrText>
      </w:r>
      <w:r w:rsidR="008D73FA" w:rsidRPr="00AA6AB3">
        <w:rPr>
          <w:rFonts w:ascii="Arial" w:hAnsi="Arial" w:cs="Arial"/>
          <w:sz w:val="20"/>
          <w:szCs w:val="20"/>
        </w:rPr>
        <w:fldChar w:fldCharType="separate"/>
      </w:r>
      <w:r w:rsidR="008D73FA" w:rsidRPr="00AA6AB3">
        <w:rPr>
          <w:rFonts w:ascii="Arial" w:hAnsi="Arial" w:cs="Arial"/>
          <w:sz w:val="20"/>
          <w:szCs w:val="20"/>
        </w:rPr>
        <w:t xml:space="preserve">(Pulliam and </w:t>
      </w:r>
      <w:proofErr w:type="spellStart"/>
      <w:r w:rsidR="008D73FA" w:rsidRPr="00AA6AB3">
        <w:rPr>
          <w:rFonts w:ascii="Arial" w:hAnsi="Arial" w:cs="Arial"/>
          <w:sz w:val="20"/>
          <w:szCs w:val="20"/>
        </w:rPr>
        <w:t>Dushoff</w:t>
      </w:r>
      <w:proofErr w:type="spellEnd"/>
      <w:r w:rsidR="008D73FA" w:rsidRPr="00AA6AB3">
        <w:rPr>
          <w:rFonts w:ascii="Arial" w:hAnsi="Arial" w:cs="Arial"/>
          <w:sz w:val="20"/>
          <w:szCs w:val="20"/>
        </w:rPr>
        <w:t xml:space="preserve"> 2009)</w:t>
      </w:r>
      <w:r w:rsidR="008D73FA" w:rsidRPr="00AA6AB3">
        <w:rPr>
          <w:rFonts w:ascii="Arial" w:hAnsi="Arial" w:cs="Arial"/>
          <w:sz w:val="20"/>
          <w:szCs w:val="20"/>
        </w:rPr>
        <w:fldChar w:fldCharType="end"/>
      </w:r>
      <w:r w:rsidR="00BD65F0" w:rsidRPr="00AA6AB3">
        <w:rPr>
          <w:rFonts w:ascii="Arial" w:hAnsi="Arial" w:cs="Arial"/>
          <w:sz w:val="20"/>
          <w:szCs w:val="20"/>
        </w:rPr>
        <w:t>. </w:t>
      </w:r>
    </w:p>
    <w:p w14:paraId="167EBD8B" w14:textId="1F2CF7A1" w:rsidR="00E47FE6" w:rsidRPr="001C5DAA" w:rsidRDefault="00431C75" w:rsidP="00AA6AB3">
      <w:pPr>
        <w:spacing w:line="480" w:lineRule="auto"/>
        <w:rPr>
          <w:rFonts w:ascii="Arial" w:hAnsi="Arial" w:cs="Arial"/>
          <w:sz w:val="20"/>
          <w:szCs w:val="20"/>
        </w:rPr>
      </w:pPr>
      <w:del w:id="33" w:author="Nicole LYNN Gottdenker" w:date="2023-04-09T14:08:00Z">
        <w:r w:rsidRPr="001C5DAA" w:rsidDel="000128E3">
          <w:rPr>
            <w:rFonts w:ascii="Arial" w:hAnsi="Arial" w:cs="Arial"/>
            <w:sz w:val="20"/>
            <w:szCs w:val="20"/>
          </w:rPr>
          <w:delText xml:space="preserve">The </w:delText>
        </w:r>
      </w:del>
      <w:ins w:id="34" w:author="Nicole LYNN Gottdenker" w:date="2023-04-09T14:08:00Z">
        <w:r w:rsidR="000128E3">
          <w:rPr>
            <w:rFonts w:ascii="Arial" w:hAnsi="Arial" w:cs="Arial"/>
            <w:sz w:val="20"/>
            <w:szCs w:val="20"/>
          </w:rPr>
          <w:t xml:space="preserve">For instance, </w:t>
        </w:r>
      </w:ins>
      <w:ins w:id="35" w:author="Nicole LYNN Gottdenker" w:date="2023-04-09T14:09:00Z">
        <w:r w:rsidR="000128E3">
          <w:rPr>
            <w:rFonts w:ascii="Arial" w:hAnsi="Arial" w:cs="Arial"/>
            <w:sz w:val="20"/>
            <w:szCs w:val="20"/>
          </w:rPr>
          <w:t>comparative analysis of viral-host receptor distribution may provide insights to the probability of inter-spe</w:t>
        </w:r>
      </w:ins>
      <w:ins w:id="36" w:author="Nicole LYNN Gottdenker" w:date="2023-04-09T14:10:00Z">
        <w:r w:rsidR="000128E3">
          <w:rPr>
            <w:rFonts w:ascii="Arial" w:hAnsi="Arial" w:cs="Arial"/>
            <w:sz w:val="20"/>
            <w:szCs w:val="20"/>
          </w:rPr>
          <w:t>cies viral transmission or spillover. The</w:t>
        </w:r>
      </w:ins>
      <w:ins w:id="37" w:author="Nicole LYNN Gottdenker" w:date="2023-04-09T14:08:00Z">
        <w:r w:rsidR="000128E3" w:rsidRPr="001C5DAA">
          <w:rPr>
            <w:rFonts w:ascii="Arial" w:hAnsi="Arial" w:cs="Arial"/>
            <w:sz w:val="20"/>
            <w:szCs w:val="20"/>
          </w:rPr>
          <w:t xml:space="preserve"> </w:t>
        </w:r>
      </w:ins>
      <w:r w:rsidRPr="001C5DAA">
        <w:rPr>
          <w:rFonts w:ascii="Arial" w:hAnsi="Arial" w:cs="Arial"/>
          <w:sz w:val="20"/>
          <w:szCs w:val="20"/>
        </w:rPr>
        <w:t xml:space="preserve">distribution of the </w:t>
      </w:r>
      <w:r w:rsidR="00E47FE6" w:rsidRPr="001C5DAA">
        <w:rPr>
          <w:rFonts w:ascii="Arial" w:hAnsi="Arial" w:cs="Arial"/>
          <w:sz w:val="20"/>
          <w:szCs w:val="20"/>
        </w:rPr>
        <w:t xml:space="preserve">ACE2 </w:t>
      </w:r>
      <w:r w:rsidRPr="001C5DAA">
        <w:rPr>
          <w:rFonts w:ascii="Arial" w:hAnsi="Arial" w:cs="Arial"/>
          <w:sz w:val="20"/>
          <w:szCs w:val="20"/>
        </w:rPr>
        <w:t>receptor</w:t>
      </w:r>
      <w:del w:id="38" w:author="Nicole LYNN Gottdenker" w:date="2023-04-08T10:45:00Z">
        <w:r w:rsidRPr="001C5DAA" w:rsidDel="00E92182">
          <w:rPr>
            <w:rFonts w:ascii="Arial" w:hAnsi="Arial" w:cs="Arial"/>
            <w:sz w:val="20"/>
            <w:szCs w:val="20"/>
          </w:rPr>
          <w:delText xml:space="preserve"> </w:delText>
        </w:r>
      </w:del>
      <w:r w:rsidR="00E47FE6" w:rsidRPr="001C5DAA">
        <w:rPr>
          <w:rFonts w:ascii="Arial" w:hAnsi="Arial" w:cs="Arial"/>
          <w:sz w:val="20"/>
          <w:szCs w:val="20"/>
        </w:rPr>
        <w:t xml:space="preserve"> in humans </w:t>
      </w:r>
      <w:r w:rsidRPr="001C5DAA">
        <w:rPr>
          <w:rFonts w:ascii="Arial" w:hAnsi="Arial" w:cs="Arial"/>
          <w:sz w:val="20"/>
          <w:szCs w:val="20"/>
        </w:rPr>
        <w:t xml:space="preserve">is postulated to </w:t>
      </w:r>
      <w:r w:rsidR="00E47FE6" w:rsidRPr="001C5DAA">
        <w:rPr>
          <w:rFonts w:ascii="Arial" w:hAnsi="Arial" w:cs="Arial"/>
          <w:sz w:val="20"/>
          <w:szCs w:val="20"/>
        </w:rPr>
        <w:t xml:space="preserve">lead to </w:t>
      </w:r>
      <w:r w:rsidRPr="001C5DAA">
        <w:rPr>
          <w:rFonts w:ascii="Arial" w:hAnsi="Arial" w:cs="Arial"/>
          <w:sz w:val="20"/>
          <w:szCs w:val="20"/>
        </w:rPr>
        <w:t xml:space="preserve">the </w:t>
      </w:r>
      <w:r w:rsidR="00E47FE6" w:rsidRPr="001C5DAA">
        <w:rPr>
          <w:rFonts w:ascii="Arial" w:hAnsi="Arial" w:cs="Arial"/>
          <w:sz w:val="20"/>
          <w:szCs w:val="20"/>
        </w:rPr>
        <w:t xml:space="preserve">multisystem pathology of SARS-CoV-2, but there is a lack of detailed </w:t>
      </w:r>
      <w:r w:rsidR="00E47FE6" w:rsidRPr="001C5DAA">
        <w:rPr>
          <w:rFonts w:ascii="Arial" w:hAnsi="Arial" w:cs="Arial"/>
          <w:sz w:val="20"/>
          <w:szCs w:val="20"/>
        </w:rPr>
        <w:lastRenderedPageBreak/>
        <w:t xml:space="preserve">studies in other species </w:t>
      </w:r>
      <w:r w:rsidR="00E47FE6" w:rsidRPr="001C5DAA">
        <w:rPr>
          <w:rFonts w:ascii="Arial" w:hAnsi="Arial" w:cs="Arial"/>
          <w:sz w:val="20"/>
          <w:szCs w:val="20"/>
        </w:rPr>
        <w:fldChar w:fldCharType="begin">
          <w:fldData xml:space="preserve">PEVuZE5vdGU+PENpdGU+PEF1dGhvcj5SdWl6LUFyYXZlbmE8L0F1dGhvcj48WWVhcj4yMDIyPC9Z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</w:fldData>
        </w:fldChar>
      </w:r>
      <w:r w:rsidR="00E47FE6" w:rsidRPr="001C5DAA">
        <w:rPr>
          <w:rFonts w:ascii="Arial" w:hAnsi="Arial" w:cs="Arial"/>
          <w:sz w:val="20"/>
          <w:szCs w:val="20"/>
        </w:rPr>
        <w:instrText xml:space="preserve"> ADDIN EN.CITE </w:instrText>
      </w:r>
      <w:r w:rsidR="00E47FE6" w:rsidRPr="001C5DAA">
        <w:rPr>
          <w:rFonts w:ascii="Arial" w:hAnsi="Arial" w:cs="Arial"/>
          <w:sz w:val="20"/>
          <w:szCs w:val="20"/>
        </w:rPr>
        <w:fldChar w:fldCharType="begin">
          <w:fldData xml:space="preserve">PEVuZE5vdGU+PENpdGU+PEF1dGhvcj5SdWl6LUFyYXZlbmE8L0F1dGhvcj48WWVhcj4yMDIyPC9Z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</w:fldData>
        </w:fldChar>
      </w:r>
      <w:r w:rsidR="00E47FE6" w:rsidRPr="001C5DAA">
        <w:rPr>
          <w:rFonts w:ascii="Arial" w:hAnsi="Arial" w:cs="Arial"/>
          <w:sz w:val="20"/>
          <w:szCs w:val="20"/>
        </w:rPr>
        <w:instrText xml:space="preserve"> ADDIN EN.CITE.DATA </w:instrText>
      </w:r>
      <w:r w:rsidR="00E47FE6" w:rsidRPr="001C5DAA">
        <w:rPr>
          <w:rFonts w:ascii="Arial" w:hAnsi="Arial" w:cs="Arial"/>
          <w:sz w:val="20"/>
          <w:szCs w:val="20"/>
        </w:rPr>
      </w:r>
      <w:r w:rsidR="00E47FE6" w:rsidRPr="001C5DAA">
        <w:rPr>
          <w:rFonts w:ascii="Arial" w:hAnsi="Arial" w:cs="Arial"/>
          <w:sz w:val="20"/>
          <w:szCs w:val="20"/>
        </w:rPr>
        <w:fldChar w:fldCharType="end"/>
      </w:r>
      <w:r w:rsidR="00E47FE6" w:rsidRPr="001C5DAA">
        <w:rPr>
          <w:rFonts w:ascii="Arial" w:hAnsi="Arial" w:cs="Arial"/>
          <w:sz w:val="20"/>
          <w:szCs w:val="20"/>
        </w:rPr>
      </w:r>
      <w:r w:rsidR="00E47FE6" w:rsidRPr="001C5DAA">
        <w:rPr>
          <w:rFonts w:ascii="Arial" w:hAnsi="Arial" w:cs="Arial"/>
          <w:sz w:val="20"/>
          <w:szCs w:val="20"/>
        </w:rPr>
        <w:fldChar w:fldCharType="separate"/>
      </w:r>
      <w:r w:rsidR="00E47FE6" w:rsidRPr="001C5DAA">
        <w:rPr>
          <w:rFonts w:ascii="Arial" w:hAnsi="Arial" w:cs="Arial"/>
          <w:sz w:val="20"/>
          <w:szCs w:val="20"/>
        </w:rPr>
        <w:t>(Ruiz-Aravena et al. 2022)</w:t>
      </w:r>
      <w:r w:rsidR="00E47FE6" w:rsidRPr="001C5DAA">
        <w:rPr>
          <w:rFonts w:ascii="Arial" w:hAnsi="Arial" w:cs="Arial"/>
          <w:sz w:val="20"/>
          <w:szCs w:val="20"/>
        </w:rPr>
        <w:fldChar w:fldCharType="end"/>
      </w:r>
      <w:r w:rsidR="00E47FE6" w:rsidRPr="001C5DAA">
        <w:rPr>
          <w:rFonts w:ascii="Arial" w:hAnsi="Arial" w:cs="Arial"/>
          <w:sz w:val="20"/>
          <w:szCs w:val="20"/>
        </w:rPr>
        <w:t>.</w:t>
      </w:r>
      <w:r w:rsidRPr="001C5DAA">
        <w:rPr>
          <w:rFonts w:ascii="Arial" w:hAnsi="Arial" w:cs="Arial"/>
          <w:sz w:val="20"/>
          <w:szCs w:val="20"/>
        </w:rPr>
        <w:t xml:space="preserve"> The outcome of infections can be drastically different depending on the </w:t>
      </w:r>
      <w:ins w:id="39" w:author="Nicole LYNN Gottdenker" w:date="2023-04-08T10:45:00Z">
        <w:r w:rsidR="00E92182">
          <w:rPr>
            <w:rFonts w:ascii="Arial" w:hAnsi="Arial" w:cs="Arial"/>
            <w:sz w:val="20"/>
            <w:szCs w:val="20"/>
          </w:rPr>
          <w:t>anat</w:t>
        </w:r>
      </w:ins>
      <w:ins w:id="40" w:author="Nicole LYNN Gottdenker" w:date="2023-04-08T10:46:00Z">
        <w:r w:rsidR="00E92182">
          <w:rPr>
            <w:rFonts w:ascii="Arial" w:hAnsi="Arial" w:cs="Arial"/>
            <w:sz w:val="20"/>
            <w:szCs w:val="20"/>
          </w:rPr>
          <w:t xml:space="preserve">omy of </w:t>
        </w:r>
      </w:ins>
      <w:r w:rsidRPr="001C5DAA">
        <w:rPr>
          <w:rFonts w:ascii="Arial" w:hAnsi="Arial" w:cs="Arial"/>
          <w:sz w:val="20"/>
          <w:szCs w:val="20"/>
        </w:rPr>
        <w:t xml:space="preserve">receptor distribution, for example, the </w:t>
      </w:r>
      <w:r w:rsidR="00E47FE6" w:rsidRPr="001C5DAA">
        <w:rPr>
          <w:rFonts w:ascii="Arial" w:hAnsi="Arial" w:cs="Arial"/>
          <w:sz w:val="20"/>
          <w:szCs w:val="20"/>
        </w:rPr>
        <w:t xml:space="preserve">ACE2 upper </w:t>
      </w:r>
      <w:r w:rsidR="003B74CB" w:rsidRPr="001C5DAA">
        <w:rPr>
          <w:rFonts w:ascii="Arial" w:hAnsi="Arial" w:cs="Arial"/>
          <w:sz w:val="20"/>
          <w:szCs w:val="20"/>
        </w:rPr>
        <w:t>respiratory</w:t>
      </w:r>
      <w:r w:rsidR="00E47FE6" w:rsidRPr="001C5DAA">
        <w:rPr>
          <w:rFonts w:ascii="Arial" w:hAnsi="Arial" w:cs="Arial"/>
          <w:sz w:val="20"/>
          <w:szCs w:val="20"/>
        </w:rPr>
        <w:t xml:space="preserve"> distribution in humans compared to DPP4 lower respiratory may partly explain differing  </w:t>
      </w:r>
      <w:r w:rsidR="003B74CB" w:rsidRPr="001C5DAA">
        <w:rPr>
          <w:rFonts w:ascii="Arial" w:hAnsi="Arial" w:cs="Arial"/>
          <w:sz w:val="20"/>
          <w:szCs w:val="20"/>
        </w:rPr>
        <w:t>transmissibility</w:t>
      </w:r>
      <w:r w:rsidR="00E47FE6" w:rsidRPr="001C5DAA">
        <w:rPr>
          <w:rFonts w:ascii="Arial" w:hAnsi="Arial" w:cs="Arial"/>
          <w:sz w:val="20"/>
          <w:szCs w:val="20"/>
        </w:rPr>
        <w:t xml:space="preserve"> between SARS and MERS in humans</w:t>
      </w:r>
      <w:ins w:id="41" w:author="Nicole LYNN Gottdenker" w:date="2023-04-08T10:46:00Z">
        <w:r w:rsidR="00E92182">
          <w:rPr>
            <w:rFonts w:ascii="Arial" w:hAnsi="Arial" w:cs="Arial"/>
            <w:sz w:val="20"/>
            <w:szCs w:val="20"/>
          </w:rPr>
          <w:t xml:space="preserve"> </w:t>
        </w:r>
      </w:ins>
      <w:r w:rsidR="00E47FE6" w:rsidRPr="001C5DAA">
        <w:rPr>
          <w:rFonts w:ascii="Arial" w:hAnsi="Arial" w:cs="Arial"/>
          <w:sz w:val="20"/>
          <w:szCs w:val="20"/>
        </w:rPr>
        <w:fldChar w:fldCharType="begin">
          <w:fldData xml:space="preserve">PEVuZE5vdGU+PENpdGU+PEF1dGhvcj5XaWRhZ2RvPC9BdXRob3I+PFllYXI+MjAxNjwvWWVhcj48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</w:fldData>
        </w:fldChar>
      </w:r>
      <w:r w:rsidR="00E47FE6" w:rsidRPr="001C5DAA">
        <w:rPr>
          <w:rFonts w:ascii="Arial" w:hAnsi="Arial" w:cs="Arial"/>
          <w:sz w:val="20"/>
          <w:szCs w:val="20"/>
        </w:rPr>
        <w:instrText xml:space="preserve"> ADDIN EN.CITE </w:instrText>
      </w:r>
      <w:r w:rsidR="00E47FE6" w:rsidRPr="001C5DAA">
        <w:rPr>
          <w:rFonts w:ascii="Arial" w:hAnsi="Arial" w:cs="Arial"/>
          <w:sz w:val="20"/>
          <w:szCs w:val="20"/>
        </w:rPr>
        <w:fldChar w:fldCharType="begin">
          <w:fldData xml:space="preserve">PEVuZE5vdGU+PENpdGU+PEF1dGhvcj5XaWRhZ2RvPC9BdXRob3I+PFllYXI+MjAxNjwvWWVhcj48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</w:fldData>
        </w:fldChar>
      </w:r>
      <w:r w:rsidR="00E47FE6" w:rsidRPr="001C5DAA">
        <w:rPr>
          <w:rFonts w:ascii="Arial" w:hAnsi="Arial" w:cs="Arial"/>
          <w:sz w:val="20"/>
          <w:szCs w:val="20"/>
        </w:rPr>
        <w:instrText xml:space="preserve"> ADDIN EN.CITE.DATA </w:instrText>
      </w:r>
      <w:r w:rsidR="00E47FE6" w:rsidRPr="001C5DAA">
        <w:rPr>
          <w:rFonts w:ascii="Arial" w:hAnsi="Arial" w:cs="Arial"/>
          <w:sz w:val="20"/>
          <w:szCs w:val="20"/>
        </w:rPr>
      </w:r>
      <w:r w:rsidR="00E47FE6" w:rsidRPr="001C5DAA">
        <w:rPr>
          <w:rFonts w:ascii="Arial" w:hAnsi="Arial" w:cs="Arial"/>
          <w:sz w:val="20"/>
          <w:szCs w:val="20"/>
        </w:rPr>
        <w:fldChar w:fldCharType="end"/>
      </w:r>
      <w:r w:rsidR="00E47FE6" w:rsidRPr="001C5DAA">
        <w:rPr>
          <w:rFonts w:ascii="Arial" w:hAnsi="Arial" w:cs="Arial"/>
          <w:sz w:val="20"/>
          <w:szCs w:val="20"/>
        </w:rPr>
      </w:r>
      <w:r w:rsidR="00E47FE6" w:rsidRPr="001C5DAA">
        <w:rPr>
          <w:rFonts w:ascii="Arial" w:hAnsi="Arial" w:cs="Arial"/>
          <w:sz w:val="20"/>
          <w:szCs w:val="20"/>
        </w:rPr>
        <w:fldChar w:fldCharType="separate"/>
      </w:r>
      <w:r w:rsidR="00E47FE6" w:rsidRPr="001C5DAA">
        <w:rPr>
          <w:rFonts w:ascii="Arial" w:hAnsi="Arial" w:cs="Arial"/>
          <w:sz w:val="20"/>
          <w:szCs w:val="20"/>
        </w:rPr>
        <w:t>(Widagdo 2016, Hou et al. 2020)</w:t>
      </w:r>
      <w:r w:rsidR="00E47FE6" w:rsidRPr="001C5DAA">
        <w:rPr>
          <w:rFonts w:ascii="Arial" w:hAnsi="Arial" w:cs="Arial"/>
          <w:sz w:val="20"/>
          <w:szCs w:val="20"/>
        </w:rPr>
        <w:fldChar w:fldCharType="end"/>
      </w:r>
      <w:r w:rsidR="00E47FE6" w:rsidRPr="001C5DAA">
        <w:rPr>
          <w:rFonts w:ascii="Arial" w:hAnsi="Arial" w:cs="Arial"/>
          <w:sz w:val="20"/>
          <w:szCs w:val="20"/>
        </w:rPr>
        <w:t xml:space="preserve">. </w:t>
      </w:r>
    </w:p>
    <w:p w14:paraId="642BBAF5" w14:textId="6982DC77" w:rsidR="000B6709" w:rsidRDefault="00EA36E3" w:rsidP="00AA6AB3">
      <w:pPr>
        <w:spacing w:line="480" w:lineRule="auto"/>
        <w:rPr>
          <w:rFonts w:ascii="Arial" w:hAnsi="Arial" w:cs="Arial"/>
          <w:sz w:val="20"/>
          <w:szCs w:val="20"/>
        </w:rPr>
      </w:pPr>
      <w:r w:rsidRPr="001C5DAA">
        <w:rPr>
          <w:rFonts w:ascii="Arial" w:hAnsi="Arial" w:cs="Arial"/>
          <w:sz w:val="20"/>
          <w:szCs w:val="20"/>
        </w:rPr>
        <w:t>In addition to distribution of receptors, v</w:t>
      </w:r>
      <w:r w:rsidR="000B6709" w:rsidRPr="001C5DAA">
        <w:rPr>
          <w:rFonts w:ascii="Arial" w:hAnsi="Arial" w:cs="Arial"/>
          <w:sz w:val="20"/>
          <w:szCs w:val="20"/>
        </w:rPr>
        <w:t xml:space="preserve">irulence mismatches in hosts </w:t>
      </w:r>
      <w:r w:rsidRPr="001C5DAA">
        <w:rPr>
          <w:rFonts w:ascii="Arial" w:hAnsi="Arial" w:cs="Arial"/>
          <w:sz w:val="20"/>
          <w:szCs w:val="20"/>
        </w:rPr>
        <w:t xml:space="preserve">can </w:t>
      </w:r>
      <w:r w:rsidR="000B6709" w:rsidRPr="001C5DAA">
        <w:rPr>
          <w:rFonts w:ascii="Arial" w:hAnsi="Arial" w:cs="Arial"/>
          <w:sz w:val="20"/>
          <w:szCs w:val="20"/>
        </w:rPr>
        <w:t>shape the outcomes of cross-species transmission</w:t>
      </w:r>
      <w:r w:rsidRPr="001C5DAA">
        <w:rPr>
          <w:rFonts w:ascii="Arial" w:hAnsi="Arial" w:cs="Arial"/>
          <w:sz w:val="20"/>
          <w:szCs w:val="20"/>
        </w:rPr>
        <w:t xml:space="preserve">, with </w:t>
      </w:r>
      <w:commentRangeStart w:id="42"/>
      <w:r w:rsidR="000B6709" w:rsidRPr="001C5DAA">
        <w:rPr>
          <w:rFonts w:ascii="Arial" w:hAnsi="Arial" w:cs="Arial"/>
          <w:sz w:val="20"/>
          <w:szCs w:val="20"/>
        </w:rPr>
        <w:t xml:space="preserve">increased virulence </w:t>
      </w:r>
      <w:r w:rsidRPr="001C5DAA">
        <w:rPr>
          <w:rFonts w:ascii="Arial" w:hAnsi="Arial" w:cs="Arial"/>
          <w:sz w:val="20"/>
          <w:szCs w:val="20"/>
        </w:rPr>
        <w:t xml:space="preserve">potentially acting </w:t>
      </w:r>
      <w:r w:rsidR="000B6709" w:rsidRPr="001C5DAA">
        <w:rPr>
          <w:rFonts w:ascii="Arial" w:hAnsi="Arial" w:cs="Arial"/>
          <w:sz w:val="20"/>
          <w:szCs w:val="20"/>
        </w:rPr>
        <w:t>as a limiting factor preventing onward transmission</w:t>
      </w:r>
      <w:r w:rsidR="000B6709" w:rsidRPr="001C5DAA">
        <w:rPr>
          <w:rFonts w:ascii="Arial" w:hAnsi="Arial" w:cs="Arial"/>
          <w:sz w:val="20"/>
          <w:szCs w:val="20"/>
        </w:rPr>
        <w:fldChar w:fldCharType="begin">
          <w:fldData xml:space="preserve">PEVuZE5vdGU+PENpdGU+PEF1dGhvcj5Nb2xsZW50emU8L0F1dGhvcj48WWVhcj4yMDIwPC9ZZWFy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</w:fldData>
        </w:fldChar>
      </w:r>
      <w:r w:rsidR="000B6709" w:rsidRPr="001C5DAA">
        <w:rPr>
          <w:rFonts w:ascii="Arial" w:hAnsi="Arial" w:cs="Arial"/>
          <w:sz w:val="20"/>
          <w:szCs w:val="20"/>
        </w:rPr>
        <w:instrText xml:space="preserve"> ADDIN EN.CITE </w:instrText>
      </w:r>
      <w:r w:rsidR="000B6709" w:rsidRPr="001C5DAA">
        <w:rPr>
          <w:rFonts w:ascii="Arial" w:hAnsi="Arial" w:cs="Arial"/>
          <w:sz w:val="20"/>
          <w:szCs w:val="20"/>
        </w:rPr>
        <w:fldChar w:fldCharType="begin">
          <w:fldData xml:space="preserve">PEVuZE5vdGU+PENpdGU+PEF1dGhvcj5Nb2xsZW50emU8L0F1dGhvcj48WWVhcj4yMDIwPC9ZZWFy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</w:fldData>
        </w:fldChar>
      </w:r>
      <w:r w:rsidR="000B6709" w:rsidRPr="001C5DAA">
        <w:rPr>
          <w:rFonts w:ascii="Arial" w:hAnsi="Arial" w:cs="Arial"/>
          <w:sz w:val="20"/>
          <w:szCs w:val="20"/>
        </w:rPr>
        <w:instrText xml:space="preserve"> ADDIN EN.CITE.DATA </w:instrText>
      </w:r>
      <w:r w:rsidR="000B6709" w:rsidRPr="001C5DAA">
        <w:rPr>
          <w:rFonts w:ascii="Arial" w:hAnsi="Arial" w:cs="Arial"/>
          <w:sz w:val="20"/>
          <w:szCs w:val="20"/>
        </w:rPr>
      </w:r>
      <w:r w:rsidR="000B6709" w:rsidRPr="001C5DAA">
        <w:rPr>
          <w:rFonts w:ascii="Arial" w:hAnsi="Arial" w:cs="Arial"/>
          <w:sz w:val="20"/>
          <w:szCs w:val="20"/>
        </w:rPr>
        <w:fldChar w:fldCharType="end"/>
      </w:r>
      <w:r w:rsidR="000B6709" w:rsidRPr="001C5DAA">
        <w:rPr>
          <w:rFonts w:ascii="Arial" w:hAnsi="Arial" w:cs="Arial"/>
          <w:sz w:val="20"/>
          <w:szCs w:val="20"/>
        </w:rPr>
      </w:r>
      <w:r w:rsidR="000B6709" w:rsidRPr="001C5DAA">
        <w:rPr>
          <w:rFonts w:ascii="Arial" w:hAnsi="Arial" w:cs="Arial"/>
          <w:sz w:val="20"/>
          <w:szCs w:val="20"/>
        </w:rPr>
        <w:fldChar w:fldCharType="separate"/>
      </w:r>
      <w:r w:rsidR="000B6709" w:rsidRPr="001C5DAA">
        <w:rPr>
          <w:rFonts w:ascii="Arial" w:hAnsi="Arial" w:cs="Arial"/>
          <w:sz w:val="20"/>
          <w:szCs w:val="20"/>
        </w:rPr>
        <w:t>(Mollentze et al. 2020)</w:t>
      </w:r>
      <w:r w:rsidR="000B6709" w:rsidRPr="001C5DAA">
        <w:rPr>
          <w:rFonts w:ascii="Arial" w:hAnsi="Arial" w:cs="Arial"/>
          <w:sz w:val="20"/>
          <w:szCs w:val="20"/>
        </w:rPr>
        <w:fldChar w:fldCharType="end"/>
      </w:r>
      <w:r w:rsidRPr="001C5DAA">
        <w:rPr>
          <w:rFonts w:ascii="Arial" w:hAnsi="Arial" w:cs="Arial"/>
          <w:sz w:val="20"/>
          <w:szCs w:val="20"/>
        </w:rPr>
        <w:t xml:space="preserve">. Pathogenesis therefore may be playing a role </w:t>
      </w:r>
      <w:proofErr w:type="gramStart"/>
      <w:r w:rsidRPr="001C5DAA">
        <w:rPr>
          <w:rFonts w:ascii="Arial" w:hAnsi="Arial" w:cs="Arial"/>
          <w:sz w:val="20"/>
          <w:szCs w:val="20"/>
        </w:rPr>
        <w:t>In</w:t>
      </w:r>
      <w:proofErr w:type="gramEnd"/>
      <w:r w:rsidRPr="001C5DAA">
        <w:rPr>
          <w:rFonts w:ascii="Arial" w:hAnsi="Arial" w:cs="Arial"/>
          <w:sz w:val="20"/>
          <w:szCs w:val="20"/>
        </w:rPr>
        <w:t xml:space="preserve"> the outcome of cross species transmission </w:t>
      </w:r>
      <w:proofErr w:type="spellStart"/>
      <w:r w:rsidRPr="001C5DAA">
        <w:rPr>
          <w:rFonts w:ascii="Arial" w:hAnsi="Arial" w:cs="Arial"/>
          <w:sz w:val="20"/>
          <w:szCs w:val="20"/>
        </w:rPr>
        <w:t>events.</w:t>
      </w:r>
      <w:commentRangeEnd w:id="42"/>
      <w:r w:rsidR="0066245A">
        <w:rPr>
          <w:rStyle w:val="CommentReference"/>
        </w:rPr>
        <w:commentReference w:id="42"/>
      </w:r>
      <w:ins w:id="43" w:author="Nicole LYNN Gottdenker" w:date="2023-04-08T15:33:00Z">
        <w:r w:rsidR="0066245A">
          <w:rPr>
            <w:rFonts w:ascii="Arial" w:hAnsi="Arial" w:cs="Arial"/>
            <w:sz w:val="20"/>
            <w:szCs w:val="20"/>
          </w:rPr>
          <w:t>r</w:t>
        </w:r>
      </w:ins>
      <w:proofErr w:type="spellEnd"/>
    </w:p>
    <w:p w14:paraId="62EF50BE" w14:textId="7589726A" w:rsidR="00913D22" w:rsidRDefault="007440C3" w:rsidP="00AA6AB3">
      <w:pPr>
        <w:spacing w:line="480" w:lineRule="auto"/>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737088" behindDoc="0" locked="0" layoutInCell="1" allowOverlap="1" wp14:anchorId="18913084" wp14:editId="0136D04C">
                <wp:simplePos x="0" y="0"/>
                <wp:positionH relativeFrom="column">
                  <wp:posOffset>-6350</wp:posOffset>
                </wp:positionH>
                <wp:positionV relativeFrom="paragraph">
                  <wp:posOffset>1441450</wp:posOffset>
                </wp:positionV>
                <wp:extent cx="5651500" cy="4516120"/>
                <wp:effectExtent l="19050" t="19050" r="25400" b="17780"/>
                <wp:wrapTopAndBottom/>
                <wp:docPr id="41" name="Group 41"/>
                <wp:cNvGraphicFramePr/>
                <a:graphic xmlns:a="http://schemas.openxmlformats.org/drawingml/2006/main">
                  <a:graphicData uri="http://schemas.microsoft.com/office/word/2010/wordprocessingGroup">
                    <wpg:wgp>
                      <wpg:cNvGrpSpPr/>
                      <wpg:grpSpPr>
                        <a:xfrm>
                          <a:off x="0" y="0"/>
                          <a:ext cx="5651500" cy="4516120"/>
                          <a:chOff x="0" y="0"/>
                          <a:chExt cx="5651500" cy="4516120"/>
                        </a:xfrm>
                      </wpg:grpSpPr>
                      <wpg:grpSp>
                        <wpg:cNvPr id="257" name="Group 257"/>
                        <wpg:cNvGrpSpPr/>
                        <wpg:grpSpPr>
                          <a:xfrm>
                            <a:off x="0" y="0"/>
                            <a:ext cx="5645150" cy="4055110"/>
                            <a:chOff x="0" y="0"/>
                            <a:chExt cx="5645426" cy="4055166"/>
                          </a:xfrm>
                        </wpg:grpSpPr>
                        <wpg:grpSp>
                          <wpg:cNvPr id="55" name="Group 55"/>
                          <wpg:cNvGrpSpPr/>
                          <wpg:grpSpPr>
                            <a:xfrm>
                              <a:off x="0" y="0"/>
                              <a:ext cx="5645426" cy="4055166"/>
                              <a:chOff x="0" y="0"/>
                              <a:chExt cx="5645426" cy="2226366"/>
                            </a:xfrm>
                          </wpg:grpSpPr>
                          <wps:wsp>
                            <wps:cNvPr id="50" name="Rectangle 50"/>
                            <wps:cNvSpPr/>
                            <wps:spPr>
                              <a:xfrm>
                                <a:off x="0" y="0"/>
                                <a:ext cx="5645426" cy="2226366"/>
                              </a:xfrm>
                              <a:prstGeom prst="rect">
                                <a:avLst/>
                              </a:prstGeom>
                              <a:noFill/>
                              <a:ln w="3810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844591" y="604276"/>
                                <a:ext cx="2775086" cy="1184744"/>
                              </a:xfrm>
                              <a:prstGeom prst="ellipse">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1911443" y="604284"/>
                                <a:ext cx="2762385" cy="1184744"/>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Rounded Corners 54"/>
                            <wps:cNvSpPr/>
                            <wps:spPr>
                              <a:xfrm>
                                <a:off x="469127" y="270337"/>
                                <a:ext cx="4635360" cy="1820848"/>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6" name="Text Box 2"/>
                          <wps:cNvSpPr txBox="1">
                            <a:spLocks noChangeArrowheads="1"/>
                          </wps:cNvSpPr>
                          <wps:spPr bwMode="auto">
                            <a:xfrm>
                              <a:off x="1033152" y="617517"/>
                              <a:ext cx="1908424" cy="354047"/>
                            </a:xfrm>
                            <a:prstGeom prst="rect">
                              <a:avLst/>
                            </a:prstGeom>
                            <a:solidFill>
                              <a:srgbClr val="FFFFFF"/>
                            </a:solidFill>
                            <a:ln w="38100">
                              <a:noFill/>
                              <a:miter lim="800000"/>
                              <a:headEnd/>
                              <a:tailEnd/>
                            </a:ln>
                          </wps:spPr>
                          <wps:txbx>
                            <w:txbxContent>
                              <w:p w14:paraId="5606D83D" w14:textId="20A77EFC" w:rsidR="00B73B72" w:rsidRPr="00C06652" w:rsidRDefault="00B73B72">
                                <w:pPr>
                                  <w:rPr>
                                    <w:sz w:val="24"/>
                                    <w:szCs w:val="24"/>
                                  </w:rPr>
                                </w:pPr>
                                <w:r w:rsidRPr="00C06652">
                                  <w:rPr>
                                    <w:sz w:val="24"/>
                                    <w:szCs w:val="24"/>
                                  </w:rPr>
                                  <w:t>Ecological Drivers</w:t>
                                </w:r>
                              </w:p>
                            </w:txbxContent>
                          </wps:txbx>
                          <wps:bodyPr rot="0" vert="horz" wrap="square" lIns="91440" tIns="45720" rIns="91440" bIns="45720" anchor="t" anchorCtr="0">
                            <a:noAutofit/>
                          </wps:bodyPr>
                        </wps:wsp>
                        <wps:wsp>
                          <wps:cNvPr id="57" name="Text Box 2"/>
                          <wps:cNvSpPr txBox="1">
                            <a:spLocks noChangeArrowheads="1"/>
                          </wps:cNvSpPr>
                          <wps:spPr bwMode="auto">
                            <a:xfrm>
                              <a:off x="2305163" y="1965069"/>
                              <a:ext cx="1111303" cy="467014"/>
                            </a:xfrm>
                            <a:prstGeom prst="rect">
                              <a:avLst/>
                            </a:prstGeom>
                            <a:noFill/>
                            <a:ln w="38100">
                              <a:noFill/>
                              <a:miter lim="800000"/>
                              <a:headEnd/>
                              <a:tailEnd/>
                            </a:ln>
                          </wps:spPr>
                          <wps:txbx>
                            <w:txbxContent>
                              <w:p w14:paraId="15C1DC3F" w14:textId="39203EF6" w:rsidR="00B73B72" w:rsidRPr="00C06652" w:rsidRDefault="00B73B72" w:rsidP="00B73B72">
                                <w:pPr>
                                  <w:rPr>
                                    <w:sz w:val="24"/>
                                    <w:szCs w:val="24"/>
                                    <w:lang w:val="en-GB"/>
                                  </w:rPr>
                                </w:pPr>
                                <w:del w:id="44" w:author="Nicole LYNN Gottdenker" w:date="2023-04-08T15:30:00Z">
                                  <w:r w:rsidRPr="00C06652" w:rsidDel="0066245A">
                                    <w:rPr>
                                      <w:sz w:val="24"/>
                                      <w:szCs w:val="24"/>
                                      <w:lang w:val="en-GB"/>
                                    </w:rPr>
                                    <w:delText>Patholog</w:delText>
                                  </w:r>
                                </w:del>
                                <w:ins w:id="45" w:author="Nicole LYNN Gottdenker" w:date="2023-04-08T15:30:00Z">
                                  <w:r w:rsidR="0066245A" w:rsidRPr="00C06652">
                                    <w:rPr>
                                      <w:sz w:val="24"/>
                                      <w:szCs w:val="24"/>
                                      <w:lang w:val="en-GB"/>
                                    </w:rPr>
                                    <w:t>Pathogen</w:t>
                                  </w:r>
                                  <w:r w:rsidR="0066245A">
                                    <w:rPr>
                                      <w:sz w:val="24"/>
                                      <w:szCs w:val="24"/>
                                      <w:lang w:val="en-GB"/>
                                    </w:rPr>
                                    <w:t>esis</w:t>
                                  </w:r>
                                </w:ins>
                                <w:del w:id="46" w:author="Nicole LYNN Gottdenker" w:date="2023-04-08T15:29:00Z">
                                  <w:r w:rsidRPr="00C06652" w:rsidDel="0066245A">
                                    <w:rPr>
                                      <w:sz w:val="24"/>
                                      <w:szCs w:val="24"/>
                                      <w:lang w:val="en-GB"/>
                                    </w:rPr>
                                    <w:delText>y</w:delText>
                                  </w:r>
                                </w:del>
                              </w:p>
                            </w:txbxContent>
                          </wps:txbx>
                          <wps:bodyPr rot="0" vert="horz" wrap="square" lIns="91440" tIns="45720" rIns="91440" bIns="45720" anchor="t" anchorCtr="0">
                            <a:noAutofit/>
                          </wps:bodyPr>
                        </wps:wsp>
                        <wps:wsp>
                          <wps:cNvPr id="58" name="Text Box 2"/>
                          <wps:cNvSpPr txBox="1">
                            <a:spLocks noChangeArrowheads="1"/>
                          </wps:cNvSpPr>
                          <wps:spPr bwMode="auto">
                            <a:xfrm>
                              <a:off x="1033152" y="1796722"/>
                              <a:ext cx="662381" cy="590911"/>
                            </a:xfrm>
                            <a:prstGeom prst="rect">
                              <a:avLst/>
                            </a:prstGeom>
                            <a:solidFill>
                              <a:srgbClr val="FFFFFF"/>
                            </a:solidFill>
                            <a:ln w="38100">
                              <a:noFill/>
                              <a:miter lim="800000"/>
                              <a:headEnd/>
                              <a:tailEnd/>
                            </a:ln>
                          </wps:spPr>
                          <wps:txbx>
                            <w:txbxContent>
                              <w:p w14:paraId="4428F652" w14:textId="77777777" w:rsidR="0066245A" w:rsidRDefault="00B73B72" w:rsidP="00B73B72">
                                <w:pPr>
                                  <w:rPr>
                                    <w:ins w:id="47" w:author="Nicole LYNN Gottdenker" w:date="2023-04-08T15:31:00Z"/>
                                    <w:sz w:val="24"/>
                                    <w:szCs w:val="24"/>
                                    <w:lang w:val="en-GB"/>
                                  </w:rPr>
                                </w:pPr>
                                <w:r w:rsidRPr="00C06652">
                                  <w:rPr>
                                    <w:sz w:val="24"/>
                                    <w:szCs w:val="24"/>
                                    <w:lang w:val="en-GB"/>
                                  </w:rPr>
                                  <w:t xml:space="preserve">Viral </w:t>
                                </w:r>
                              </w:p>
                              <w:p w14:paraId="38A36E37" w14:textId="6113802C" w:rsidR="00B73B72" w:rsidRPr="00C06652" w:rsidRDefault="00B73B72" w:rsidP="00B73B72">
                                <w:pPr>
                                  <w:rPr>
                                    <w:sz w:val="24"/>
                                    <w:szCs w:val="24"/>
                                    <w:lang w:val="en-GB"/>
                                  </w:rPr>
                                </w:pPr>
                                <w:r w:rsidRPr="00C06652">
                                  <w:rPr>
                                    <w:sz w:val="24"/>
                                    <w:szCs w:val="24"/>
                                    <w:lang w:val="en-GB"/>
                                  </w:rPr>
                                  <w:t>Traits</w:t>
                                </w:r>
                              </w:p>
                            </w:txbxContent>
                          </wps:txbx>
                          <wps:bodyPr rot="0" vert="horz" wrap="square" lIns="91440" tIns="45720" rIns="91440" bIns="45720" anchor="t" anchorCtr="0">
                            <a:noAutofit/>
                          </wps:bodyPr>
                        </wps:wsp>
                        <wps:wsp>
                          <wps:cNvPr id="59" name="Text Box 2"/>
                          <wps:cNvSpPr txBox="1">
                            <a:spLocks noChangeArrowheads="1"/>
                          </wps:cNvSpPr>
                          <wps:spPr bwMode="auto">
                            <a:xfrm>
                              <a:off x="3682359" y="1752271"/>
                              <a:ext cx="699355" cy="657053"/>
                            </a:xfrm>
                            <a:prstGeom prst="rect">
                              <a:avLst/>
                            </a:prstGeom>
                            <a:solidFill>
                              <a:srgbClr val="FFFFFF"/>
                            </a:solidFill>
                            <a:ln w="38100">
                              <a:noFill/>
                              <a:miter lim="800000"/>
                              <a:headEnd/>
                              <a:tailEnd/>
                            </a:ln>
                          </wps:spPr>
                          <wps:txbx>
                            <w:txbxContent>
                              <w:p w14:paraId="2E01A04A" w14:textId="77777777" w:rsidR="0066245A" w:rsidRDefault="00B73B72" w:rsidP="00B73B72">
                                <w:pPr>
                                  <w:rPr>
                                    <w:ins w:id="48" w:author="Nicole LYNN Gottdenker" w:date="2023-04-08T15:31:00Z"/>
                                    <w:sz w:val="24"/>
                                    <w:szCs w:val="24"/>
                                    <w:lang w:val="en-GB"/>
                                  </w:rPr>
                                </w:pPr>
                                <w:r w:rsidRPr="00C06652">
                                  <w:rPr>
                                    <w:sz w:val="24"/>
                                    <w:szCs w:val="24"/>
                                    <w:lang w:val="en-GB"/>
                                  </w:rPr>
                                  <w:t xml:space="preserve">Host </w:t>
                                </w:r>
                              </w:p>
                              <w:p w14:paraId="3F62932A" w14:textId="7BFCD844" w:rsidR="00B73B72" w:rsidRPr="00C06652" w:rsidRDefault="00B73B72" w:rsidP="00B73B72">
                                <w:pPr>
                                  <w:rPr>
                                    <w:sz w:val="24"/>
                                    <w:szCs w:val="24"/>
                                    <w:lang w:val="en-GB"/>
                                  </w:rPr>
                                </w:pPr>
                                <w:r w:rsidRPr="00C06652">
                                  <w:rPr>
                                    <w:sz w:val="24"/>
                                    <w:szCs w:val="24"/>
                                    <w:lang w:val="en-GB"/>
                                  </w:rPr>
                                  <w:t>Traits</w:t>
                                </w:r>
                              </w:p>
                            </w:txbxContent>
                          </wps:txbx>
                          <wps:bodyPr rot="0" vert="horz" wrap="square" lIns="91440" tIns="45720" rIns="91440" bIns="45720" anchor="t" anchorCtr="0">
                            <a:noAutofit/>
                          </wps:bodyPr>
                        </wps:wsp>
                      </wpg:grpSp>
                      <wps:wsp>
                        <wps:cNvPr id="5" name="Text Box 2"/>
                        <wps:cNvSpPr txBox="1">
                          <a:spLocks noChangeArrowheads="1"/>
                        </wps:cNvSpPr>
                        <wps:spPr bwMode="auto">
                          <a:xfrm>
                            <a:off x="6350" y="4197350"/>
                            <a:ext cx="5645150" cy="318770"/>
                          </a:xfrm>
                          <a:prstGeom prst="rect">
                            <a:avLst/>
                          </a:prstGeom>
                          <a:solidFill>
                            <a:srgbClr val="FFFFFF"/>
                          </a:solidFill>
                          <a:ln w="9525">
                            <a:solidFill>
                              <a:srgbClr val="000000"/>
                            </a:solidFill>
                            <a:miter lim="800000"/>
                            <a:headEnd/>
                            <a:tailEnd/>
                          </a:ln>
                        </wps:spPr>
                        <wps:txbx>
                          <w:txbxContent>
                            <w:p w14:paraId="5CEDF508" w14:textId="1F4A29D2" w:rsidR="008037F9" w:rsidRDefault="008037F9">
                              <w:r>
                                <w:t xml:space="preserve">Figure X: </w:t>
                              </w:r>
                              <w:r w:rsidR="00850B14">
                                <w:t xml:space="preserve">representation of the factors </w:t>
                              </w:r>
                              <w:r>
                                <w:t xml:space="preserve">involved in cross species disease </w:t>
                              </w:r>
                              <w:r w:rsidR="003B74CB">
                                <w:t>transmission.</w:t>
                              </w:r>
                            </w:p>
                          </w:txbxContent>
                        </wps:txbx>
                        <wps:bodyPr rot="0" vert="horz" wrap="square" lIns="91440" tIns="45720" rIns="91440" bIns="45720" anchor="t" anchorCtr="0">
                          <a:noAutofit/>
                        </wps:bodyPr>
                      </wps:wsp>
                    </wpg:wgp>
                  </a:graphicData>
                </a:graphic>
              </wp:anchor>
            </w:drawing>
          </mc:Choice>
          <mc:Fallback>
            <w:pict>
              <v:group w14:anchorId="18913084" id="Group 41" o:spid="_x0000_s1026" style="position:absolute;margin-left:-.5pt;margin-top:113.5pt;width:445pt;height:355.6pt;z-index:251737088" coordsize="56515,45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">
                <v:group id="Group 257" o:spid="_x0000_s1027" style="position:absolute;width:56451;height:40551" coordsize="56454,40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group id="Group 55" o:spid="_x0000_s1028" style="position:absolute;width:56454;height:40551" coordsize="56454,2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50" o:spid="_x0000_s1029" style="position:absolute;width:56454;height:222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" filled="f" strokecolor="#70ad47 [3209]" strokeweight="3pt"/>
                    <v:oval id="Oval 52" o:spid="_x0000_s1030" style="position:absolute;left:8445;top:6042;width:27751;height:11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" filled="f" strokecolor="#ed7d31 [3205]" strokeweight="3pt">
                      <v:stroke joinstyle="miter"/>
                    </v:oval>
                    <v:oval id="Oval 53" o:spid="_x0000_s1031" style="position:absolute;left:19114;top:6042;width:27624;height:11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" filled="f" strokecolor="#1f3763 [1604]" strokeweight="3pt">
                      <v:stroke joinstyle="miter"/>
                    </v:oval>
                    <v:roundrect id="Rectangle: Rounded Corners 54" o:spid="_x0000_s1032" style="position:absolute;left:4691;top:2703;width:46353;height:182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" filled="f" strokecolor="red" strokeweight="3pt">
                      <v:stroke joinstyle="miter"/>
                    </v:roundrect>
                  </v:group>
                  <v:shapetype id="_x0000_t202" coordsize="21600,21600" o:spt="202" path="m,l,21600r21600,l21600,xe">
                    <v:stroke joinstyle="miter"/>
                    <v:path gradientshapeok="t" o:connecttype="rect"/>
                  </v:shapetype>
                  <v:shape id="_x0000_s1033" type="#_x0000_t202" style="position:absolute;left:10331;top:6175;width:19084;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" stroked="f" strokeweight="3pt">
                    <v:textbox>
                      <w:txbxContent>
                        <w:p w14:paraId="5606D83D" w14:textId="20A77EFC" w:rsidR="00B73B72" w:rsidRPr="00C06652" w:rsidRDefault="00B73B72">
                          <w:pPr>
                            <w:rPr>
                              <w:sz w:val="24"/>
                              <w:szCs w:val="24"/>
                            </w:rPr>
                          </w:pPr>
                          <w:r w:rsidRPr="00C06652">
                            <w:rPr>
                              <w:sz w:val="24"/>
                              <w:szCs w:val="24"/>
                            </w:rPr>
                            <w:t>Ecological Drivers</w:t>
                          </w:r>
                        </w:p>
                      </w:txbxContent>
                    </v:textbox>
                  </v:shape>
                  <v:shape id="_x0000_s1034" type="#_x0000_t202" style="position:absolute;left:23051;top:19650;width:11113;height:4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" filled="f" stroked="f" strokeweight="3pt">
                    <v:textbox>
                      <w:txbxContent>
                        <w:p w14:paraId="15C1DC3F" w14:textId="39203EF6" w:rsidR="00B73B72" w:rsidRPr="00C06652" w:rsidRDefault="00B73B72" w:rsidP="00B73B72">
                          <w:pPr>
                            <w:rPr>
                              <w:sz w:val="24"/>
                              <w:szCs w:val="24"/>
                              <w:lang w:val="en-GB"/>
                            </w:rPr>
                          </w:pPr>
                          <w:del w:id="49" w:author="Nicole LYNN Gottdenker" w:date="2023-04-08T15:30:00Z">
                            <w:r w:rsidRPr="00C06652" w:rsidDel="0066245A">
                              <w:rPr>
                                <w:sz w:val="24"/>
                                <w:szCs w:val="24"/>
                                <w:lang w:val="en-GB"/>
                              </w:rPr>
                              <w:delText>Patholog</w:delText>
                            </w:r>
                          </w:del>
                          <w:ins w:id="50" w:author="Nicole LYNN Gottdenker" w:date="2023-04-08T15:30:00Z">
                            <w:r w:rsidR="0066245A" w:rsidRPr="00C06652">
                              <w:rPr>
                                <w:sz w:val="24"/>
                                <w:szCs w:val="24"/>
                                <w:lang w:val="en-GB"/>
                              </w:rPr>
                              <w:t>Pathogen</w:t>
                            </w:r>
                            <w:r w:rsidR="0066245A">
                              <w:rPr>
                                <w:sz w:val="24"/>
                                <w:szCs w:val="24"/>
                                <w:lang w:val="en-GB"/>
                              </w:rPr>
                              <w:t>esis</w:t>
                            </w:r>
                          </w:ins>
                          <w:del w:id="51" w:author="Nicole LYNN Gottdenker" w:date="2023-04-08T15:29:00Z">
                            <w:r w:rsidRPr="00C06652" w:rsidDel="0066245A">
                              <w:rPr>
                                <w:sz w:val="24"/>
                                <w:szCs w:val="24"/>
                                <w:lang w:val="en-GB"/>
                              </w:rPr>
                              <w:delText>y</w:delText>
                            </w:r>
                          </w:del>
                        </w:p>
                      </w:txbxContent>
                    </v:textbox>
                  </v:shape>
                  <v:shape id="_x0000_s1035" type="#_x0000_t202" style="position:absolute;left:10331;top:17967;width:6624;height:5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" stroked="f" strokeweight="3pt">
                    <v:textbox>
                      <w:txbxContent>
                        <w:p w14:paraId="4428F652" w14:textId="77777777" w:rsidR="0066245A" w:rsidRDefault="00B73B72" w:rsidP="00B73B72">
                          <w:pPr>
                            <w:rPr>
                              <w:ins w:id="52" w:author="Nicole LYNN Gottdenker" w:date="2023-04-08T15:31:00Z"/>
                              <w:sz w:val="24"/>
                              <w:szCs w:val="24"/>
                              <w:lang w:val="en-GB"/>
                            </w:rPr>
                          </w:pPr>
                          <w:r w:rsidRPr="00C06652">
                            <w:rPr>
                              <w:sz w:val="24"/>
                              <w:szCs w:val="24"/>
                              <w:lang w:val="en-GB"/>
                            </w:rPr>
                            <w:t xml:space="preserve">Viral </w:t>
                          </w:r>
                        </w:p>
                        <w:p w14:paraId="38A36E37" w14:textId="6113802C" w:rsidR="00B73B72" w:rsidRPr="00C06652" w:rsidRDefault="00B73B72" w:rsidP="00B73B72">
                          <w:pPr>
                            <w:rPr>
                              <w:sz w:val="24"/>
                              <w:szCs w:val="24"/>
                              <w:lang w:val="en-GB"/>
                            </w:rPr>
                          </w:pPr>
                          <w:r w:rsidRPr="00C06652">
                            <w:rPr>
                              <w:sz w:val="24"/>
                              <w:szCs w:val="24"/>
                              <w:lang w:val="en-GB"/>
                            </w:rPr>
                            <w:t>Traits</w:t>
                          </w:r>
                        </w:p>
                      </w:txbxContent>
                    </v:textbox>
                  </v:shape>
                  <v:shape id="_x0000_s1036" type="#_x0000_t202" style="position:absolute;left:36823;top:17522;width:6994;height:6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" stroked="f" strokeweight="3pt">
                    <v:textbox>
                      <w:txbxContent>
                        <w:p w14:paraId="2E01A04A" w14:textId="77777777" w:rsidR="0066245A" w:rsidRDefault="00B73B72" w:rsidP="00B73B72">
                          <w:pPr>
                            <w:rPr>
                              <w:ins w:id="53" w:author="Nicole LYNN Gottdenker" w:date="2023-04-08T15:31:00Z"/>
                              <w:sz w:val="24"/>
                              <w:szCs w:val="24"/>
                              <w:lang w:val="en-GB"/>
                            </w:rPr>
                          </w:pPr>
                          <w:r w:rsidRPr="00C06652">
                            <w:rPr>
                              <w:sz w:val="24"/>
                              <w:szCs w:val="24"/>
                              <w:lang w:val="en-GB"/>
                            </w:rPr>
                            <w:t xml:space="preserve">Host </w:t>
                          </w:r>
                        </w:p>
                        <w:p w14:paraId="3F62932A" w14:textId="7BFCD844" w:rsidR="00B73B72" w:rsidRPr="00C06652" w:rsidRDefault="00B73B72" w:rsidP="00B73B72">
                          <w:pPr>
                            <w:rPr>
                              <w:sz w:val="24"/>
                              <w:szCs w:val="24"/>
                              <w:lang w:val="en-GB"/>
                            </w:rPr>
                          </w:pPr>
                          <w:r w:rsidRPr="00C06652">
                            <w:rPr>
                              <w:sz w:val="24"/>
                              <w:szCs w:val="24"/>
                              <w:lang w:val="en-GB"/>
                            </w:rPr>
                            <w:t>Traits</w:t>
                          </w:r>
                        </w:p>
                      </w:txbxContent>
                    </v:textbox>
                  </v:shape>
                </v:group>
                <v:shape id="_x0000_s1037" type="#_x0000_t202" style="position:absolute;left:63;top:41973;width:56452;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5CEDF508" w14:textId="1F4A29D2" w:rsidR="008037F9" w:rsidRDefault="008037F9">
                        <w:r>
                          <w:t xml:space="preserve">Figure X: </w:t>
                        </w:r>
                        <w:r w:rsidR="00850B14">
                          <w:t xml:space="preserve">representation of the factors </w:t>
                        </w:r>
                        <w:r>
                          <w:t xml:space="preserve">involved in cross species disease </w:t>
                        </w:r>
                        <w:r w:rsidR="003B74CB">
                          <w:t>transmission.</w:t>
                        </w:r>
                      </w:p>
                    </w:txbxContent>
                  </v:textbox>
                </v:shape>
                <w10:wrap type="topAndBottom"/>
              </v:group>
            </w:pict>
          </mc:Fallback>
        </mc:AlternateContent>
      </w:r>
      <w:r w:rsidR="00C67E1D">
        <w:rPr>
          <w:rFonts w:ascii="Arial" w:hAnsi="Arial" w:cs="Arial"/>
          <w:sz w:val="20"/>
          <w:szCs w:val="20"/>
        </w:rPr>
        <w:t>M</w:t>
      </w:r>
      <w:r w:rsidR="00913D22" w:rsidRPr="00AA6AB3">
        <w:rPr>
          <w:rFonts w:ascii="Arial" w:hAnsi="Arial" w:cs="Arial"/>
          <w:sz w:val="20"/>
          <w:szCs w:val="20"/>
        </w:rPr>
        <w:t>ajor factors</w:t>
      </w:r>
      <w:r w:rsidR="004F7A57" w:rsidRPr="00AA6AB3">
        <w:rPr>
          <w:rFonts w:ascii="Arial" w:hAnsi="Arial" w:cs="Arial"/>
          <w:sz w:val="20"/>
          <w:szCs w:val="20"/>
        </w:rPr>
        <w:t xml:space="preserve"> influencing</w:t>
      </w:r>
      <w:r w:rsidR="00386B41" w:rsidRPr="00AA6AB3">
        <w:rPr>
          <w:rFonts w:ascii="Arial" w:hAnsi="Arial" w:cs="Arial"/>
          <w:sz w:val="20"/>
          <w:szCs w:val="20"/>
        </w:rPr>
        <w:t xml:space="preserve"> </w:t>
      </w:r>
      <w:r w:rsidR="002A07D2" w:rsidRPr="00AA6AB3">
        <w:rPr>
          <w:rFonts w:ascii="Arial" w:hAnsi="Arial" w:cs="Arial"/>
          <w:sz w:val="20"/>
          <w:szCs w:val="20"/>
        </w:rPr>
        <w:t xml:space="preserve">pathogenesis </w:t>
      </w:r>
      <w:r w:rsidR="002A07D2">
        <w:rPr>
          <w:rFonts w:ascii="Arial" w:hAnsi="Arial" w:cs="Arial"/>
          <w:sz w:val="20"/>
          <w:szCs w:val="20"/>
        </w:rPr>
        <w:t>include</w:t>
      </w:r>
      <w:r w:rsidR="00C11DC6">
        <w:rPr>
          <w:rFonts w:ascii="Arial" w:hAnsi="Arial" w:cs="Arial"/>
          <w:sz w:val="20"/>
          <w:szCs w:val="20"/>
        </w:rPr>
        <w:t xml:space="preserve"> </w:t>
      </w:r>
      <w:r w:rsidR="002A07D2">
        <w:rPr>
          <w:rFonts w:ascii="Arial" w:hAnsi="Arial" w:cs="Arial"/>
          <w:sz w:val="20"/>
          <w:szCs w:val="20"/>
        </w:rPr>
        <w:t>the</w:t>
      </w:r>
      <w:r w:rsidR="002A07D2" w:rsidRPr="00AA6AB3">
        <w:rPr>
          <w:rFonts w:ascii="Arial" w:hAnsi="Arial" w:cs="Arial"/>
          <w:sz w:val="20"/>
          <w:szCs w:val="20"/>
        </w:rPr>
        <w:t xml:space="preserve"> cellular</w:t>
      </w:r>
      <w:r w:rsidR="00913D22" w:rsidRPr="00AA6AB3">
        <w:rPr>
          <w:rFonts w:ascii="Arial" w:hAnsi="Arial" w:cs="Arial"/>
          <w:sz w:val="20"/>
          <w:szCs w:val="20"/>
        </w:rPr>
        <w:t xml:space="preserve"> receptor used by the virus </w:t>
      </w:r>
      <w:r w:rsidR="00386B41" w:rsidRPr="00AA6AB3">
        <w:rPr>
          <w:rFonts w:ascii="Arial" w:hAnsi="Arial" w:cs="Arial"/>
          <w:sz w:val="20"/>
          <w:szCs w:val="20"/>
        </w:rPr>
        <w:t xml:space="preserve">for </w:t>
      </w:r>
      <w:r w:rsidR="00386B41" w:rsidRPr="0066245A">
        <w:rPr>
          <w:rFonts w:ascii="Arial" w:hAnsi="Arial" w:cs="Arial"/>
          <w:i/>
          <w:iCs/>
          <w:sz w:val="20"/>
          <w:szCs w:val="20"/>
          <w:rPrChange w:id="54" w:author="Nicole LYNN Gottdenker" w:date="2023-04-08T15:29:00Z">
            <w:rPr>
              <w:rFonts w:ascii="Arial" w:hAnsi="Arial" w:cs="Arial"/>
              <w:sz w:val="20"/>
              <w:szCs w:val="20"/>
            </w:rPr>
          </w:rPrChange>
        </w:rPr>
        <w:t>attachment</w:t>
      </w:r>
      <w:r w:rsidR="00386B41" w:rsidRPr="00AA6AB3">
        <w:rPr>
          <w:rFonts w:ascii="Arial" w:hAnsi="Arial" w:cs="Arial"/>
          <w:sz w:val="20"/>
          <w:szCs w:val="20"/>
        </w:rPr>
        <w:t xml:space="preserve"> to host cells </w:t>
      </w:r>
      <w:r w:rsidR="00913D22" w:rsidRPr="00AA6AB3">
        <w:rPr>
          <w:rFonts w:ascii="Arial" w:hAnsi="Arial" w:cs="Arial"/>
          <w:sz w:val="20"/>
          <w:szCs w:val="20"/>
        </w:rPr>
        <w:t>and the distribution of those receptors</w:t>
      </w:r>
      <w:r w:rsidR="00D0031B" w:rsidRPr="00AA6AB3">
        <w:rPr>
          <w:rFonts w:ascii="Arial" w:hAnsi="Arial" w:cs="Arial"/>
          <w:sz w:val="20"/>
          <w:szCs w:val="20"/>
        </w:rPr>
        <w:t xml:space="preserve"> within different tissues and/or </w:t>
      </w:r>
      <w:r w:rsidR="002D2C53" w:rsidRPr="00AA6AB3">
        <w:rPr>
          <w:rFonts w:ascii="Arial" w:hAnsi="Arial" w:cs="Arial"/>
          <w:sz w:val="20"/>
          <w:szCs w:val="20"/>
        </w:rPr>
        <w:t>organs</w:t>
      </w:r>
      <w:r w:rsidR="00C51D45">
        <w:rPr>
          <w:rFonts w:ascii="Arial" w:hAnsi="Arial" w:cs="Arial"/>
          <w:sz w:val="20"/>
          <w:szCs w:val="20"/>
        </w:rPr>
        <w:fldChar w:fldCharType="begin"/>
      </w:r>
      <w:r w:rsidR="00C51D45">
        <w:rPr>
          <w:rFonts w:ascii="Arial" w:hAnsi="Arial" w:cs="Arial"/>
          <w:sz w:val="20"/>
          <w:szCs w:val="20"/>
        </w:rPr>
        <w:instrText xml:space="preserve"> ADDIN EN.CITE &lt;EndNote&gt;&lt;Cite&gt;&lt;Author&gt;Norkin&lt;/Author&gt;&lt;Year&gt;2010&lt;/Year&gt;&lt;RecNum&gt;7792&lt;/RecNum&gt;&lt;DisplayText&gt;(Norkin 2010)&lt;/DisplayText&gt;&lt;record&gt;&lt;rec-number&gt;7792&lt;/rec-number&gt;&lt;foreign-keys&gt;&lt;key app="EN" db-id="pv99xppxsftrpnevsxkp0tvm950xsdp9wz2x" timestamp="1678399368"&gt;7792&lt;/key&gt;&lt;/foreign-keys&gt;&lt;ref-type name="Book"&gt;6&lt;/ref-type&gt;&lt;contributors&gt;&lt;authors&gt;&lt;author&gt;Norkin, Leonard C&lt;/author&gt;&lt;/authors&gt;&lt;/contributors&gt;&lt;titles&gt;&lt;title&gt;Virology: molecular biology and pathogenesis&lt;/title&gt;&lt;/titles&gt;&lt;dates&gt;&lt;year&gt;2010&lt;/year&gt;&lt;/dates&gt;&lt;publisher&gt;ASM press&lt;/publisher&gt;&lt;isbn&gt;1555814530&lt;/isbn&gt;&lt;urls&gt;&lt;/urls&gt;&lt;/record&gt;&lt;/Cite&gt;&lt;/EndNote&gt;</w:instrText>
      </w:r>
      <w:r w:rsidR="00C51D45">
        <w:rPr>
          <w:rFonts w:ascii="Arial" w:hAnsi="Arial" w:cs="Arial"/>
          <w:sz w:val="20"/>
          <w:szCs w:val="20"/>
        </w:rPr>
        <w:fldChar w:fldCharType="separate"/>
      </w:r>
      <w:r w:rsidR="00C51D45">
        <w:rPr>
          <w:rFonts w:ascii="Arial" w:hAnsi="Arial" w:cs="Arial"/>
          <w:noProof/>
          <w:sz w:val="20"/>
          <w:szCs w:val="20"/>
        </w:rPr>
        <w:t>(Norkin 2010)</w:t>
      </w:r>
      <w:r w:rsidR="00C51D45">
        <w:rPr>
          <w:rFonts w:ascii="Arial" w:hAnsi="Arial" w:cs="Arial"/>
          <w:sz w:val="20"/>
          <w:szCs w:val="20"/>
        </w:rPr>
        <w:fldChar w:fldCharType="end"/>
      </w:r>
      <w:r w:rsidR="002D2C53" w:rsidRPr="00AA6AB3">
        <w:rPr>
          <w:rFonts w:ascii="Arial" w:hAnsi="Arial" w:cs="Arial"/>
          <w:sz w:val="20"/>
          <w:szCs w:val="20"/>
        </w:rPr>
        <w:t xml:space="preserve">. </w:t>
      </w:r>
      <w:r w:rsidR="00786BF4">
        <w:rPr>
          <w:rFonts w:ascii="Arial" w:hAnsi="Arial" w:cs="Arial"/>
          <w:sz w:val="20"/>
          <w:szCs w:val="20"/>
        </w:rPr>
        <w:t xml:space="preserve"> </w:t>
      </w:r>
      <w:r w:rsidR="002D2C53" w:rsidRPr="00AA6AB3">
        <w:rPr>
          <w:rFonts w:ascii="Arial" w:hAnsi="Arial" w:cs="Arial"/>
          <w:sz w:val="20"/>
          <w:szCs w:val="20"/>
        </w:rPr>
        <w:t>The</w:t>
      </w:r>
      <w:r w:rsidR="00A774A6" w:rsidRPr="00AA6AB3">
        <w:rPr>
          <w:rFonts w:ascii="Arial" w:hAnsi="Arial" w:cs="Arial"/>
          <w:sz w:val="20"/>
          <w:szCs w:val="20"/>
        </w:rPr>
        <w:t xml:space="preserve"> cellular</w:t>
      </w:r>
      <w:r w:rsidR="00D0031B" w:rsidRPr="00AA6AB3">
        <w:rPr>
          <w:rFonts w:ascii="Arial" w:hAnsi="Arial" w:cs="Arial"/>
          <w:sz w:val="20"/>
          <w:szCs w:val="20"/>
        </w:rPr>
        <w:t>-</w:t>
      </w:r>
      <w:r w:rsidR="00A774A6" w:rsidRPr="00AA6AB3">
        <w:rPr>
          <w:rFonts w:ascii="Arial" w:hAnsi="Arial" w:cs="Arial"/>
          <w:sz w:val="20"/>
          <w:szCs w:val="20"/>
        </w:rPr>
        <w:t xml:space="preserve">level </w:t>
      </w:r>
      <w:r w:rsidR="008806C2" w:rsidRPr="00AA6AB3">
        <w:rPr>
          <w:rFonts w:ascii="Arial" w:hAnsi="Arial" w:cs="Arial"/>
          <w:sz w:val="20"/>
          <w:szCs w:val="20"/>
        </w:rPr>
        <w:t xml:space="preserve">mechanisms of pathogenesis </w:t>
      </w:r>
      <w:r w:rsidR="002D2C53" w:rsidRPr="00AA6AB3">
        <w:rPr>
          <w:rFonts w:ascii="Arial" w:hAnsi="Arial" w:cs="Arial"/>
          <w:sz w:val="20"/>
          <w:szCs w:val="20"/>
        </w:rPr>
        <w:t>are known</w:t>
      </w:r>
      <w:r w:rsidR="00D15FE3" w:rsidRPr="00AA6AB3">
        <w:rPr>
          <w:rFonts w:ascii="Arial" w:hAnsi="Arial" w:cs="Arial"/>
          <w:sz w:val="20"/>
          <w:szCs w:val="20"/>
        </w:rPr>
        <w:t xml:space="preserve"> in well-studied</w:t>
      </w:r>
      <w:r w:rsidR="00A774A6" w:rsidRPr="00AA6AB3">
        <w:rPr>
          <w:rFonts w:ascii="Arial" w:hAnsi="Arial" w:cs="Arial"/>
          <w:sz w:val="20"/>
          <w:szCs w:val="20"/>
        </w:rPr>
        <w:t xml:space="preserve"> viral systems such as influenza</w:t>
      </w:r>
      <w:r w:rsidR="00C51D45">
        <w:rPr>
          <w:rFonts w:ascii="Arial" w:hAnsi="Arial" w:cs="Arial"/>
          <w:sz w:val="20"/>
          <w:szCs w:val="20"/>
        </w:rPr>
        <w:t xml:space="preserve"> </w:t>
      </w:r>
      <w:r w:rsidR="00C51D45">
        <w:rPr>
          <w:rFonts w:ascii="Arial" w:hAnsi="Arial" w:cs="Arial"/>
          <w:sz w:val="20"/>
          <w:szCs w:val="20"/>
        </w:rPr>
        <w:fldChar w:fldCharType="begin">
          <w:fldData xml:space="preserve">PEVuZE5vdGU+PENpdGU+PEF1dGhvcj5aYW1ib248L0F1dGhvcj48WWVhcj4yMDAxPC9ZZWFyPjxS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==
</w:fldData>
        </w:fldChar>
      </w:r>
      <w:r w:rsidR="00C51D45">
        <w:rPr>
          <w:rFonts w:ascii="Arial" w:hAnsi="Arial" w:cs="Arial"/>
          <w:sz w:val="20"/>
          <w:szCs w:val="20"/>
        </w:rPr>
        <w:instrText xml:space="preserve"> ADDIN EN.CITE </w:instrText>
      </w:r>
      <w:r w:rsidR="00C51D45">
        <w:rPr>
          <w:rFonts w:ascii="Arial" w:hAnsi="Arial" w:cs="Arial"/>
          <w:sz w:val="20"/>
          <w:szCs w:val="20"/>
        </w:rPr>
        <w:fldChar w:fldCharType="begin">
          <w:fldData xml:space="preserve">PEVuZE5vdGU+PENpdGU+PEF1dGhvcj5aYW1ib248L0F1dGhvcj48WWVhcj4yMDAxPC9ZZWFyPjxS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==
</w:fldData>
        </w:fldChar>
      </w:r>
      <w:r w:rsidR="00C51D45">
        <w:rPr>
          <w:rFonts w:ascii="Arial" w:hAnsi="Arial" w:cs="Arial"/>
          <w:sz w:val="20"/>
          <w:szCs w:val="20"/>
        </w:rPr>
        <w:instrText xml:space="preserve"> ADDIN EN.CITE.DATA </w:instrText>
      </w:r>
      <w:r w:rsidR="00C51D45">
        <w:rPr>
          <w:rFonts w:ascii="Arial" w:hAnsi="Arial" w:cs="Arial"/>
          <w:sz w:val="20"/>
          <w:szCs w:val="20"/>
        </w:rPr>
      </w:r>
      <w:r w:rsidR="00C51D45">
        <w:rPr>
          <w:rFonts w:ascii="Arial" w:hAnsi="Arial" w:cs="Arial"/>
          <w:sz w:val="20"/>
          <w:szCs w:val="20"/>
        </w:rPr>
        <w:fldChar w:fldCharType="end"/>
      </w:r>
      <w:r w:rsidR="00C51D45">
        <w:rPr>
          <w:rFonts w:ascii="Arial" w:hAnsi="Arial" w:cs="Arial"/>
          <w:sz w:val="20"/>
          <w:szCs w:val="20"/>
        </w:rPr>
      </w:r>
      <w:r w:rsidR="00C51D45">
        <w:rPr>
          <w:rFonts w:ascii="Arial" w:hAnsi="Arial" w:cs="Arial"/>
          <w:sz w:val="20"/>
          <w:szCs w:val="20"/>
        </w:rPr>
        <w:fldChar w:fldCharType="separate"/>
      </w:r>
      <w:r w:rsidR="00C51D45">
        <w:rPr>
          <w:rFonts w:ascii="Arial" w:hAnsi="Arial" w:cs="Arial"/>
          <w:noProof/>
          <w:sz w:val="20"/>
          <w:szCs w:val="20"/>
        </w:rPr>
        <w:t>(Bender and Small Jr 1992, Zambon 1999, 2001, Fukuyama and Kawaoka 2011)</w:t>
      </w:r>
      <w:r w:rsidR="00C51D45">
        <w:rPr>
          <w:rFonts w:ascii="Arial" w:hAnsi="Arial" w:cs="Arial"/>
          <w:sz w:val="20"/>
          <w:szCs w:val="20"/>
        </w:rPr>
        <w:fldChar w:fldCharType="end"/>
      </w:r>
      <w:r w:rsidR="00C51D45">
        <w:rPr>
          <w:rFonts w:ascii="Arial" w:hAnsi="Arial" w:cs="Arial"/>
          <w:sz w:val="20"/>
          <w:szCs w:val="20"/>
        </w:rPr>
        <w:t>. H</w:t>
      </w:r>
      <w:r w:rsidR="00913D22" w:rsidRPr="00AA6AB3">
        <w:rPr>
          <w:rFonts w:ascii="Arial" w:hAnsi="Arial" w:cs="Arial"/>
          <w:sz w:val="20"/>
          <w:szCs w:val="20"/>
        </w:rPr>
        <w:t>owever</w:t>
      </w:r>
      <w:r w:rsidR="008806C2" w:rsidRPr="00AA6AB3">
        <w:rPr>
          <w:rFonts w:ascii="Arial" w:hAnsi="Arial" w:cs="Arial"/>
          <w:sz w:val="20"/>
          <w:szCs w:val="20"/>
        </w:rPr>
        <w:t xml:space="preserve">, </w:t>
      </w:r>
      <w:r w:rsidR="00913D22" w:rsidRPr="00AA6AB3">
        <w:rPr>
          <w:rFonts w:ascii="Arial" w:hAnsi="Arial" w:cs="Arial"/>
          <w:sz w:val="20"/>
          <w:szCs w:val="20"/>
        </w:rPr>
        <w:t xml:space="preserve">much of that </w:t>
      </w:r>
      <w:r w:rsidR="00B2318F" w:rsidRPr="00AA6AB3">
        <w:rPr>
          <w:rFonts w:ascii="Arial" w:hAnsi="Arial" w:cs="Arial"/>
          <w:sz w:val="20"/>
          <w:szCs w:val="20"/>
        </w:rPr>
        <w:lastRenderedPageBreak/>
        <w:t>detailed knowledge</w:t>
      </w:r>
      <w:r w:rsidR="00913D22" w:rsidRPr="00AA6AB3">
        <w:rPr>
          <w:rFonts w:ascii="Arial" w:hAnsi="Arial" w:cs="Arial"/>
          <w:sz w:val="20"/>
          <w:szCs w:val="20"/>
        </w:rPr>
        <w:t xml:space="preserve"> is likely to be absent in many cases</w:t>
      </w:r>
      <w:r w:rsidR="00B2318F" w:rsidRPr="00AA6AB3">
        <w:rPr>
          <w:rFonts w:ascii="Arial" w:hAnsi="Arial" w:cs="Arial"/>
          <w:sz w:val="20"/>
          <w:szCs w:val="20"/>
        </w:rPr>
        <w:t xml:space="preserve">, </w:t>
      </w:r>
      <w:r w:rsidR="002D2C53" w:rsidRPr="00AA6AB3">
        <w:rPr>
          <w:rFonts w:ascii="Arial" w:hAnsi="Arial" w:cs="Arial"/>
          <w:sz w:val="20"/>
          <w:szCs w:val="20"/>
        </w:rPr>
        <w:t>therefore cell</w:t>
      </w:r>
      <w:r w:rsidR="00913D22" w:rsidRPr="00AA6AB3">
        <w:rPr>
          <w:rFonts w:ascii="Arial" w:hAnsi="Arial" w:cs="Arial"/>
          <w:sz w:val="20"/>
          <w:szCs w:val="20"/>
        </w:rPr>
        <w:t xml:space="preserve"> tropism and organ systems affected </w:t>
      </w:r>
      <w:ins w:id="55" w:author="Nicole LYNN Gottdenker" w:date="2023-04-08T15:32:00Z">
        <w:r w:rsidR="0066245A">
          <w:rPr>
            <w:rFonts w:ascii="Arial" w:hAnsi="Arial" w:cs="Arial"/>
            <w:sz w:val="20"/>
            <w:szCs w:val="20"/>
          </w:rPr>
          <w:t xml:space="preserve">(in the donor and recipient host?) </w:t>
        </w:r>
      </w:ins>
      <w:r w:rsidR="00913D22" w:rsidRPr="00AA6AB3">
        <w:rPr>
          <w:rFonts w:ascii="Arial" w:hAnsi="Arial" w:cs="Arial"/>
          <w:sz w:val="20"/>
          <w:szCs w:val="20"/>
        </w:rPr>
        <w:t>can serve as a proxy</w:t>
      </w:r>
      <w:r w:rsidR="00444FB6" w:rsidRPr="00AA6AB3">
        <w:rPr>
          <w:rFonts w:ascii="Arial" w:hAnsi="Arial" w:cs="Arial"/>
          <w:sz w:val="20"/>
          <w:szCs w:val="20"/>
        </w:rPr>
        <w:t xml:space="preserve"> to study how infectious disease </w:t>
      </w:r>
      <w:r w:rsidR="002D2C53" w:rsidRPr="00AA6AB3">
        <w:rPr>
          <w:rFonts w:ascii="Arial" w:hAnsi="Arial" w:cs="Arial"/>
          <w:sz w:val="20"/>
          <w:szCs w:val="20"/>
        </w:rPr>
        <w:t>pathogenesis</w:t>
      </w:r>
      <w:r w:rsidR="00444FB6" w:rsidRPr="00AA6AB3">
        <w:rPr>
          <w:rFonts w:ascii="Arial" w:hAnsi="Arial" w:cs="Arial"/>
          <w:sz w:val="20"/>
          <w:szCs w:val="20"/>
        </w:rPr>
        <w:t xml:space="preserve"> is related to cross species </w:t>
      </w:r>
      <w:r w:rsidR="002D2C53" w:rsidRPr="00AA6AB3">
        <w:rPr>
          <w:rFonts w:ascii="Arial" w:hAnsi="Arial" w:cs="Arial"/>
          <w:sz w:val="20"/>
          <w:szCs w:val="20"/>
        </w:rPr>
        <w:t>transmission. Additionally</w:t>
      </w:r>
      <w:r w:rsidR="00913D22" w:rsidRPr="00AA6AB3">
        <w:rPr>
          <w:rFonts w:ascii="Arial" w:hAnsi="Arial" w:cs="Arial"/>
          <w:sz w:val="20"/>
          <w:szCs w:val="20"/>
        </w:rPr>
        <w:t>, the method of within</w:t>
      </w:r>
      <w:r w:rsidR="00C11DC6">
        <w:rPr>
          <w:rFonts w:ascii="Arial" w:hAnsi="Arial" w:cs="Arial"/>
          <w:sz w:val="20"/>
          <w:szCs w:val="20"/>
        </w:rPr>
        <w:t>-</w:t>
      </w:r>
      <w:r w:rsidR="00913D22" w:rsidRPr="00AA6AB3">
        <w:rPr>
          <w:rFonts w:ascii="Arial" w:hAnsi="Arial" w:cs="Arial"/>
          <w:sz w:val="20"/>
          <w:szCs w:val="20"/>
        </w:rPr>
        <w:t>host spread of the pathogen may play an important role</w:t>
      </w:r>
      <w:r w:rsidR="00C11DC6">
        <w:rPr>
          <w:rFonts w:ascii="Arial" w:hAnsi="Arial" w:cs="Arial"/>
          <w:sz w:val="20"/>
          <w:szCs w:val="20"/>
        </w:rPr>
        <w:t xml:space="preserve"> in </w:t>
      </w:r>
      <w:commentRangeStart w:id="56"/>
      <w:commentRangeStart w:id="57"/>
      <w:r w:rsidR="00C11DC6">
        <w:rPr>
          <w:rFonts w:ascii="Arial" w:hAnsi="Arial" w:cs="Arial"/>
          <w:sz w:val="20"/>
          <w:szCs w:val="20"/>
        </w:rPr>
        <w:t xml:space="preserve">determining whether disease spread can occur in the ‘recipient’ </w:t>
      </w:r>
      <w:commentRangeEnd w:id="56"/>
      <w:r w:rsidR="00C11DC6">
        <w:rPr>
          <w:rStyle w:val="CommentReference"/>
        </w:rPr>
        <w:commentReference w:id="56"/>
      </w:r>
      <w:commentRangeEnd w:id="57"/>
      <w:r w:rsidR="00CD44B5">
        <w:rPr>
          <w:rStyle w:val="CommentReference"/>
        </w:rPr>
        <w:commentReference w:id="57"/>
      </w:r>
      <w:r w:rsidR="00C11DC6">
        <w:rPr>
          <w:rFonts w:ascii="Arial" w:hAnsi="Arial" w:cs="Arial"/>
          <w:sz w:val="20"/>
          <w:szCs w:val="20"/>
        </w:rPr>
        <w:t xml:space="preserve">host </w:t>
      </w:r>
      <w:r w:rsidR="002A07D2">
        <w:rPr>
          <w:rFonts w:ascii="Arial" w:hAnsi="Arial" w:cs="Arial"/>
          <w:sz w:val="20"/>
          <w:szCs w:val="20"/>
        </w:rPr>
        <w:t>species</w:t>
      </w:r>
      <w:r w:rsidR="00321D97">
        <w:rPr>
          <w:rFonts w:ascii="Arial" w:hAnsi="Arial" w:cs="Arial"/>
          <w:sz w:val="20"/>
          <w:szCs w:val="20"/>
        </w:rPr>
        <w:t>.</w:t>
      </w:r>
    </w:p>
    <w:p w14:paraId="77F03921" w14:textId="695C87D4" w:rsidR="005B5ECF" w:rsidRDefault="005B5ECF" w:rsidP="005B5ECF">
      <w:pPr>
        <w:pStyle w:val="NormalWeb"/>
        <w:spacing w:before="180" w:beforeAutospacing="0" w:after="180" w:afterAutospacing="0" w:line="480" w:lineRule="auto"/>
        <w:rPr>
          <w:rFonts w:ascii="Arial" w:hAnsi="Arial" w:cs="Arial"/>
          <w:sz w:val="20"/>
          <w:szCs w:val="20"/>
        </w:rPr>
      </w:pPr>
      <w:r>
        <w:rPr>
          <w:rFonts w:ascii="Arial" w:hAnsi="Arial" w:cs="Arial"/>
          <w:sz w:val="20"/>
          <w:szCs w:val="20"/>
        </w:rPr>
        <w:t xml:space="preserve">The important steps in a viral lifecycle </w:t>
      </w:r>
      <w:r w:rsidR="007440C3">
        <w:rPr>
          <w:rFonts w:ascii="Arial" w:hAnsi="Arial" w:cs="Arial"/>
          <w:sz w:val="20"/>
          <w:szCs w:val="20"/>
        </w:rPr>
        <w:t>with</w:t>
      </w:r>
      <w:r>
        <w:rPr>
          <w:rFonts w:ascii="Arial" w:hAnsi="Arial" w:cs="Arial"/>
          <w:sz w:val="20"/>
          <w:szCs w:val="20"/>
        </w:rPr>
        <w:t xml:space="preserve">in a </w:t>
      </w:r>
      <w:commentRangeStart w:id="58"/>
      <w:r>
        <w:rPr>
          <w:rFonts w:ascii="Arial" w:hAnsi="Arial" w:cs="Arial"/>
          <w:sz w:val="20"/>
          <w:szCs w:val="20"/>
        </w:rPr>
        <w:t>host</w:t>
      </w:r>
      <w:commentRangeEnd w:id="58"/>
      <w:r w:rsidR="0066245A">
        <w:rPr>
          <w:rStyle w:val="CommentReference"/>
          <w:rFonts w:asciiTheme="minorHAnsi" w:eastAsiaTheme="minorHAnsi" w:hAnsiTheme="minorHAnsi" w:cstheme="minorBidi"/>
        </w:rPr>
        <w:commentReference w:id="58"/>
      </w:r>
      <w:r>
        <w:rPr>
          <w:rFonts w:ascii="Arial" w:hAnsi="Arial" w:cs="Arial"/>
          <w:sz w:val="20"/>
          <w:szCs w:val="20"/>
        </w:rPr>
        <w:t xml:space="preserve"> </w:t>
      </w:r>
      <w:proofErr w:type="gramStart"/>
      <w:r>
        <w:rPr>
          <w:rFonts w:ascii="Arial" w:hAnsi="Arial" w:cs="Arial"/>
          <w:sz w:val="20"/>
          <w:szCs w:val="20"/>
        </w:rPr>
        <w:t>are</w:t>
      </w:r>
      <w:ins w:id="59" w:author="Nicole LYNN Gottdenker" w:date="2023-04-08T15:32:00Z">
        <w:r w:rsidR="0066245A">
          <w:rPr>
            <w:rFonts w:ascii="Arial" w:hAnsi="Arial" w:cs="Arial"/>
            <w:sz w:val="20"/>
            <w:szCs w:val="20"/>
          </w:rPr>
          <w:t xml:space="preserve"> </w:t>
        </w:r>
      </w:ins>
      <w:r>
        <w:rPr>
          <w:rFonts w:ascii="Arial" w:hAnsi="Arial" w:cs="Arial"/>
          <w:sz w:val="20"/>
          <w:szCs w:val="20"/>
        </w:rPr>
        <w:t>:</w:t>
      </w:r>
      <w:proofErr w:type="gramEnd"/>
    </w:p>
    <w:p w14:paraId="55CC9F9F" w14:textId="3CF26149" w:rsidR="005B5ECF" w:rsidRDefault="005B5ECF" w:rsidP="00A43FAB">
      <w:pPr>
        <w:pStyle w:val="NormalWeb"/>
        <w:numPr>
          <w:ilvl w:val="0"/>
          <w:numId w:val="4"/>
        </w:numPr>
        <w:spacing w:before="180" w:beforeAutospacing="0" w:after="180" w:afterAutospacing="0"/>
        <w:rPr>
          <w:rFonts w:ascii="Arial" w:hAnsi="Arial" w:cs="Arial"/>
          <w:sz w:val="20"/>
          <w:szCs w:val="20"/>
        </w:rPr>
      </w:pPr>
      <w:r>
        <w:rPr>
          <w:rFonts w:ascii="Arial" w:hAnsi="Arial" w:cs="Arial"/>
          <w:sz w:val="20"/>
          <w:szCs w:val="20"/>
        </w:rPr>
        <w:t>Primary transmis</w:t>
      </w:r>
      <w:r w:rsidR="00A43FAB">
        <w:rPr>
          <w:rFonts w:ascii="Arial" w:hAnsi="Arial" w:cs="Arial"/>
          <w:sz w:val="20"/>
          <w:szCs w:val="20"/>
        </w:rPr>
        <w:t>si</w:t>
      </w:r>
      <w:r>
        <w:rPr>
          <w:rFonts w:ascii="Arial" w:hAnsi="Arial" w:cs="Arial"/>
          <w:sz w:val="20"/>
          <w:szCs w:val="20"/>
        </w:rPr>
        <w:t>on</w:t>
      </w:r>
    </w:p>
    <w:p w14:paraId="7BBFF821" w14:textId="4D051961" w:rsidR="005B5ECF" w:rsidRPr="00E6171C" w:rsidRDefault="005B5ECF" w:rsidP="00A43FAB">
      <w:pPr>
        <w:pStyle w:val="NormalWeb"/>
        <w:numPr>
          <w:ilvl w:val="0"/>
          <w:numId w:val="4"/>
        </w:numPr>
        <w:spacing w:before="180" w:beforeAutospacing="0" w:after="180" w:afterAutospacing="0"/>
        <w:rPr>
          <w:rFonts w:ascii="Arial" w:hAnsi="Arial" w:cs="Arial"/>
          <w:b/>
          <w:bCs/>
          <w:sz w:val="20"/>
          <w:szCs w:val="20"/>
        </w:rPr>
      </w:pPr>
      <w:r w:rsidRPr="00E6171C">
        <w:rPr>
          <w:rFonts w:ascii="Arial" w:hAnsi="Arial" w:cs="Arial"/>
          <w:b/>
          <w:bCs/>
          <w:sz w:val="20"/>
          <w:szCs w:val="20"/>
        </w:rPr>
        <w:t>Entry</w:t>
      </w:r>
      <w:r w:rsidR="00A43FAB" w:rsidRPr="00E6171C">
        <w:rPr>
          <w:rFonts w:ascii="Arial" w:hAnsi="Arial" w:cs="Arial"/>
          <w:b/>
          <w:bCs/>
          <w:sz w:val="20"/>
          <w:szCs w:val="20"/>
        </w:rPr>
        <w:t xml:space="preserve"> and l</w:t>
      </w:r>
      <w:r w:rsidRPr="00E6171C">
        <w:rPr>
          <w:rFonts w:ascii="Arial" w:hAnsi="Arial" w:cs="Arial"/>
          <w:b/>
          <w:bCs/>
          <w:sz w:val="20"/>
          <w:szCs w:val="20"/>
        </w:rPr>
        <w:t>ocal replication</w:t>
      </w:r>
    </w:p>
    <w:p w14:paraId="7B589063" w14:textId="55B353B0" w:rsidR="006A4CF9" w:rsidRPr="00E6171C" w:rsidRDefault="005B5ECF" w:rsidP="00A43FAB">
      <w:pPr>
        <w:pStyle w:val="NormalWeb"/>
        <w:numPr>
          <w:ilvl w:val="0"/>
          <w:numId w:val="4"/>
        </w:numPr>
        <w:spacing w:before="180" w:beforeAutospacing="0" w:after="180" w:afterAutospacing="0"/>
        <w:rPr>
          <w:rFonts w:ascii="Arial" w:hAnsi="Arial" w:cs="Arial"/>
          <w:b/>
          <w:bCs/>
          <w:sz w:val="20"/>
          <w:szCs w:val="20"/>
        </w:rPr>
      </w:pPr>
      <w:r w:rsidRPr="00E6171C">
        <w:rPr>
          <w:rFonts w:ascii="Arial" w:hAnsi="Arial" w:cs="Arial"/>
          <w:b/>
          <w:bCs/>
          <w:sz w:val="20"/>
          <w:szCs w:val="20"/>
        </w:rPr>
        <w:t>Dissemination</w:t>
      </w:r>
      <w:r w:rsidR="00A43FAB" w:rsidRPr="00E6171C">
        <w:rPr>
          <w:rFonts w:ascii="Arial" w:hAnsi="Arial" w:cs="Arial"/>
          <w:b/>
          <w:bCs/>
          <w:sz w:val="20"/>
          <w:szCs w:val="20"/>
        </w:rPr>
        <w:t xml:space="preserve"> within host</w:t>
      </w:r>
    </w:p>
    <w:p w14:paraId="0E9EF6DD" w14:textId="569684B3" w:rsidR="005B5ECF" w:rsidRPr="00E6171C" w:rsidRDefault="00A43FAB" w:rsidP="00A43FAB">
      <w:pPr>
        <w:pStyle w:val="NormalWeb"/>
        <w:numPr>
          <w:ilvl w:val="0"/>
          <w:numId w:val="4"/>
        </w:numPr>
        <w:spacing w:before="180" w:beforeAutospacing="0" w:after="180" w:afterAutospacing="0"/>
        <w:rPr>
          <w:rFonts w:ascii="Arial" w:hAnsi="Arial" w:cs="Arial"/>
          <w:b/>
          <w:bCs/>
          <w:sz w:val="20"/>
          <w:szCs w:val="20"/>
        </w:rPr>
      </w:pPr>
      <w:r w:rsidRPr="00E6171C">
        <w:rPr>
          <w:rFonts w:ascii="Arial" w:hAnsi="Arial" w:cs="Arial"/>
          <w:b/>
          <w:bCs/>
          <w:sz w:val="20"/>
          <w:szCs w:val="20"/>
        </w:rPr>
        <w:t>S</w:t>
      </w:r>
      <w:r w:rsidR="005B5ECF" w:rsidRPr="00E6171C">
        <w:rPr>
          <w:rFonts w:ascii="Arial" w:hAnsi="Arial" w:cs="Arial"/>
          <w:b/>
          <w:bCs/>
          <w:sz w:val="20"/>
          <w:szCs w:val="20"/>
        </w:rPr>
        <w:t>econdary replication</w:t>
      </w:r>
    </w:p>
    <w:p w14:paraId="03712CEB" w14:textId="05C40B4D" w:rsidR="005B5ECF" w:rsidRDefault="005B5ECF" w:rsidP="00A43FAB">
      <w:pPr>
        <w:pStyle w:val="NormalWeb"/>
        <w:numPr>
          <w:ilvl w:val="0"/>
          <w:numId w:val="4"/>
        </w:numPr>
        <w:spacing w:before="180" w:beforeAutospacing="0" w:after="180" w:afterAutospacing="0"/>
        <w:rPr>
          <w:rFonts w:ascii="Arial" w:hAnsi="Arial" w:cs="Arial"/>
          <w:sz w:val="20"/>
          <w:szCs w:val="20"/>
        </w:rPr>
      </w:pPr>
      <w:r>
        <w:rPr>
          <w:rFonts w:ascii="Arial" w:hAnsi="Arial" w:cs="Arial"/>
          <w:sz w:val="20"/>
          <w:szCs w:val="20"/>
        </w:rPr>
        <w:t>Shedding/secondary transmission</w:t>
      </w:r>
    </w:p>
    <w:p w14:paraId="0FBB7255" w14:textId="5087644E" w:rsidR="005B5ECF" w:rsidRPr="00AA6AB3" w:rsidRDefault="008F3AB0" w:rsidP="00E6171C">
      <w:pPr>
        <w:pStyle w:val="NormalWeb"/>
        <w:spacing w:before="180" w:beforeAutospacing="0" w:after="180" w:afterAutospacing="0" w:line="480" w:lineRule="auto"/>
        <w:rPr>
          <w:rFonts w:ascii="Arial" w:hAnsi="Arial" w:cs="Arial"/>
          <w:sz w:val="20"/>
          <w:szCs w:val="20"/>
        </w:rPr>
      </w:pPr>
      <w:r>
        <w:rPr>
          <w:rFonts w:ascii="Arial" w:hAnsi="Arial" w:cs="Arial"/>
          <w:sz w:val="20"/>
          <w:szCs w:val="20"/>
        </w:rPr>
        <w:t>All</w:t>
      </w:r>
      <w:r w:rsidR="005B5ECF">
        <w:rPr>
          <w:rFonts w:ascii="Arial" w:hAnsi="Arial" w:cs="Arial"/>
          <w:sz w:val="20"/>
          <w:szCs w:val="20"/>
        </w:rPr>
        <w:t xml:space="preserve"> these steps can shape </w:t>
      </w:r>
      <w:r w:rsidR="002A07D2">
        <w:rPr>
          <w:rFonts w:ascii="Arial" w:hAnsi="Arial" w:cs="Arial"/>
          <w:sz w:val="20"/>
          <w:szCs w:val="20"/>
        </w:rPr>
        <w:t>pathogenesis</w:t>
      </w:r>
      <w:r w:rsidR="005B5ECF">
        <w:rPr>
          <w:rFonts w:ascii="Arial" w:hAnsi="Arial" w:cs="Arial"/>
          <w:sz w:val="20"/>
          <w:szCs w:val="20"/>
        </w:rPr>
        <w:t xml:space="preserve"> in some </w:t>
      </w:r>
      <w:ins w:id="60" w:author="Nicole LYNN Gottdenker" w:date="2023-04-08T15:34:00Z">
        <w:r w:rsidR="0066245A">
          <w:rPr>
            <w:rFonts w:ascii="Arial" w:hAnsi="Arial" w:cs="Arial"/>
            <w:sz w:val="20"/>
            <w:szCs w:val="20"/>
          </w:rPr>
          <w:t xml:space="preserve">way. However, </w:t>
        </w:r>
      </w:ins>
      <w:del w:id="61" w:author="Nicole LYNN Gottdenker" w:date="2023-04-08T15:34:00Z">
        <w:r w:rsidR="005E37D0" w:rsidDel="0066245A">
          <w:rPr>
            <w:rFonts w:ascii="Arial" w:hAnsi="Arial" w:cs="Arial"/>
            <w:sz w:val="20"/>
            <w:szCs w:val="20"/>
          </w:rPr>
          <w:delText xml:space="preserve">way however </w:delText>
        </w:r>
      </w:del>
      <w:r w:rsidR="005E37D0">
        <w:rPr>
          <w:rFonts w:ascii="Arial" w:hAnsi="Arial" w:cs="Arial"/>
          <w:sz w:val="20"/>
          <w:szCs w:val="20"/>
        </w:rPr>
        <w:t>t</w:t>
      </w:r>
      <w:r w:rsidR="005B5ECF">
        <w:rPr>
          <w:rFonts w:ascii="Arial" w:hAnsi="Arial" w:cs="Arial"/>
          <w:sz w:val="20"/>
          <w:szCs w:val="20"/>
        </w:rPr>
        <w:t xml:space="preserve">he major stages that play a role in </w:t>
      </w:r>
      <w:r w:rsidR="002A07D2">
        <w:rPr>
          <w:rFonts w:ascii="Arial" w:hAnsi="Arial" w:cs="Arial"/>
          <w:sz w:val="20"/>
          <w:szCs w:val="20"/>
        </w:rPr>
        <w:t>pathogenesis</w:t>
      </w:r>
      <w:r w:rsidR="005B5ECF">
        <w:rPr>
          <w:rFonts w:ascii="Arial" w:hAnsi="Arial" w:cs="Arial"/>
          <w:sz w:val="20"/>
          <w:szCs w:val="20"/>
        </w:rPr>
        <w:t xml:space="preserve"> are</w:t>
      </w:r>
      <w:r w:rsidR="00E6171C">
        <w:rPr>
          <w:rFonts w:ascii="Arial" w:hAnsi="Arial" w:cs="Arial"/>
          <w:sz w:val="20"/>
          <w:szCs w:val="20"/>
        </w:rPr>
        <w:t xml:space="preserve"> the within</w:t>
      </w:r>
      <w:ins w:id="62" w:author="Nicole LYNN Gottdenker" w:date="2023-04-08T15:34:00Z">
        <w:r w:rsidR="0066245A">
          <w:rPr>
            <w:rFonts w:ascii="Arial" w:hAnsi="Arial" w:cs="Arial"/>
            <w:sz w:val="20"/>
            <w:szCs w:val="20"/>
          </w:rPr>
          <w:t>-</w:t>
        </w:r>
      </w:ins>
      <w:del w:id="63" w:author="Nicole LYNN Gottdenker" w:date="2023-04-08T15:34:00Z">
        <w:r w:rsidR="00E6171C" w:rsidDel="0066245A">
          <w:rPr>
            <w:rFonts w:ascii="Arial" w:hAnsi="Arial" w:cs="Arial"/>
            <w:sz w:val="20"/>
            <w:szCs w:val="20"/>
          </w:rPr>
          <w:delText xml:space="preserve"> </w:delText>
        </w:r>
      </w:del>
      <w:r w:rsidR="00E6171C">
        <w:rPr>
          <w:rFonts w:ascii="Arial" w:hAnsi="Arial" w:cs="Arial"/>
          <w:sz w:val="20"/>
          <w:szCs w:val="20"/>
        </w:rPr>
        <w:t>host stages of</w:t>
      </w:r>
      <w:r w:rsidR="005B5ECF">
        <w:rPr>
          <w:rFonts w:ascii="Arial" w:hAnsi="Arial" w:cs="Arial"/>
          <w:sz w:val="20"/>
          <w:szCs w:val="20"/>
        </w:rPr>
        <w:t xml:space="preserve"> </w:t>
      </w:r>
      <w:r w:rsidR="005B5ECF" w:rsidRPr="003B74CB">
        <w:rPr>
          <w:rFonts w:ascii="Arial" w:hAnsi="Arial" w:cs="Arial"/>
          <w:b/>
          <w:bCs/>
          <w:sz w:val="20"/>
          <w:szCs w:val="20"/>
        </w:rPr>
        <w:t>entry</w:t>
      </w:r>
      <w:r w:rsidR="00E6171C" w:rsidRPr="003B74CB">
        <w:rPr>
          <w:rFonts w:ascii="Arial" w:hAnsi="Arial" w:cs="Arial"/>
          <w:b/>
          <w:bCs/>
          <w:sz w:val="20"/>
          <w:szCs w:val="20"/>
        </w:rPr>
        <w:t xml:space="preserve"> </w:t>
      </w:r>
      <w:r w:rsidR="002A07D2" w:rsidRPr="003B74CB">
        <w:rPr>
          <w:rFonts w:ascii="Arial" w:hAnsi="Arial" w:cs="Arial"/>
          <w:b/>
          <w:bCs/>
          <w:sz w:val="20"/>
          <w:szCs w:val="20"/>
        </w:rPr>
        <w:t>and local</w:t>
      </w:r>
      <w:r w:rsidR="005B5ECF" w:rsidRPr="003B74CB">
        <w:rPr>
          <w:rFonts w:ascii="Arial" w:hAnsi="Arial" w:cs="Arial"/>
          <w:b/>
          <w:bCs/>
          <w:sz w:val="20"/>
          <w:szCs w:val="20"/>
        </w:rPr>
        <w:t xml:space="preserve"> replication</w:t>
      </w:r>
      <w:r w:rsidR="00E6171C" w:rsidRPr="003B74CB">
        <w:rPr>
          <w:rFonts w:ascii="Arial" w:hAnsi="Arial" w:cs="Arial"/>
          <w:b/>
          <w:bCs/>
          <w:sz w:val="20"/>
          <w:szCs w:val="20"/>
        </w:rPr>
        <w:t>,</w:t>
      </w:r>
      <w:r w:rsidR="005B5ECF" w:rsidRPr="003B74CB">
        <w:rPr>
          <w:rFonts w:ascii="Arial" w:hAnsi="Arial" w:cs="Arial"/>
          <w:b/>
          <w:bCs/>
          <w:sz w:val="20"/>
          <w:szCs w:val="20"/>
        </w:rPr>
        <w:t xml:space="preserve"> </w:t>
      </w:r>
      <w:r w:rsidR="000053F2" w:rsidRPr="003B74CB">
        <w:rPr>
          <w:rFonts w:ascii="Arial" w:hAnsi="Arial" w:cs="Arial"/>
          <w:b/>
          <w:bCs/>
          <w:sz w:val="20"/>
          <w:szCs w:val="20"/>
        </w:rPr>
        <w:t>dissemination</w:t>
      </w:r>
      <w:r w:rsidR="00E6171C" w:rsidRPr="003B74CB">
        <w:rPr>
          <w:rFonts w:ascii="Arial" w:hAnsi="Arial" w:cs="Arial"/>
          <w:b/>
          <w:bCs/>
          <w:sz w:val="20"/>
          <w:szCs w:val="20"/>
        </w:rPr>
        <w:t xml:space="preserve"> within the host,</w:t>
      </w:r>
      <w:r w:rsidR="00A43FAB" w:rsidRPr="003B74CB">
        <w:rPr>
          <w:rFonts w:ascii="Arial" w:hAnsi="Arial" w:cs="Arial"/>
          <w:b/>
          <w:bCs/>
          <w:sz w:val="20"/>
          <w:szCs w:val="20"/>
        </w:rPr>
        <w:t xml:space="preserve"> and secondary replication</w:t>
      </w:r>
      <w:r w:rsidR="005B5ECF">
        <w:rPr>
          <w:rFonts w:ascii="Arial" w:hAnsi="Arial" w:cs="Arial"/>
          <w:sz w:val="20"/>
          <w:szCs w:val="20"/>
        </w:rPr>
        <w:t xml:space="preserve">. </w:t>
      </w:r>
      <w:r w:rsidR="002A07D2">
        <w:rPr>
          <w:rFonts w:ascii="Arial" w:hAnsi="Arial" w:cs="Arial"/>
          <w:sz w:val="20"/>
          <w:szCs w:val="20"/>
        </w:rPr>
        <w:t>Pathogenesis</w:t>
      </w:r>
      <w:r w:rsidR="005B5ECF">
        <w:rPr>
          <w:rFonts w:ascii="Arial" w:hAnsi="Arial" w:cs="Arial"/>
          <w:sz w:val="20"/>
          <w:szCs w:val="20"/>
        </w:rPr>
        <w:t xml:space="preserve"> therefore plays a key role both in the link from primary </w:t>
      </w:r>
      <w:r w:rsidR="002A07D2">
        <w:rPr>
          <w:rFonts w:ascii="Arial" w:hAnsi="Arial" w:cs="Arial"/>
          <w:sz w:val="20"/>
          <w:szCs w:val="20"/>
        </w:rPr>
        <w:t>transmission</w:t>
      </w:r>
      <w:r w:rsidR="005B5ECF">
        <w:rPr>
          <w:rFonts w:ascii="Arial" w:hAnsi="Arial" w:cs="Arial"/>
          <w:sz w:val="20"/>
          <w:szCs w:val="20"/>
        </w:rPr>
        <w:t xml:space="preserve"> to infection and to that of secondary transmission. </w:t>
      </w:r>
      <w:proofErr w:type="spellStart"/>
      <w:r w:rsidR="00321D97">
        <w:rPr>
          <w:rFonts w:ascii="Arial" w:hAnsi="Arial" w:cs="Arial"/>
          <w:sz w:val="20"/>
          <w:szCs w:val="20"/>
        </w:rPr>
        <w:t>REF</w:t>
      </w:r>
      <w:r w:rsidR="005B5ECF">
        <w:rPr>
          <w:rFonts w:ascii="Arial" w:hAnsi="Arial" w:cs="Arial"/>
          <w:sz w:val="20"/>
          <w:szCs w:val="20"/>
        </w:rPr>
        <w:t>This</w:t>
      </w:r>
      <w:proofErr w:type="spellEnd"/>
      <w:r w:rsidR="005B5ECF">
        <w:rPr>
          <w:rFonts w:ascii="Arial" w:hAnsi="Arial" w:cs="Arial"/>
          <w:sz w:val="20"/>
          <w:szCs w:val="20"/>
        </w:rPr>
        <w:t xml:space="preserve"> is also the case when it comes to cross species </w:t>
      </w:r>
      <w:r w:rsidR="002A07D2">
        <w:rPr>
          <w:rFonts w:ascii="Arial" w:hAnsi="Arial" w:cs="Arial"/>
          <w:sz w:val="20"/>
          <w:szCs w:val="20"/>
        </w:rPr>
        <w:t>transmission</w:t>
      </w:r>
      <w:r w:rsidR="005B5ECF">
        <w:rPr>
          <w:rFonts w:ascii="Arial" w:hAnsi="Arial" w:cs="Arial"/>
          <w:sz w:val="20"/>
          <w:szCs w:val="20"/>
        </w:rPr>
        <w:t xml:space="preserve"> or spillover of viral pathogens.</w:t>
      </w:r>
      <w:r w:rsidR="00321D97">
        <w:rPr>
          <w:rFonts w:ascii="Arial" w:hAnsi="Arial" w:cs="Arial"/>
          <w:sz w:val="20"/>
          <w:szCs w:val="20"/>
        </w:rPr>
        <w:t xml:space="preserve"> </w:t>
      </w:r>
      <w:r w:rsidR="00B64D6E">
        <w:rPr>
          <w:rFonts w:ascii="Arial" w:hAnsi="Arial" w:cs="Arial"/>
          <w:sz w:val="20"/>
          <w:szCs w:val="20"/>
        </w:rPr>
        <w:t xml:space="preserve"> Knowledge of viral-host interactions can infer if transmission to a new host will be </w:t>
      </w:r>
      <w:proofErr w:type="spellStart"/>
      <w:r w:rsidR="00B64D6E">
        <w:rPr>
          <w:rFonts w:ascii="Arial" w:hAnsi="Arial" w:cs="Arial"/>
          <w:sz w:val="20"/>
          <w:szCs w:val="20"/>
        </w:rPr>
        <w:t>productive.</w:t>
      </w:r>
      <w:r w:rsidR="00321D97">
        <w:rPr>
          <w:rFonts w:ascii="Arial" w:hAnsi="Arial" w:cs="Arial"/>
          <w:sz w:val="20"/>
          <w:szCs w:val="20"/>
        </w:rPr>
        <w:t>REF</w:t>
      </w:r>
      <w:proofErr w:type="spellEnd"/>
      <w:r w:rsidR="00B64D6E">
        <w:rPr>
          <w:rFonts w:ascii="Arial" w:hAnsi="Arial" w:cs="Arial"/>
          <w:sz w:val="20"/>
          <w:szCs w:val="20"/>
        </w:rPr>
        <w:t xml:space="preserve"> Similarly, dissemination within a host and organ tropism can predict shedding and likely secondary transmission. </w:t>
      </w:r>
      <w:proofErr w:type="spellStart"/>
      <w:r w:rsidR="00321D97">
        <w:rPr>
          <w:rFonts w:ascii="Arial" w:hAnsi="Arial" w:cs="Arial"/>
          <w:sz w:val="20"/>
          <w:szCs w:val="20"/>
        </w:rPr>
        <w:t>REF</w:t>
      </w:r>
      <w:del w:id="64" w:author="Nicole LYNN Gottdenker" w:date="2023-04-08T16:00:00Z">
        <w:r w:rsidR="005B5ECF" w:rsidDel="00FB20FF">
          <w:rPr>
            <w:rFonts w:ascii="Arial" w:hAnsi="Arial" w:cs="Arial"/>
            <w:sz w:val="20"/>
            <w:szCs w:val="20"/>
          </w:rPr>
          <w:delText xml:space="preserve">One can see how the </w:delText>
        </w:r>
      </w:del>
      <w:ins w:id="65" w:author="Nicole LYNN Gottdenker" w:date="2023-04-08T16:00:00Z">
        <w:r w:rsidR="00FB20FF">
          <w:rPr>
            <w:rFonts w:ascii="Arial" w:hAnsi="Arial" w:cs="Arial"/>
            <w:sz w:val="20"/>
            <w:szCs w:val="20"/>
          </w:rPr>
          <w:t>Clearly</w:t>
        </w:r>
        <w:proofErr w:type="spellEnd"/>
        <w:r w:rsidR="00FB20FF">
          <w:rPr>
            <w:rFonts w:ascii="Arial" w:hAnsi="Arial" w:cs="Arial"/>
            <w:sz w:val="20"/>
            <w:szCs w:val="20"/>
          </w:rPr>
          <w:t xml:space="preserve"> the </w:t>
        </w:r>
      </w:ins>
      <w:r w:rsidR="002A07D2">
        <w:rPr>
          <w:rFonts w:ascii="Arial" w:hAnsi="Arial" w:cs="Arial"/>
          <w:sz w:val="20"/>
          <w:szCs w:val="20"/>
        </w:rPr>
        <w:t>pathogenesis</w:t>
      </w:r>
      <w:r w:rsidR="005B5ECF">
        <w:rPr>
          <w:rFonts w:ascii="Arial" w:hAnsi="Arial" w:cs="Arial"/>
          <w:sz w:val="20"/>
          <w:szCs w:val="20"/>
        </w:rPr>
        <w:t xml:space="preserve"> of a viral infection could play a critical role in the transmission dynamics/</w:t>
      </w:r>
      <w:r w:rsidR="002A07D2">
        <w:rPr>
          <w:rFonts w:ascii="Arial" w:hAnsi="Arial" w:cs="Arial"/>
          <w:sz w:val="20"/>
          <w:szCs w:val="20"/>
        </w:rPr>
        <w:t>ecology</w:t>
      </w:r>
      <w:r w:rsidR="005B5ECF">
        <w:rPr>
          <w:rFonts w:ascii="Arial" w:hAnsi="Arial" w:cs="Arial"/>
          <w:sz w:val="20"/>
          <w:szCs w:val="20"/>
        </w:rPr>
        <w:t>/</w:t>
      </w:r>
      <w:r w:rsidR="002A07D2">
        <w:rPr>
          <w:rFonts w:ascii="Arial" w:hAnsi="Arial" w:cs="Arial"/>
          <w:sz w:val="20"/>
          <w:szCs w:val="20"/>
        </w:rPr>
        <w:t>epidemiology</w:t>
      </w:r>
      <w:r w:rsidR="005B5ECF">
        <w:rPr>
          <w:rFonts w:ascii="Arial" w:hAnsi="Arial" w:cs="Arial"/>
          <w:sz w:val="20"/>
          <w:szCs w:val="20"/>
        </w:rPr>
        <w:t xml:space="preserve"> of a </w:t>
      </w:r>
      <w:del w:id="66" w:author="Nicole LYNN Gottdenker" w:date="2023-04-08T16:01:00Z">
        <w:r w:rsidR="005B5ECF" w:rsidDel="00FB20FF">
          <w:rPr>
            <w:rFonts w:ascii="Arial" w:hAnsi="Arial" w:cs="Arial"/>
            <w:sz w:val="20"/>
            <w:szCs w:val="20"/>
          </w:rPr>
          <w:delText>pathoge</w:delText>
        </w:r>
      </w:del>
      <w:proofErr w:type="spellStart"/>
      <w:ins w:id="67" w:author="Nicole LYNN Gottdenker" w:date="2023-04-08T16:01:00Z">
        <w:r w:rsidR="00FB20FF">
          <w:rPr>
            <w:rFonts w:ascii="Arial" w:hAnsi="Arial" w:cs="Arial"/>
            <w:sz w:val="20"/>
            <w:szCs w:val="20"/>
          </w:rPr>
          <w:t>pathogenn</w:t>
        </w:r>
        <w:proofErr w:type="spellEnd"/>
        <w:r w:rsidR="00FB20FF">
          <w:rPr>
            <w:rFonts w:ascii="Arial" w:hAnsi="Arial" w:cs="Arial"/>
            <w:sz w:val="20"/>
            <w:szCs w:val="20"/>
          </w:rPr>
          <w:t xml:space="preserve"> and determine viral spillover potential.</w:t>
        </w:r>
      </w:ins>
      <w:del w:id="68" w:author="Nicole LYNN Gottdenker" w:date="2023-04-08T16:01:00Z">
        <w:r w:rsidR="005B5ECF" w:rsidDel="00FB20FF">
          <w:rPr>
            <w:rFonts w:ascii="Arial" w:hAnsi="Arial" w:cs="Arial"/>
            <w:sz w:val="20"/>
            <w:szCs w:val="20"/>
          </w:rPr>
          <w:delText>n</w:delText>
        </w:r>
        <w:r w:rsidR="00321D97" w:rsidDel="00FB20FF">
          <w:rPr>
            <w:rFonts w:ascii="Arial" w:hAnsi="Arial" w:cs="Arial"/>
            <w:sz w:val="20"/>
            <w:szCs w:val="20"/>
          </w:rPr>
          <w:delText>.</w:delText>
        </w:r>
        <w:r w:rsidR="005B5ECF" w:rsidDel="00FB20FF">
          <w:rPr>
            <w:rFonts w:ascii="Arial" w:hAnsi="Arial" w:cs="Arial"/>
            <w:sz w:val="20"/>
            <w:szCs w:val="20"/>
          </w:rPr>
          <w:delText xml:space="preserve"> </w:delText>
        </w:r>
      </w:del>
    </w:p>
    <w:p w14:paraId="7FFB36B3" w14:textId="26FA3A02" w:rsidR="00C11DC6" w:rsidRPr="005E37D0" w:rsidRDefault="00C432B9" w:rsidP="001C5DAA">
      <w:pPr>
        <w:pStyle w:val="Heading3"/>
      </w:pPr>
      <w:r w:rsidRPr="005E37D0">
        <w:t>Viral Entry and local replication</w:t>
      </w:r>
      <w:r w:rsidR="00C11DC6" w:rsidRPr="005E37D0">
        <w:t xml:space="preserve"> </w:t>
      </w:r>
    </w:p>
    <w:p w14:paraId="40A0464B" w14:textId="36C9FF1E" w:rsidR="00E77CCE" w:rsidRDefault="00E77CCE" w:rsidP="00AA6AB3">
      <w:pPr>
        <w:spacing w:line="480" w:lineRule="auto"/>
        <w:rPr>
          <w:rFonts w:ascii="Arial" w:hAnsi="Arial" w:cs="Arial"/>
          <w:sz w:val="20"/>
          <w:szCs w:val="20"/>
        </w:rPr>
      </w:pPr>
      <w:r w:rsidRPr="00AA6AB3">
        <w:rPr>
          <w:rFonts w:ascii="Arial" w:hAnsi="Arial" w:cs="Arial"/>
          <w:sz w:val="20"/>
          <w:szCs w:val="20"/>
        </w:rPr>
        <w:t xml:space="preserve">The initial “decision” for a virus upon </w:t>
      </w:r>
      <w:r w:rsidR="00B64D6E">
        <w:rPr>
          <w:rFonts w:ascii="Arial" w:hAnsi="Arial" w:cs="Arial"/>
          <w:sz w:val="20"/>
          <w:szCs w:val="20"/>
        </w:rPr>
        <w:t>encountering</w:t>
      </w:r>
      <w:r w:rsidRPr="00AA6AB3">
        <w:rPr>
          <w:rFonts w:ascii="Arial" w:hAnsi="Arial" w:cs="Arial"/>
          <w:sz w:val="20"/>
          <w:szCs w:val="20"/>
        </w:rPr>
        <w:t xml:space="preserve"> a new potential host is that of receptor selection</w:t>
      </w:r>
      <w:r w:rsidR="00511715">
        <w:rPr>
          <w:rFonts w:ascii="Arial" w:hAnsi="Arial" w:cs="Arial"/>
          <w:sz w:val="20"/>
          <w:szCs w:val="20"/>
        </w:rPr>
        <w:t xml:space="preserve"> and attachment</w:t>
      </w:r>
      <w:r w:rsidRPr="00AA6AB3">
        <w:rPr>
          <w:rFonts w:ascii="Arial" w:hAnsi="Arial" w:cs="Arial"/>
          <w:sz w:val="20"/>
          <w:szCs w:val="20"/>
        </w:rPr>
        <w:t>.</w:t>
      </w:r>
      <w:r w:rsidR="008D73FA" w:rsidRPr="00AA6AB3">
        <w:rPr>
          <w:rFonts w:ascii="Arial" w:hAnsi="Arial" w:cs="Arial"/>
          <w:sz w:val="20"/>
          <w:szCs w:val="20"/>
        </w:rPr>
        <w:t xml:space="preserve"> </w:t>
      </w:r>
      <w:r w:rsidR="00B64D6E" w:rsidRPr="00AA6AB3">
        <w:rPr>
          <w:rFonts w:ascii="Arial" w:hAnsi="Arial" w:cs="Arial"/>
          <w:sz w:val="20"/>
          <w:szCs w:val="20"/>
        </w:rPr>
        <w:t>Contacting</w:t>
      </w:r>
      <w:r w:rsidR="008D73FA" w:rsidRPr="00AA6AB3">
        <w:rPr>
          <w:rFonts w:ascii="Arial" w:hAnsi="Arial" w:cs="Arial"/>
          <w:sz w:val="20"/>
          <w:szCs w:val="20"/>
        </w:rPr>
        <w:t xml:space="preserve"> a compatible receptor allows the virus to </w:t>
      </w:r>
      <w:r w:rsidR="008C13E5" w:rsidRPr="00AA6AB3">
        <w:rPr>
          <w:rFonts w:ascii="Arial" w:hAnsi="Arial" w:cs="Arial"/>
          <w:sz w:val="20"/>
          <w:szCs w:val="20"/>
        </w:rPr>
        <w:t xml:space="preserve">attach to and </w:t>
      </w:r>
      <w:r w:rsidR="008D73FA" w:rsidRPr="00AA6AB3">
        <w:rPr>
          <w:rFonts w:ascii="Arial" w:hAnsi="Arial" w:cs="Arial"/>
          <w:sz w:val="20"/>
          <w:szCs w:val="20"/>
        </w:rPr>
        <w:t xml:space="preserve">gain entry to </w:t>
      </w:r>
      <w:r w:rsidR="00E344CD" w:rsidRPr="00AA6AB3">
        <w:rPr>
          <w:rFonts w:ascii="Arial" w:hAnsi="Arial" w:cs="Arial"/>
          <w:sz w:val="20"/>
          <w:szCs w:val="20"/>
        </w:rPr>
        <w:t>the</w:t>
      </w:r>
      <w:r w:rsidR="008D73FA" w:rsidRPr="00AA6AB3">
        <w:rPr>
          <w:rFonts w:ascii="Arial" w:hAnsi="Arial" w:cs="Arial"/>
          <w:sz w:val="20"/>
          <w:szCs w:val="20"/>
        </w:rPr>
        <w:t xml:space="preserve"> </w:t>
      </w:r>
      <w:r w:rsidR="00C11DC6">
        <w:rPr>
          <w:rFonts w:ascii="Arial" w:hAnsi="Arial" w:cs="Arial"/>
          <w:sz w:val="20"/>
          <w:szCs w:val="20"/>
        </w:rPr>
        <w:t xml:space="preserve">host </w:t>
      </w:r>
      <w:r w:rsidR="008D73FA" w:rsidRPr="00AA6AB3">
        <w:rPr>
          <w:rFonts w:ascii="Arial" w:hAnsi="Arial" w:cs="Arial"/>
          <w:sz w:val="20"/>
          <w:szCs w:val="20"/>
        </w:rPr>
        <w:t>cell and consequently access the cellular machinery it requires for its replication cycle.</w:t>
      </w:r>
      <w:r w:rsidRPr="00AA6AB3">
        <w:rPr>
          <w:rFonts w:ascii="Arial" w:hAnsi="Arial" w:cs="Arial"/>
          <w:sz w:val="20"/>
          <w:szCs w:val="20"/>
        </w:rPr>
        <w:t xml:space="preserve"> </w:t>
      </w:r>
      <w:r w:rsidR="008D73FA" w:rsidRPr="00AA6AB3">
        <w:rPr>
          <w:rFonts w:ascii="Arial" w:hAnsi="Arial" w:cs="Arial"/>
          <w:sz w:val="20"/>
          <w:szCs w:val="20"/>
        </w:rPr>
        <w:t>Viruses</w:t>
      </w:r>
      <w:r w:rsidRPr="00AA6AB3">
        <w:rPr>
          <w:rFonts w:ascii="Arial" w:hAnsi="Arial" w:cs="Arial"/>
          <w:sz w:val="20"/>
          <w:szCs w:val="20"/>
        </w:rPr>
        <w:t xml:space="preserve"> that can infect multiple hosts tend to </w:t>
      </w:r>
      <w:r w:rsidR="008C13E5" w:rsidRPr="00AA6AB3">
        <w:rPr>
          <w:rFonts w:ascii="Arial" w:hAnsi="Arial" w:cs="Arial"/>
          <w:sz w:val="20"/>
          <w:szCs w:val="20"/>
        </w:rPr>
        <w:t xml:space="preserve">use </w:t>
      </w:r>
      <w:del w:id="69" w:author="Nicole LYNN Gottdenker" w:date="2023-04-08T16:01:00Z">
        <w:r w:rsidRPr="00AA6AB3" w:rsidDel="00FB20FF">
          <w:rPr>
            <w:rFonts w:ascii="Arial" w:hAnsi="Arial" w:cs="Arial"/>
            <w:sz w:val="20"/>
            <w:szCs w:val="20"/>
          </w:rPr>
          <w:delText xml:space="preserve">an </w:delText>
        </w:r>
      </w:del>
      <w:r w:rsidRPr="00AA6AB3">
        <w:rPr>
          <w:rFonts w:ascii="Arial" w:hAnsi="Arial" w:cs="Arial"/>
          <w:sz w:val="20"/>
          <w:szCs w:val="20"/>
        </w:rPr>
        <w:t>evolutionarily conserved receptor</w:t>
      </w:r>
      <w:ins w:id="70" w:author="Nicole LYNN Gottdenker" w:date="2023-04-08T16:01:00Z">
        <w:r w:rsidR="00FB20FF">
          <w:rPr>
            <w:rFonts w:ascii="Arial" w:hAnsi="Arial" w:cs="Arial"/>
            <w:sz w:val="20"/>
            <w:szCs w:val="20"/>
          </w:rPr>
          <w:t>s</w:t>
        </w:r>
      </w:ins>
      <w:r w:rsidRPr="00AA6AB3">
        <w:rPr>
          <w:rFonts w:ascii="Arial" w:hAnsi="Arial" w:cs="Arial"/>
          <w:sz w:val="20"/>
          <w:szCs w:val="20"/>
        </w:rPr>
        <w:t>.</w:t>
      </w:r>
      <w:r w:rsidR="00BA41ED">
        <w:rPr>
          <w:rFonts w:ascii="Arial" w:hAnsi="Arial" w:cs="Arial"/>
          <w:sz w:val="20"/>
          <w:szCs w:val="20"/>
        </w:rPr>
        <w:fldChar w:fldCharType="begin"/>
      </w:r>
      <w:r w:rsidR="00BA41ED">
        <w:rPr>
          <w:rFonts w:ascii="Arial" w:hAnsi="Arial" w:cs="Arial"/>
          <w:sz w:val="20"/>
          <w:szCs w:val="20"/>
        </w:rPr>
        <w:instrText xml:space="preserve"> ADDIN EN.CITE &lt;EndNote&gt;&lt;Cite&gt;&lt;Author&gt;Woolhouse&lt;/Author&gt;&lt;Year&gt;2012&lt;/Year&gt;&lt;RecNum&gt;7640&lt;/RecNum&gt;&lt;DisplayText&gt;(Woolhouse et al. 2012)&lt;/DisplayText&gt;&lt;record&gt;&lt;rec-number&gt;7640&lt;/rec-number&gt;&lt;foreign-keys&gt;&lt;key app="EN" db-id="pv99xppxsftrpnevsxkp0tvm950xsdp9wz2x" timestamp="1667051868"&gt;7640&lt;/key&gt;&lt;/foreign-keys&gt;&lt;ref-type name="Journal Article"&gt;17&lt;/ref-type&gt;&lt;contributors&gt;&lt;authors&gt;&lt;author&gt;Woolhouse, M.&lt;/author&gt;&lt;author&gt;Scott, F.&lt;/author&gt;&lt;author&gt;Hudson, Z.&lt;/author&gt;&lt;author&gt;Howey, R.&lt;/author&gt;&lt;author&gt;Chase-Topping, M.&lt;/author&gt;&lt;/authors&gt;&lt;/contributors&gt;&lt;auth-address&gt;Centre for Immunity, Infection and Evolution, University of Edinburgh, Ashworth Laboratories, Kings Buildings, West Mains Road, Edinburgh EH9 3JT, UK. mark.woolhouse@ed.ac.uk&lt;/auth-address&gt;&lt;titles&gt;&lt;title&gt;Human viruses: discovery and emergence&lt;/title&gt;&lt;secondary-title&gt;Philos Trans R Soc Lond B Biol Sci&lt;/secondary-title&gt;&lt;/titles&gt;&lt;periodical&gt;&lt;full-title&gt;Philos Trans R Soc Lond B Biol Sci&lt;/full-title&gt;&lt;/periodical&gt;&lt;pages&gt;2864-71&lt;/pages&gt;&lt;volume&gt;367&lt;/volume&gt;&lt;number&gt;1604&lt;/number&gt;&lt;edition&gt;2012/09/12&lt;/edition&gt;&lt;keywords&gt;&lt;keyword&gt;Animals&lt;/keyword&gt;&lt;keyword&gt;Communicable Diseases, Emerging/*transmission/virology&lt;/keyword&gt;&lt;keyword&gt;Disease Reservoirs&lt;/keyword&gt;&lt;keyword&gt;Geography&lt;/keyword&gt;&lt;keyword&gt;Host Specificity&lt;/keyword&gt;&lt;keyword&gt;Humans&lt;/keyword&gt;&lt;keyword&gt;Phylogeny&lt;/keyword&gt;&lt;keyword&gt;Receptors, Cell Surface/metabolism&lt;/keyword&gt;&lt;keyword&gt;Receptors, Virus/metabolism&lt;/keyword&gt;&lt;keyword&gt;Virus Diseases/*transmission/virology&lt;/keyword&gt;&lt;keyword&gt;Viruses/classification/isolation &amp;amp; purification/metabolism/*pathogenicity&lt;/keyword&gt;&lt;keyword&gt;Zoonoses/transmission/*virology&lt;/keyword&gt;&lt;/keywords&gt;&lt;dates&gt;&lt;year&gt;2012&lt;/year&gt;&lt;pub-dates&gt;&lt;date&gt;Oct 19&lt;/date&gt;&lt;/pub-dates&gt;&lt;/dates&gt;&lt;isbn&gt;1471-2970 (Electronic)&amp;#xD;0962-8436 (Linking)&lt;/isbn&gt;&lt;accession-num&gt;22966141&lt;/accession-num&gt;&lt;urls&gt;&lt;related-urls&gt;&lt;url&gt;https://www.ncbi.nlm.nih.gov/pubmed/22966141&lt;/url&gt;&lt;/related-urls&gt;&lt;/urls&gt;&lt;custom2&gt;PMC3427559&lt;/custom2&gt;&lt;electronic-resource-num&gt;10.1098/rstb.2011.0354&lt;/electronic-resource-num&gt;&lt;/record&gt;&lt;/Cite&gt;&lt;/EndNote&gt;</w:instrText>
      </w:r>
      <w:r w:rsidR="00BA41ED">
        <w:rPr>
          <w:rFonts w:ascii="Arial" w:hAnsi="Arial" w:cs="Arial"/>
          <w:sz w:val="20"/>
          <w:szCs w:val="20"/>
        </w:rPr>
        <w:fldChar w:fldCharType="separate"/>
      </w:r>
      <w:r w:rsidR="00BA41ED">
        <w:rPr>
          <w:rFonts w:ascii="Arial" w:hAnsi="Arial" w:cs="Arial"/>
          <w:noProof/>
          <w:sz w:val="20"/>
          <w:szCs w:val="20"/>
        </w:rPr>
        <w:t>(Woolhouse et al. 2012)</w:t>
      </w:r>
      <w:r w:rsidR="00BA41ED">
        <w:rPr>
          <w:rFonts w:ascii="Arial" w:hAnsi="Arial" w:cs="Arial"/>
          <w:sz w:val="20"/>
          <w:szCs w:val="20"/>
        </w:rPr>
        <w:fldChar w:fldCharType="end"/>
      </w:r>
      <w:r w:rsidRPr="00AA6AB3">
        <w:rPr>
          <w:rFonts w:ascii="Arial" w:hAnsi="Arial" w:cs="Arial"/>
          <w:sz w:val="20"/>
          <w:szCs w:val="20"/>
        </w:rPr>
        <w:t xml:space="preserve"> A good example of this would be rabies virus, which uses the </w:t>
      </w:r>
      <w:proofErr w:type="spellStart"/>
      <w:r w:rsidRPr="00AA6AB3">
        <w:rPr>
          <w:rFonts w:ascii="Arial" w:hAnsi="Arial" w:cs="Arial"/>
          <w:sz w:val="20"/>
          <w:szCs w:val="20"/>
        </w:rPr>
        <w:t>nACh</w:t>
      </w:r>
      <w:proofErr w:type="spellEnd"/>
      <w:r w:rsidRPr="00AA6AB3">
        <w:rPr>
          <w:rFonts w:ascii="Arial" w:hAnsi="Arial" w:cs="Arial"/>
          <w:sz w:val="20"/>
          <w:szCs w:val="20"/>
        </w:rPr>
        <w:t xml:space="preserve">-receptor which is very conserved across all mammals, and rabies has been shown to possess the ability to infect all eutherian </w:t>
      </w:r>
      <w:r w:rsidR="00E344CD" w:rsidRPr="00AA6AB3">
        <w:rPr>
          <w:rFonts w:ascii="Arial" w:hAnsi="Arial" w:cs="Arial"/>
          <w:sz w:val="20"/>
          <w:szCs w:val="20"/>
        </w:rPr>
        <w:t>mammals.</w:t>
      </w:r>
      <w:r w:rsidR="00384A96">
        <w:rPr>
          <w:rFonts w:ascii="Arial" w:hAnsi="Arial" w:cs="Arial"/>
          <w:sz w:val="20"/>
          <w:szCs w:val="20"/>
        </w:rPr>
        <w:fldChar w:fldCharType="begin">
          <w:fldData xml:space="preserve">PEVuZE5vdGU+PENpdGU+PEF1dGhvcj5NYXJzdG9uPC9BdXRob3I+PFllYXI+MjAxODwvWWVhcj48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=
</w:fldData>
        </w:fldChar>
      </w:r>
      <w:r w:rsidR="00384A96">
        <w:rPr>
          <w:rFonts w:ascii="Arial" w:hAnsi="Arial" w:cs="Arial"/>
          <w:sz w:val="20"/>
          <w:szCs w:val="20"/>
        </w:rPr>
        <w:instrText xml:space="preserve"> ADDIN EN.CITE </w:instrText>
      </w:r>
      <w:r w:rsidR="00384A96">
        <w:rPr>
          <w:rFonts w:ascii="Arial" w:hAnsi="Arial" w:cs="Arial"/>
          <w:sz w:val="20"/>
          <w:szCs w:val="20"/>
        </w:rPr>
        <w:fldChar w:fldCharType="begin">
          <w:fldData xml:space="preserve">PEVuZE5vdGU+PENpdGU+PEF1dGhvcj5NYXJzdG9uPC9BdXRob3I+PFllYXI+MjAxODwvWWVhcj48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=
</w:fldData>
        </w:fldChar>
      </w:r>
      <w:r w:rsidR="00384A96">
        <w:rPr>
          <w:rFonts w:ascii="Arial" w:hAnsi="Arial" w:cs="Arial"/>
          <w:sz w:val="20"/>
          <w:szCs w:val="20"/>
        </w:rPr>
        <w:instrText xml:space="preserve"> ADDIN EN.CITE.DATA </w:instrText>
      </w:r>
      <w:r w:rsidR="00384A96">
        <w:rPr>
          <w:rFonts w:ascii="Arial" w:hAnsi="Arial" w:cs="Arial"/>
          <w:sz w:val="20"/>
          <w:szCs w:val="20"/>
        </w:rPr>
      </w:r>
      <w:r w:rsidR="00384A96">
        <w:rPr>
          <w:rFonts w:ascii="Arial" w:hAnsi="Arial" w:cs="Arial"/>
          <w:sz w:val="20"/>
          <w:szCs w:val="20"/>
        </w:rPr>
        <w:fldChar w:fldCharType="end"/>
      </w:r>
      <w:r w:rsidR="00384A96">
        <w:rPr>
          <w:rFonts w:ascii="Arial" w:hAnsi="Arial" w:cs="Arial"/>
          <w:sz w:val="20"/>
          <w:szCs w:val="20"/>
        </w:rPr>
      </w:r>
      <w:r w:rsidR="00384A96">
        <w:rPr>
          <w:rFonts w:ascii="Arial" w:hAnsi="Arial" w:cs="Arial"/>
          <w:sz w:val="20"/>
          <w:szCs w:val="20"/>
        </w:rPr>
        <w:fldChar w:fldCharType="separate"/>
      </w:r>
      <w:r w:rsidR="00384A96">
        <w:rPr>
          <w:rFonts w:ascii="Arial" w:hAnsi="Arial" w:cs="Arial"/>
          <w:noProof/>
          <w:sz w:val="20"/>
          <w:szCs w:val="20"/>
        </w:rPr>
        <w:t>(Marston et al. 2018)</w:t>
      </w:r>
      <w:r w:rsidR="00384A96">
        <w:rPr>
          <w:rFonts w:ascii="Arial" w:hAnsi="Arial" w:cs="Arial"/>
          <w:sz w:val="20"/>
          <w:szCs w:val="20"/>
        </w:rPr>
        <w:fldChar w:fldCharType="end"/>
      </w:r>
      <w:r w:rsidR="00E344CD" w:rsidRPr="00AA6AB3">
        <w:rPr>
          <w:rFonts w:ascii="Arial" w:hAnsi="Arial" w:cs="Arial"/>
          <w:sz w:val="20"/>
          <w:szCs w:val="20"/>
        </w:rPr>
        <w:t xml:space="preserve"> </w:t>
      </w:r>
      <w:r w:rsidRPr="00AA6AB3">
        <w:rPr>
          <w:rFonts w:ascii="Arial" w:hAnsi="Arial" w:cs="Arial"/>
          <w:sz w:val="20"/>
          <w:szCs w:val="20"/>
        </w:rPr>
        <w:t xml:space="preserve"> Another option is to have multiple potential receptors that can be used</w:t>
      </w:r>
      <w:ins w:id="71" w:author="Nicole LYNN Gottdenker" w:date="2023-04-08T16:02:00Z">
        <w:r w:rsidR="00FB20FF">
          <w:rPr>
            <w:rFonts w:ascii="Arial" w:hAnsi="Arial" w:cs="Arial"/>
            <w:sz w:val="20"/>
            <w:szCs w:val="20"/>
          </w:rPr>
          <w:t xml:space="preserve"> for viral attachment to a host cell.</w:t>
        </w:r>
      </w:ins>
      <w:del w:id="72" w:author="Nicole LYNN Gottdenker" w:date="2023-04-08T16:02:00Z">
        <w:r w:rsidRPr="00AA6AB3" w:rsidDel="00FB20FF">
          <w:rPr>
            <w:rFonts w:ascii="Arial" w:hAnsi="Arial" w:cs="Arial"/>
            <w:sz w:val="20"/>
            <w:szCs w:val="20"/>
          </w:rPr>
          <w:delText>.</w:delText>
        </w:r>
      </w:del>
      <w:r w:rsidRPr="00AA6AB3">
        <w:rPr>
          <w:rFonts w:ascii="Arial" w:hAnsi="Arial" w:cs="Arial"/>
          <w:sz w:val="20"/>
          <w:szCs w:val="20"/>
        </w:rPr>
        <w:t xml:space="preserve"> </w:t>
      </w:r>
      <w:r w:rsidRPr="00AA6AB3">
        <w:rPr>
          <w:rFonts w:ascii="Arial" w:hAnsi="Arial" w:cs="Arial"/>
          <w:sz w:val="20"/>
          <w:szCs w:val="20"/>
        </w:rPr>
        <w:lastRenderedPageBreak/>
        <w:t xml:space="preserve">Foot-and-mouth disease virus has at least </w:t>
      </w:r>
      <w:r w:rsidR="00B64D6E">
        <w:rPr>
          <w:rFonts w:ascii="Arial" w:hAnsi="Arial" w:cs="Arial"/>
          <w:sz w:val="20"/>
          <w:szCs w:val="20"/>
        </w:rPr>
        <w:t>three</w:t>
      </w:r>
      <w:r w:rsidRPr="00AA6AB3">
        <w:rPr>
          <w:rFonts w:ascii="Arial" w:hAnsi="Arial" w:cs="Arial"/>
          <w:sz w:val="20"/>
          <w:szCs w:val="20"/>
        </w:rPr>
        <w:t xml:space="preserve"> potential integrin receptors along with Fc receptors it can use</w:t>
      </w:r>
      <w:r w:rsidR="002371DA" w:rsidRPr="00AA6AB3">
        <w:rPr>
          <w:rFonts w:ascii="Arial" w:hAnsi="Arial" w:cs="Arial"/>
          <w:sz w:val="20"/>
          <w:szCs w:val="20"/>
        </w:rPr>
        <w:t>,</w:t>
      </w:r>
      <w:r w:rsidRPr="00AA6AB3">
        <w:rPr>
          <w:rFonts w:ascii="Arial" w:hAnsi="Arial" w:cs="Arial"/>
          <w:sz w:val="20"/>
          <w:szCs w:val="20"/>
        </w:rPr>
        <w:t xml:space="preserve"> giving it the ability to infect most known cloven-hoofed mammals</w:t>
      </w:r>
      <w:r w:rsidR="008D081D" w:rsidRPr="00AA6AB3">
        <w:rPr>
          <w:rFonts w:ascii="Arial" w:hAnsi="Arial" w:cs="Arial"/>
          <w:sz w:val="20"/>
          <w:szCs w:val="20"/>
        </w:rPr>
        <w:t xml:space="preserve"> </w:t>
      </w:r>
      <w:r w:rsidR="00BA41ED">
        <w:rPr>
          <w:rFonts w:ascii="Arial" w:hAnsi="Arial" w:cs="Arial"/>
          <w:sz w:val="20"/>
          <w:szCs w:val="20"/>
        </w:rPr>
        <w:fldChar w:fldCharType="begin"/>
      </w:r>
      <w:r w:rsidR="00BA41ED">
        <w:rPr>
          <w:rFonts w:ascii="Arial" w:hAnsi="Arial" w:cs="Arial"/>
          <w:sz w:val="20"/>
          <w:szCs w:val="20"/>
        </w:rPr>
        <w:instrText xml:space="preserve"> ADDIN EN.CITE &lt;EndNote&gt;&lt;Cite&gt;&lt;Author&gt;Duque&lt;/Author&gt;&lt;Year&gt;2003&lt;/Year&gt;&lt;RecNum&gt;7637&lt;/RecNum&gt;&lt;DisplayText&gt;(Duque and Baxt 2003)&lt;/DisplayText&gt;&lt;record&gt;&lt;rec-number&gt;7637&lt;/rec-number&gt;&lt;foreign-keys&gt;&lt;key app="EN" db-id="pv99xppxsftrpnevsxkp0tvm950xsdp9wz2x" timestamp="1667051520"&gt;7637&lt;/key&gt;&lt;/foreign-keys&gt;&lt;ref-type name="Journal Article"&gt;17&lt;/ref-type&gt;&lt;contributors&gt;&lt;authors&gt;&lt;author&gt;Duque, H.&lt;/author&gt;&lt;author&gt;Baxt, B.&lt;/author&gt;&lt;/authors&gt;&lt;/contributors&gt;&lt;auth-address&gt;Foot-and-Mouth Disease Research Unit, United States Department of Agriculture, Agricultural Research Service, Plum Island Animal Disease Center, Greenport, NY 11944-0848, USA.&lt;/auth-address&gt;&lt;titles&gt;&lt;title&gt;Foot-and-mouth disease virus receptors: comparison of bovine alpha(V) integrin utilization by type A and O viruses&lt;/title&gt;&lt;secondary-title&gt;J Virol&lt;/secondary-title&gt;&lt;/titles&gt;&lt;periodical&gt;&lt;full-title&gt;J Virol&lt;/full-title&gt;&lt;/periodical&gt;&lt;pages&gt;2500-11&lt;/pages&gt;&lt;volume&gt;77&lt;/volume&gt;&lt;number&gt;4&lt;/number&gt;&lt;edition&gt;2003/01/29&lt;/edition&gt;&lt;keywords&gt;&lt;keyword&gt;Amino Acid Motifs&lt;/keyword&gt;&lt;keyword&gt;Amino Acid Sequence&lt;/keyword&gt;&lt;keyword&gt;Animals&lt;/keyword&gt;&lt;keyword&gt;COS Cells&lt;/keyword&gt;&lt;keyword&gt;Cattle&lt;/keyword&gt;&lt;keyword&gt;Cell Line&lt;/keyword&gt;&lt;keyword&gt;Cloning, Molecular&lt;/keyword&gt;&lt;keyword&gt;Foot-and-Mouth Disease Virus/*classification/*metabolism/physiology&lt;/keyword&gt;&lt;keyword&gt;Integrin alphaV/genetics/*metabolism&lt;/keyword&gt;&lt;keyword&gt;Molecular Sequence Data&lt;/keyword&gt;&lt;keyword&gt;Protein Subunits/genetics/metabolism&lt;/keyword&gt;&lt;keyword&gt;Receptors, Virus/genetics/*metabolism&lt;/keyword&gt;&lt;keyword&gt;Transfection&lt;/keyword&gt;&lt;keyword&gt;Virus Replication&lt;/keyword&gt;&lt;/keywords&gt;&lt;dates&gt;&lt;year&gt;2003&lt;/year&gt;&lt;pub-dates&gt;&lt;date&gt;Feb&lt;/date&gt;&lt;/pub-dates&gt;&lt;/dates&gt;&lt;isbn&gt;0022-538X (Print)&amp;#xD;0022-538X (Linking)&lt;/isbn&gt;&lt;accession-num&gt;12551988&lt;/accession-num&gt;&lt;urls&gt;&lt;related-urls&gt;&lt;url&gt;https://www.ncbi.nlm.nih.gov/pubmed/12551988&lt;/url&gt;&lt;/related-urls&gt;&lt;/urls&gt;&lt;custom2&gt;PMC141088&lt;/custom2&gt;&lt;electronic-resource-num&gt;10.1128/jvi.77.4.2500-2511.2003&lt;/electronic-resource-num&gt;&lt;/record&gt;&lt;/Cite&gt;&lt;/EndNote&gt;</w:instrText>
      </w:r>
      <w:r w:rsidR="00BA41ED">
        <w:rPr>
          <w:rFonts w:ascii="Arial" w:hAnsi="Arial" w:cs="Arial"/>
          <w:sz w:val="20"/>
          <w:szCs w:val="20"/>
        </w:rPr>
        <w:fldChar w:fldCharType="separate"/>
      </w:r>
      <w:r w:rsidR="00BA41ED">
        <w:rPr>
          <w:rFonts w:ascii="Arial" w:hAnsi="Arial" w:cs="Arial"/>
          <w:noProof/>
          <w:sz w:val="20"/>
          <w:szCs w:val="20"/>
        </w:rPr>
        <w:t>(Duque and Baxt 2003)</w:t>
      </w:r>
      <w:r w:rsidR="00BA41ED">
        <w:rPr>
          <w:rFonts w:ascii="Arial" w:hAnsi="Arial" w:cs="Arial"/>
          <w:sz w:val="20"/>
          <w:szCs w:val="20"/>
        </w:rPr>
        <w:fldChar w:fldCharType="end"/>
      </w:r>
      <w:r w:rsidR="00BA41ED">
        <w:rPr>
          <w:rFonts w:ascii="Arial" w:hAnsi="Arial" w:cs="Arial"/>
          <w:sz w:val="20"/>
          <w:szCs w:val="20"/>
        </w:rPr>
        <w:t xml:space="preserve">. This ability to </w:t>
      </w:r>
      <w:ins w:id="73" w:author="Nicole LYNN Gottdenker" w:date="2023-04-08T16:02:00Z">
        <w:r w:rsidR="00FB20FF">
          <w:rPr>
            <w:rFonts w:ascii="Arial" w:hAnsi="Arial" w:cs="Arial"/>
            <w:sz w:val="20"/>
            <w:szCs w:val="20"/>
          </w:rPr>
          <w:t xml:space="preserve">attach to </w:t>
        </w:r>
      </w:ins>
      <w:del w:id="74" w:author="Nicole LYNN Gottdenker" w:date="2023-04-08T16:02:00Z">
        <w:r w:rsidR="00BA41ED" w:rsidDel="00FB20FF">
          <w:rPr>
            <w:rFonts w:ascii="Arial" w:hAnsi="Arial" w:cs="Arial"/>
            <w:sz w:val="20"/>
            <w:szCs w:val="20"/>
          </w:rPr>
          <w:delText xml:space="preserve">utilize </w:delText>
        </w:r>
      </w:del>
      <w:r w:rsidR="00BA41ED">
        <w:rPr>
          <w:rFonts w:ascii="Arial" w:hAnsi="Arial" w:cs="Arial"/>
          <w:sz w:val="20"/>
          <w:szCs w:val="20"/>
        </w:rPr>
        <w:t xml:space="preserve">multiple </w:t>
      </w:r>
      <w:r w:rsidR="00B64D6E">
        <w:rPr>
          <w:rFonts w:ascii="Arial" w:hAnsi="Arial" w:cs="Arial"/>
          <w:sz w:val="20"/>
          <w:szCs w:val="20"/>
        </w:rPr>
        <w:t>receptors</w:t>
      </w:r>
      <w:r w:rsidR="00BA41ED">
        <w:rPr>
          <w:rFonts w:ascii="Arial" w:hAnsi="Arial" w:cs="Arial"/>
          <w:sz w:val="20"/>
          <w:szCs w:val="20"/>
        </w:rPr>
        <w:t xml:space="preserve"> </w:t>
      </w:r>
      <w:proofErr w:type="gramStart"/>
      <w:r w:rsidR="00BA41ED">
        <w:rPr>
          <w:rFonts w:ascii="Arial" w:hAnsi="Arial" w:cs="Arial"/>
          <w:sz w:val="20"/>
          <w:szCs w:val="20"/>
        </w:rPr>
        <w:t>increases</w:t>
      </w:r>
      <w:proofErr w:type="gramEnd"/>
      <w:r w:rsidR="00BA41ED">
        <w:rPr>
          <w:rFonts w:ascii="Arial" w:hAnsi="Arial" w:cs="Arial"/>
          <w:sz w:val="20"/>
          <w:szCs w:val="20"/>
        </w:rPr>
        <w:t xml:space="preserve"> the likelihood of encountering a suitable receptor when the virus contacts a novel host. </w:t>
      </w:r>
    </w:p>
    <w:p w14:paraId="672DA987" w14:textId="7A18DD99" w:rsidR="00C432B9" w:rsidRPr="005E37D0" w:rsidRDefault="00C432B9" w:rsidP="001C5DAA">
      <w:pPr>
        <w:pStyle w:val="Heading3"/>
        <w:rPr>
          <w:lang w:val="en-GB"/>
        </w:rPr>
      </w:pPr>
      <w:r w:rsidRPr="005E37D0">
        <w:rPr>
          <w:lang w:val="en-GB"/>
        </w:rPr>
        <w:t>Dissemination</w:t>
      </w:r>
      <w:r w:rsidR="00437E41" w:rsidRPr="005E37D0">
        <w:rPr>
          <w:lang w:val="en-GB"/>
        </w:rPr>
        <w:t xml:space="preserve"> within host</w:t>
      </w:r>
    </w:p>
    <w:p w14:paraId="7F433D41" w14:textId="294689F6" w:rsidR="00AA48D4" w:rsidRDefault="00C432B9" w:rsidP="00C432B9">
      <w:pPr>
        <w:spacing w:line="480" w:lineRule="auto"/>
        <w:rPr>
          <w:ins w:id="75" w:author="Nicole LYNN Gottdenker" w:date="2023-04-09T09:40:00Z"/>
          <w:rFonts w:ascii="Arial" w:hAnsi="Arial" w:cs="Arial"/>
          <w:sz w:val="20"/>
          <w:szCs w:val="20"/>
          <w:lang w:val="en-GB"/>
        </w:rPr>
      </w:pPr>
      <w:r w:rsidRPr="00AA6AB3">
        <w:rPr>
          <w:rFonts w:ascii="Arial" w:hAnsi="Arial" w:cs="Arial"/>
          <w:sz w:val="20"/>
          <w:szCs w:val="20"/>
          <w:lang w:val="en-GB"/>
        </w:rPr>
        <w:t xml:space="preserve">With regards to </w:t>
      </w:r>
      <w:r w:rsidR="00B64D6E">
        <w:rPr>
          <w:rFonts w:ascii="Arial" w:hAnsi="Arial" w:cs="Arial"/>
          <w:sz w:val="20"/>
          <w:szCs w:val="20"/>
          <w:lang w:val="en-GB"/>
        </w:rPr>
        <w:t>viral dissemination within a host</w:t>
      </w:r>
      <w:r w:rsidRPr="00AA6AB3">
        <w:rPr>
          <w:rFonts w:ascii="Arial" w:hAnsi="Arial" w:cs="Arial"/>
          <w:sz w:val="20"/>
          <w:szCs w:val="20"/>
          <w:lang w:val="en-GB"/>
        </w:rPr>
        <w:t xml:space="preserve"> and the potential role of this in </w:t>
      </w:r>
      <w:proofErr w:type="spellStart"/>
      <w:r w:rsidRPr="00AA6AB3">
        <w:rPr>
          <w:rFonts w:ascii="Arial" w:hAnsi="Arial" w:cs="Arial"/>
          <w:sz w:val="20"/>
          <w:szCs w:val="20"/>
          <w:lang w:val="en-GB"/>
        </w:rPr>
        <w:t>spillover</w:t>
      </w:r>
      <w:proofErr w:type="spellEnd"/>
      <w:ins w:id="76" w:author="Nicole LYNN Gottdenker" w:date="2023-04-09T17:26:00Z">
        <w:r w:rsidR="001923CA">
          <w:rPr>
            <w:rFonts w:ascii="Arial" w:hAnsi="Arial" w:cs="Arial"/>
            <w:sz w:val="20"/>
            <w:szCs w:val="20"/>
            <w:lang w:val="en-GB"/>
          </w:rPr>
          <w:t xml:space="preserve"> to other hosts</w:t>
        </w:r>
      </w:ins>
      <w:r w:rsidR="00B64D6E">
        <w:rPr>
          <w:rFonts w:ascii="Arial" w:hAnsi="Arial" w:cs="Arial"/>
          <w:sz w:val="20"/>
          <w:szCs w:val="20"/>
          <w:lang w:val="en-GB"/>
        </w:rPr>
        <w:t xml:space="preserve">, canine distemper can serve as an illustrative example of the importance of within host dissemination and </w:t>
      </w:r>
      <w:r w:rsidR="00995610">
        <w:rPr>
          <w:rFonts w:ascii="Arial" w:hAnsi="Arial" w:cs="Arial"/>
          <w:sz w:val="20"/>
          <w:szCs w:val="20"/>
          <w:lang w:val="en-GB"/>
        </w:rPr>
        <w:t>cross species transmission,</w:t>
      </w:r>
      <w:r w:rsidRPr="00AA6AB3">
        <w:rPr>
          <w:rFonts w:ascii="Arial" w:hAnsi="Arial" w:cs="Arial"/>
          <w:sz w:val="20"/>
          <w:szCs w:val="20"/>
          <w:lang w:val="en-GB"/>
        </w:rPr>
        <w:t xml:space="preserve"> Canine </w:t>
      </w:r>
      <w:del w:id="77" w:author="Nicole LYNN Gottdenker" w:date="2023-04-09T09:40:00Z">
        <w:r w:rsidRPr="00AA6AB3" w:rsidDel="00AA48D4">
          <w:rPr>
            <w:rFonts w:ascii="Arial" w:hAnsi="Arial" w:cs="Arial"/>
            <w:sz w:val="20"/>
            <w:szCs w:val="20"/>
            <w:lang w:val="en-GB"/>
          </w:rPr>
          <w:delText>distempe</w:delText>
        </w:r>
      </w:del>
      <w:ins w:id="78" w:author="Nicole LYNN Gottdenker" w:date="2023-04-09T09:40:00Z">
        <w:r w:rsidR="00AA48D4">
          <w:rPr>
            <w:rFonts w:ascii="Arial" w:hAnsi="Arial" w:cs="Arial"/>
            <w:sz w:val="20"/>
            <w:szCs w:val="20"/>
            <w:lang w:val="en-GB"/>
          </w:rPr>
          <w:t>distemper</w:t>
        </w:r>
        <w:r w:rsidR="00AA48D4">
          <w:rPr>
            <w:rFonts w:ascii="Arial" w:hAnsi="Arial" w:cs="Arial"/>
            <w:sz w:val="20"/>
            <w:szCs w:val="20"/>
            <w:lang w:val="en-GB"/>
          </w:rPr>
          <w:br/>
        </w:r>
      </w:ins>
    </w:p>
    <w:p w14:paraId="3E0AAD09" w14:textId="77777777" w:rsidR="00AA48D4" w:rsidRDefault="00AA48D4" w:rsidP="00C432B9">
      <w:pPr>
        <w:spacing w:line="480" w:lineRule="auto"/>
        <w:rPr>
          <w:ins w:id="79" w:author="Nicole LYNN Gottdenker" w:date="2023-04-09T09:40:00Z"/>
          <w:rFonts w:ascii="Arial" w:hAnsi="Arial" w:cs="Arial"/>
          <w:sz w:val="20"/>
          <w:szCs w:val="20"/>
          <w:lang w:val="en-GB"/>
        </w:rPr>
      </w:pPr>
    </w:p>
    <w:p w14:paraId="4AFE5455" w14:textId="77777777" w:rsidR="00AA48D4" w:rsidRDefault="00AA48D4" w:rsidP="00C432B9">
      <w:pPr>
        <w:spacing w:line="480" w:lineRule="auto"/>
        <w:rPr>
          <w:ins w:id="80" w:author="Nicole LYNN Gottdenker" w:date="2023-04-09T09:40:00Z"/>
          <w:rFonts w:ascii="Arial" w:hAnsi="Arial" w:cs="Arial"/>
          <w:sz w:val="20"/>
          <w:szCs w:val="20"/>
          <w:lang w:val="en-GB"/>
        </w:rPr>
      </w:pPr>
    </w:p>
    <w:p w14:paraId="5DCD9947" w14:textId="35D545FB" w:rsidR="00C432B9" w:rsidRPr="00AA6AB3" w:rsidRDefault="00C432B9" w:rsidP="00C432B9">
      <w:pPr>
        <w:spacing w:line="480" w:lineRule="auto"/>
        <w:rPr>
          <w:rFonts w:ascii="Arial" w:hAnsi="Arial" w:cs="Arial"/>
          <w:sz w:val="20"/>
          <w:szCs w:val="20"/>
        </w:rPr>
      </w:pPr>
      <w:r w:rsidRPr="00AA6AB3">
        <w:rPr>
          <w:rFonts w:ascii="Arial" w:hAnsi="Arial" w:cs="Arial"/>
          <w:sz w:val="20"/>
          <w:szCs w:val="20"/>
          <w:lang w:val="en-GB"/>
        </w:rPr>
        <w:t xml:space="preserve">r virus is considered a multi-cell and multi-host pathogen that </w:t>
      </w:r>
      <w:del w:id="81" w:author="Nicole LYNN Gottdenker" w:date="2023-04-09T17:27:00Z">
        <w:r w:rsidRPr="00AA6AB3" w:rsidDel="001923CA">
          <w:rPr>
            <w:rFonts w:ascii="Arial" w:hAnsi="Arial" w:cs="Arial"/>
            <w:sz w:val="20"/>
            <w:szCs w:val="20"/>
            <w:lang w:val="en-GB"/>
          </w:rPr>
          <w:delText>has the ability to</w:delText>
        </w:r>
      </w:del>
      <w:ins w:id="82" w:author="Nicole LYNN Gottdenker" w:date="2023-04-09T17:27:00Z">
        <w:r w:rsidR="001923CA">
          <w:rPr>
            <w:rFonts w:ascii="Arial" w:hAnsi="Arial" w:cs="Arial"/>
            <w:sz w:val="20"/>
            <w:szCs w:val="20"/>
            <w:lang w:val="en-GB"/>
          </w:rPr>
          <w:t>can</w:t>
        </w:r>
      </w:ins>
      <w:r w:rsidRPr="00AA6AB3">
        <w:rPr>
          <w:rFonts w:ascii="Arial" w:hAnsi="Arial" w:cs="Arial"/>
          <w:sz w:val="20"/>
          <w:szCs w:val="20"/>
          <w:lang w:val="en-GB"/>
        </w:rPr>
        <w:t xml:space="preserve"> infect three different types of host cells; epithelial, lymphoid, and neurological cells  </w:t>
      </w:r>
      <w:r w:rsidRPr="00AA6AB3">
        <w:rPr>
          <w:rFonts w:ascii="Arial" w:hAnsi="Arial" w:cs="Arial"/>
          <w:sz w:val="20"/>
          <w:szCs w:val="20"/>
          <w:lang w:val="en-GB"/>
        </w:rPr>
        <w:fldChar w:fldCharType="begin">
          <w:fldData xml:space="preserve">PEVuZE5vdGU+PENpdGU+PEF1dGhvcj5SZW5kb24tTWFyaW48L0F1dGhvcj48WWVhcj4yMDE5PC9Z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</w:fldData>
        </w:fldChar>
      </w:r>
      <w:r w:rsidRPr="00AA6AB3">
        <w:rPr>
          <w:rFonts w:ascii="Arial" w:hAnsi="Arial" w:cs="Arial"/>
          <w:sz w:val="20"/>
          <w:szCs w:val="20"/>
          <w:lang w:val="en-GB"/>
        </w:rPr>
        <w:instrText xml:space="preserve"> ADDIN EN.CITE </w:instrText>
      </w:r>
      <w:r w:rsidRPr="00AA6AB3">
        <w:rPr>
          <w:rFonts w:ascii="Arial" w:hAnsi="Arial" w:cs="Arial"/>
          <w:sz w:val="20"/>
          <w:szCs w:val="20"/>
          <w:lang w:val="en-GB"/>
        </w:rPr>
        <w:fldChar w:fldCharType="begin">
          <w:fldData xml:space="preserve">PEVuZE5vdGU+PENpdGU+PEF1dGhvcj5SZW5kb24tTWFyaW48L0F1dGhvcj48WWVhcj4yMDE5PC9Z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</w:fldData>
        </w:fldChar>
      </w:r>
      <w:r w:rsidRPr="00AA6AB3">
        <w:rPr>
          <w:rFonts w:ascii="Arial" w:hAnsi="Arial" w:cs="Arial"/>
          <w:sz w:val="20"/>
          <w:szCs w:val="20"/>
          <w:lang w:val="en-GB"/>
        </w:rPr>
        <w:instrText xml:space="preserve"> ADDIN EN.CITE.DATA </w:instrText>
      </w:r>
      <w:r w:rsidRPr="00AA6AB3">
        <w:rPr>
          <w:rFonts w:ascii="Arial" w:hAnsi="Arial" w:cs="Arial"/>
          <w:sz w:val="20"/>
          <w:szCs w:val="20"/>
          <w:lang w:val="en-GB"/>
        </w:rPr>
      </w:r>
      <w:r w:rsidRPr="00AA6AB3">
        <w:rPr>
          <w:rFonts w:ascii="Arial" w:hAnsi="Arial" w:cs="Arial"/>
          <w:sz w:val="20"/>
          <w:szCs w:val="20"/>
          <w:lang w:val="en-GB"/>
        </w:rPr>
        <w:fldChar w:fldCharType="end"/>
      </w:r>
      <w:r w:rsidRPr="00AA6AB3">
        <w:rPr>
          <w:rFonts w:ascii="Arial" w:hAnsi="Arial" w:cs="Arial"/>
          <w:sz w:val="20"/>
          <w:szCs w:val="20"/>
          <w:lang w:val="en-GB"/>
        </w:rPr>
      </w:r>
      <w:r w:rsidRPr="00AA6AB3">
        <w:rPr>
          <w:rFonts w:ascii="Arial" w:hAnsi="Arial" w:cs="Arial"/>
          <w:sz w:val="20"/>
          <w:szCs w:val="20"/>
          <w:lang w:val="en-GB"/>
        </w:rPr>
        <w:fldChar w:fldCharType="separate"/>
      </w:r>
      <w:r w:rsidRPr="00AA6AB3">
        <w:rPr>
          <w:rFonts w:ascii="Arial" w:hAnsi="Arial" w:cs="Arial"/>
          <w:sz w:val="20"/>
          <w:szCs w:val="20"/>
          <w:lang w:val="en-GB"/>
        </w:rPr>
        <w:t>(Rendon-Marin et al. 2019)</w:t>
      </w:r>
      <w:r w:rsidRPr="00AA6AB3">
        <w:rPr>
          <w:rFonts w:ascii="Arial" w:hAnsi="Arial" w:cs="Arial"/>
          <w:sz w:val="20"/>
          <w:szCs w:val="20"/>
          <w:lang w:val="en-GB"/>
        </w:rPr>
        <w:fldChar w:fldCharType="end"/>
      </w:r>
      <w:r w:rsidRPr="00AA6AB3">
        <w:rPr>
          <w:rFonts w:ascii="Arial" w:hAnsi="Arial" w:cs="Arial"/>
          <w:sz w:val="20"/>
          <w:szCs w:val="20"/>
          <w:lang w:val="en-GB"/>
        </w:rPr>
        <w:t xml:space="preserve">.  CDV predominantly uses SLAM/CD150 as a receptor, </w:t>
      </w:r>
      <w:del w:id="83" w:author="Nicole LYNN Gottdenker" w:date="2023-04-09T17:27:00Z">
        <w:r w:rsidRPr="00AA6AB3" w:rsidDel="001923CA">
          <w:rPr>
            <w:rFonts w:ascii="Arial" w:hAnsi="Arial" w:cs="Arial"/>
            <w:sz w:val="20"/>
            <w:szCs w:val="20"/>
            <w:lang w:val="en-GB"/>
          </w:rPr>
          <w:delText xml:space="preserve">which is </w:delText>
        </w:r>
      </w:del>
      <w:r w:rsidRPr="00AA6AB3">
        <w:rPr>
          <w:rFonts w:ascii="Arial" w:hAnsi="Arial" w:cs="Arial"/>
          <w:sz w:val="20"/>
          <w:szCs w:val="20"/>
          <w:lang w:val="en-GB"/>
        </w:rPr>
        <w:t xml:space="preserve">expressed on activated T- and B- lymphocytes, </w:t>
      </w:r>
      <w:del w:id="84" w:author="Nicole LYNN Gottdenker" w:date="2023-04-09T17:27:00Z">
        <w:r w:rsidRPr="00AA6AB3" w:rsidDel="001923CA">
          <w:rPr>
            <w:rFonts w:ascii="Arial" w:hAnsi="Arial" w:cs="Arial"/>
            <w:sz w:val="20"/>
            <w:szCs w:val="20"/>
            <w:lang w:val="en-GB"/>
          </w:rPr>
          <w:delText xml:space="preserve">and </w:delText>
        </w:r>
      </w:del>
      <w:r w:rsidRPr="00AA6AB3">
        <w:rPr>
          <w:rFonts w:ascii="Arial" w:hAnsi="Arial" w:cs="Arial"/>
          <w:sz w:val="20"/>
          <w:szCs w:val="20"/>
          <w:lang w:val="en-GB"/>
        </w:rPr>
        <w:t>dendritic cells (DCs)</w:t>
      </w:r>
      <w:ins w:id="85" w:author="Nicole LYNN Gottdenker" w:date="2023-04-09T17:27:00Z">
        <w:r w:rsidR="001923CA">
          <w:rPr>
            <w:rFonts w:ascii="Arial" w:hAnsi="Arial" w:cs="Arial"/>
            <w:sz w:val="20"/>
            <w:szCs w:val="20"/>
            <w:lang w:val="en-GB"/>
          </w:rPr>
          <w:t xml:space="preserve">, </w:t>
        </w:r>
      </w:ins>
      <w:del w:id="86" w:author="Nicole LYNN Gottdenker" w:date="2023-04-09T17:27:00Z">
        <w:r w:rsidRPr="00AA6AB3" w:rsidDel="001923CA">
          <w:rPr>
            <w:rFonts w:ascii="Arial" w:hAnsi="Arial" w:cs="Arial"/>
            <w:sz w:val="20"/>
            <w:szCs w:val="20"/>
            <w:lang w:val="en-GB"/>
          </w:rPr>
          <w:delText xml:space="preserve"> </w:delText>
        </w:r>
      </w:del>
      <w:r w:rsidRPr="00AA6AB3">
        <w:rPr>
          <w:rFonts w:ascii="Arial" w:hAnsi="Arial" w:cs="Arial"/>
          <w:sz w:val="20"/>
          <w:szCs w:val="20"/>
          <w:lang w:val="en-GB"/>
        </w:rPr>
        <w:t xml:space="preserve">and macrophages. During the first stages of infection within the host, resident DCs and alveolar macrophages in the respiratory tract are infected along with other cells which express CD150 in the alveolae. Infected cells carry the virus to the draining lymph node where resident activated T-cells and B-cells are infected through the CD150 receptor, resulting in virus amplification and the initiation of primary </w:t>
      </w:r>
      <w:commentRangeStart w:id="87"/>
      <w:r w:rsidRPr="00AA6AB3">
        <w:rPr>
          <w:rFonts w:ascii="Arial" w:hAnsi="Arial" w:cs="Arial"/>
          <w:sz w:val="20"/>
          <w:szCs w:val="20"/>
          <w:lang w:val="en-GB"/>
        </w:rPr>
        <w:t>viremia</w:t>
      </w:r>
      <w:commentRangeEnd w:id="87"/>
      <w:r w:rsidR="001923CA">
        <w:rPr>
          <w:rStyle w:val="CommentReference"/>
        </w:rPr>
        <w:commentReference w:id="87"/>
      </w:r>
      <w:r w:rsidRPr="00AA6AB3">
        <w:rPr>
          <w:rFonts w:ascii="Arial" w:hAnsi="Arial" w:cs="Arial"/>
          <w:sz w:val="20"/>
          <w:szCs w:val="20"/>
          <w:lang w:val="en-GB"/>
        </w:rPr>
        <w:t xml:space="preserve">. The virus </w:t>
      </w:r>
      <w:del w:id="88" w:author="Nicole LYNN Gottdenker" w:date="2023-04-09T17:28:00Z">
        <w:r w:rsidRPr="00AA6AB3" w:rsidDel="001923CA">
          <w:rPr>
            <w:rFonts w:ascii="Arial" w:hAnsi="Arial" w:cs="Arial"/>
            <w:sz w:val="20"/>
            <w:szCs w:val="20"/>
            <w:lang w:val="en-GB"/>
          </w:rPr>
          <w:delText>gets disseminated to</w:delText>
        </w:r>
      </w:del>
      <w:proofErr w:type="spellStart"/>
      <w:ins w:id="89" w:author="Nicole LYNN Gottdenker" w:date="2023-04-09T17:28:00Z">
        <w:r w:rsidR="001923CA">
          <w:rPr>
            <w:rFonts w:ascii="Arial" w:hAnsi="Arial" w:cs="Arial"/>
            <w:sz w:val="20"/>
            <w:szCs w:val="20"/>
            <w:lang w:val="en-GB"/>
          </w:rPr>
          <w:t>tthen</w:t>
        </w:r>
        <w:proofErr w:type="spellEnd"/>
        <w:r w:rsidR="001923CA">
          <w:rPr>
            <w:rFonts w:ascii="Arial" w:hAnsi="Arial" w:cs="Arial"/>
            <w:sz w:val="20"/>
            <w:szCs w:val="20"/>
            <w:lang w:val="en-GB"/>
          </w:rPr>
          <w:t xml:space="preserve"> disseminates to</w:t>
        </w:r>
      </w:ins>
      <w:r w:rsidRPr="00AA6AB3">
        <w:rPr>
          <w:rFonts w:ascii="Arial" w:hAnsi="Arial" w:cs="Arial"/>
          <w:sz w:val="20"/>
          <w:szCs w:val="20"/>
          <w:lang w:val="en-GB"/>
        </w:rPr>
        <w:t xml:space="preserve"> secondary lymphoid organs and </w:t>
      </w:r>
      <w:del w:id="90" w:author="Nicole LYNN Gottdenker" w:date="2023-04-09T17:28:00Z">
        <w:r w:rsidRPr="00AA6AB3" w:rsidDel="001923CA">
          <w:rPr>
            <w:rFonts w:ascii="Arial" w:hAnsi="Arial" w:cs="Arial"/>
            <w:sz w:val="20"/>
            <w:szCs w:val="20"/>
            <w:lang w:val="en-GB"/>
          </w:rPr>
          <w:delText>subsequently a systemic spread</w:delText>
        </w:r>
      </w:del>
      <w:ins w:id="91" w:author="Nicole LYNN Gottdenker" w:date="2023-04-09T17:28:00Z">
        <w:r w:rsidR="001923CA">
          <w:rPr>
            <w:rFonts w:ascii="Arial" w:hAnsi="Arial" w:cs="Arial"/>
            <w:sz w:val="20"/>
            <w:szCs w:val="20"/>
            <w:lang w:val="en-GB"/>
          </w:rPr>
          <w:t>is then spread</w:t>
        </w:r>
      </w:ins>
      <w:r w:rsidRPr="00AA6AB3">
        <w:rPr>
          <w:rFonts w:ascii="Arial" w:hAnsi="Arial" w:cs="Arial"/>
          <w:sz w:val="20"/>
          <w:szCs w:val="20"/>
          <w:lang w:val="en-GB"/>
        </w:rPr>
        <w:t xml:space="preserve"> through the entire immune system, then disseminates to brain, liver, skin, gastrointestinal tract, genitals, and respiratory mucosal surfaces. This rapid systemic spread, particularly to </w:t>
      </w:r>
      <w:ins w:id="92" w:author="Nicole LYNN Gottdenker" w:date="2023-04-09T17:29:00Z">
        <w:r w:rsidR="001923CA">
          <w:rPr>
            <w:rFonts w:ascii="Arial" w:hAnsi="Arial" w:cs="Arial"/>
            <w:sz w:val="20"/>
            <w:szCs w:val="20"/>
            <w:lang w:val="en-GB"/>
          </w:rPr>
          <w:t xml:space="preserve">the </w:t>
        </w:r>
      </w:ins>
      <w:r w:rsidRPr="00AA6AB3">
        <w:rPr>
          <w:rFonts w:ascii="Arial" w:hAnsi="Arial" w:cs="Arial"/>
          <w:sz w:val="20"/>
          <w:szCs w:val="20"/>
          <w:lang w:val="en-GB"/>
        </w:rPr>
        <w:t>respiratory mucosa</w:t>
      </w:r>
      <w:ins w:id="93" w:author="Nicole LYNN Gottdenker" w:date="2023-04-09T17:28:00Z">
        <w:r w:rsidR="001923CA">
          <w:rPr>
            <w:rFonts w:ascii="Arial" w:hAnsi="Arial" w:cs="Arial"/>
            <w:sz w:val="20"/>
            <w:szCs w:val="20"/>
            <w:lang w:val="en-GB"/>
          </w:rPr>
          <w:t xml:space="preserve">, </w:t>
        </w:r>
      </w:ins>
      <w:del w:id="94" w:author="Nicole LYNN Gottdenker" w:date="2023-04-09T17:28:00Z">
        <w:r w:rsidRPr="00AA6AB3" w:rsidDel="001923CA">
          <w:rPr>
            <w:rFonts w:ascii="Arial" w:hAnsi="Arial" w:cs="Arial"/>
            <w:sz w:val="20"/>
            <w:szCs w:val="20"/>
            <w:lang w:val="en-GB"/>
          </w:rPr>
          <w:delText xml:space="preserve"> </w:delText>
        </w:r>
      </w:del>
      <w:r w:rsidRPr="00AA6AB3">
        <w:rPr>
          <w:rFonts w:ascii="Arial" w:hAnsi="Arial" w:cs="Arial"/>
          <w:sz w:val="20"/>
          <w:szCs w:val="20"/>
          <w:lang w:val="en-GB"/>
        </w:rPr>
        <w:t xml:space="preserve">results in the potential for rapid transmission dynamics </w:t>
      </w:r>
      <w:r w:rsidRPr="00AA6AB3">
        <w:rPr>
          <w:rFonts w:ascii="Arial" w:hAnsi="Arial" w:cs="Arial"/>
          <w:sz w:val="20"/>
          <w:szCs w:val="20"/>
        </w:rPr>
        <w:t xml:space="preserve">through close contact populations. This </w:t>
      </w:r>
      <w:del w:id="95" w:author="Nicole LYNN Gottdenker" w:date="2023-04-09T17:29:00Z">
        <w:r w:rsidRPr="00AA6AB3" w:rsidDel="001923CA">
          <w:rPr>
            <w:rFonts w:ascii="Arial" w:hAnsi="Arial" w:cs="Arial"/>
            <w:sz w:val="20"/>
            <w:szCs w:val="20"/>
          </w:rPr>
          <w:delText>pathology of using</w:delText>
        </w:r>
      </w:del>
      <w:ins w:id="96" w:author="Nicole LYNN Gottdenker" w:date="2023-04-09T17:29:00Z">
        <w:r w:rsidR="001923CA">
          <w:rPr>
            <w:rFonts w:ascii="Arial" w:hAnsi="Arial" w:cs="Arial"/>
            <w:sz w:val="20"/>
            <w:szCs w:val="20"/>
          </w:rPr>
          <w:t>strategy of using</w:t>
        </w:r>
      </w:ins>
      <w:r w:rsidRPr="00AA6AB3">
        <w:rPr>
          <w:rFonts w:ascii="Arial" w:hAnsi="Arial" w:cs="Arial"/>
          <w:sz w:val="20"/>
          <w:szCs w:val="20"/>
        </w:rPr>
        <w:t xml:space="preserve"> the lymphatic system to spread systemically is almost certainly involved in this virus’ ability to infect a wide range of species</w:t>
      </w:r>
      <w:r w:rsidR="00823D5C">
        <w:rPr>
          <w:rFonts w:ascii="Arial" w:hAnsi="Arial" w:cs="Arial"/>
          <w:sz w:val="20"/>
          <w:szCs w:val="20"/>
        </w:rPr>
        <w:t xml:space="preserve"> </w:t>
      </w:r>
      <w:r w:rsidR="00823D5C">
        <w:rPr>
          <w:rFonts w:ascii="Arial" w:hAnsi="Arial" w:cs="Arial"/>
          <w:sz w:val="20"/>
          <w:szCs w:val="20"/>
        </w:rPr>
        <w:fldChar w:fldCharType="begin"/>
      </w:r>
      <w:r w:rsidR="00823D5C">
        <w:rPr>
          <w:rFonts w:ascii="Arial" w:hAnsi="Arial" w:cs="Arial"/>
          <w:sz w:val="20"/>
          <w:szCs w:val="20"/>
        </w:rPr>
        <w:instrText xml:space="preserve"> ADDIN EN.CITE &lt;EndNote&gt;&lt;Cite&gt;&lt;Author&gt;Beineke&lt;/Author&gt;&lt;Year&gt;2015&lt;/Year&gt;&lt;RecNum&gt;7785&lt;/RecNum&gt;&lt;DisplayText&gt;(Beineke et al. 2015)&lt;/DisplayText&gt;&lt;record&gt;&lt;rec-number&gt;7785&lt;/rec-number&gt;&lt;foreign-keys&gt;&lt;key app="EN" db-id="pv99xppxsftrpnevsxkp0tvm950xsdp9wz2x" timestamp="1676558859"&gt;7785&lt;/key&gt;&lt;/foreign-keys&gt;&lt;ref-type name="Journal Article"&gt;17&lt;/ref-type&gt;&lt;contributors&gt;&lt;authors&gt;&lt;author&gt;Beineke, Andreas&lt;/author&gt;&lt;author&gt;Baumgärtner, Wolfgang&lt;/author&gt;&lt;author&gt;Wohlsein, Peter&lt;/author&gt;&lt;/authors&gt;&lt;/contributors&gt;&lt;titles&gt;&lt;title&gt;Cross-species transmission of canine distemper virus—an update&lt;/title&gt;&lt;secondary-title&gt;One Health&lt;/secondary-title&gt;&lt;/titles&gt;&lt;periodical&gt;&lt;full-title&gt;One Health&lt;/full-title&gt;&lt;/periodical&gt;&lt;pages&gt;49-59&lt;/pages&gt;&lt;volume&gt;1&lt;/volume&gt;&lt;dates&gt;&lt;year&gt;2015&lt;/year&gt;&lt;/dates&gt;&lt;isbn&gt;2352-7714&lt;/isbn&gt;&lt;urls&gt;&lt;/urls&gt;&lt;/record&gt;&lt;/Cite&gt;&lt;/EndNote&gt;</w:instrText>
      </w:r>
      <w:r w:rsidR="00823D5C">
        <w:rPr>
          <w:rFonts w:ascii="Arial" w:hAnsi="Arial" w:cs="Arial"/>
          <w:sz w:val="20"/>
          <w:szCs w:val="20"/>
        </w:rPr>
        <w:fldChar w:fldCharType="separate"/>
      </w:r>
      <w:r w:rsidR="00823D5C">
        <w:rPr>
          <w:rFonts w:ascii="Arial" w:hAnsi="Arial" w:cs="Arial"/>
          <w:noProof/>
          <w:sz w:val="20"/>
          <w:szCs w:val="20"/>
        </w:rPr>
        <w:t>(Beineke et al. 2015)</w:t>
      </w:r>
      <w:r w:rsidR="00823D5C">
        <w:rPr>
          <w:rFonts w:ascii="Arial" w:hAnsi="Arial" w:cs="Arial"/>
          <w:sz w:val="20"/>
          <w:szCs w:val="20"/>
        </w:rPr>
        <w:fldChar w:fldCharType="end"/>
      </w:r>
      <w:r w:rsidRPr="00AA6AB3">
        <w:rPr>
          <w:rFonts w:ascii="Arial" w:hAnsi="Arial" w:cs="Arial"/>
          <w:sz w:val="20"/>
          <w:szCs w:val="20"/>
        </w:rPr>
        <w:t xml:space="preserve">. </w:t>
      </w:r>
    </w:p>
    <w:p w14:paraId="1E5475D0" w14:textId="67521727" w:rsidR="00C432B9" w:rsidRPr="005E37D0" w:rsidRDefault="00C432B9" w:rsidP="001C5DAA">
      <w:pPr>
        <w:pStyle w:val="Heading3"/>
      </w:pPr>
      <w:commentRangeStart w:id="97"/>
      <w:r w:rsidRPr="005E37D0">
        <w:lastRenderedPageBreak/>
        <w:t>Secondary Replication</w:t>
      </w:r>
      <w:commentRangeEnd w:id="97"/>
      <w:r w:rsidR="001923CA">
        <w:rPr>
          <w:rStyle w:val="CommentReference"/>
          <w:rFonts w:asciiTheme="minorHAnsi" w:eastAsiaTheme="minorHAnsi" w:hAnsiTheme="minorHAnsi" w:cstheme="minorBidi"/>
          <w:color w:val="auto"/>
        </w:rPr>
        <w:commentReference w:id="97"/>
      </w:r>
    </w:p>
    <w:p w14:paraId="7A0C27EC" w14:textId="470A76EB" w:rsidR="008D73FA" w:rsidRPr="001C5DAA" w:rsidRDefault="001A6745" w:rsidP="001C5DAA">
      <w:pPr>
        <w:spacing w:line="480" w:lineRule="auto"/>
        <w:rPr>
          <w:rFonts w:ascii="Arial" w:hAnsi="Arial" w:cs="Arial"/>
          <w:sz w:val="20"/>
          <w:szCs w:val="20"/>
        </w:rPr>
      </w:pPr>
      <w:r w:rsidRPr="001C5DAA">
        <w:rPr>
          <w:rFonts w:ascii="Arial" w:hAnsi="Arial" w:cs="Arial"/>
          <w:sz w:val="20"/>
          <w:szCs w:val="20"/>
        </w:rPr>
        <w:t>In addition to</w:t>
      </w:r>
      <w:r w:rsidR="00E77CCE" w:rsidRPr="001C5DAA">
        <w:rPr>
          <w:rFonts w:ascii="Arial" w:hAnsi="Arial" w:cs="Arial"/>
          <w:sz w:val="20"/>
          <w:szCs w:val="20"/>
        </w:rPr>
        <w:t xml:space="preserve"> receptor selection</w:t>
      </w:r>
      <w:r w:rsidR="00511715" w:rsidRPr="001C5DAA">
        <w:rPr>
          <w:rFonts w:ascii="Arial" w:hAnsi="Arial" w:cs="Arial"/>
          <w:sz w:val="20"/>
          <w:szCs w:val="20"/>
        </w:rPr>
        <w:t>/attachment</w:t>
      </w:r>
      <w:r w:rsidR="00E77CCE" w:rsidRPr="001C5DAA">
        <w:rPr>
          <w:rFonts w:ascii="Arial" w:hAnsi="Arial" w:cs="Arial"/>
          <w:sz w:val="20"/>
          <w:szCs w:val="20"/>
        </w:rPr>
        <w:t>, a large part of cellular pathogenesis and</w:t>
      </w:r>
      <w:r w:rsidR="00C84C77" w:rsidRPr="001C5DAA">
        <w:rPr>
          <w:rFonts w:ascii="Arial" w:hAnsi="Arial" w:cs="Arial"/>
          <w:sz w:val="20"/>
          <w:szCs w:val="20"/>
        </w:rPr>
        <w:t xml:space="preserve"> within-host infection dynamics</w:t>
      </w:r>
      <w:r w:rsidR="00E77CCE" w:rsidRPr="001C5DAA">
        <w:rPr>
          <w:rFonts w:ascii="Arial" w:hAnsi="Arial" w:cs="Arial"/>
          <w:sz w:val="20"/>
          <w:szCs w:val="20"/>
        </w:rPr>
        <w:t xml:space="preserve"> are controlled by the distribution of the receptor used by the virus</w:t>
      </w:r>
      <w:r w:rsidR="00511715" w:rsidRPr="001C5DAA">
        <w:rPr>
          <w:rFonts w:ascii="Arial" w:hAnsi="Arial" w:cs="Arial"/>
          <w:sz w:val="20"/>
          <w:szCs w:val="20"/>
        </w:rPr>
        <w:t xml:space="preserve"> within or across organ systems</w:t>
      </w:r>
      <w:r w:rsidR="00BD328A" w:rsidRPr="001C5DAA">
        <w:rPr>
          <w:rFonts w:ascii="Arial" w:hAnsi="Arial" w:cs="Arial"/>
          <w:sz w:val="20"/>
          <w:szCs w:val="20"/>
        </w:rPr>
        <w:t xml:space="preserve"> that </w:t>
      </w:r>
      <w:r w:rsidR="008F3AB0" w:rsidRPr="001C5DAA">
        <w:rPr>
          <w:rFonts w:ascii="Arial" w:hAnsi="Arial" w:cs="Arial"/>
          <w:sz w:val="20"/>
          <w:szCs w:val="20"/>
        </w:rPr>
        <w:t>allow</w:t>
      </w:r>
      <w:r w:rsidR="00BD328A" w:rsidRPr="001C5DAA">
        <w:rPr>
          <w:rFonts w:ascii="Arial" w:hAnsi="Arial" w:cs="Arial"/>
          <w:sz w:val="20"/>
          <w:szCs w:val="20"/>
        </w:rPr>
        <w:t xml:space="preserve"> secondary replication at distant sites</w:t>
      </w:r>
      <w:r w:rsidR="00511715" w:rsidRPr="001C5DAA">
        <w:rPr>
          <w:rFonts w:ascii="Arial" w:hAnsi="Arial" w:cs="Arial"/>
          <w:sz w:val="20"/>
          <w:szCs w:val="20"/>
        </w:rPr>
        <w:t>.</w:t>
      </w:r>
      <w:r w:rsidR="00E77CCE" w:rsidRPr="001C5DAA">
        <w:rPr>
          <w:rFonts w:ascii="Arial" w:hAnsi="Arial" w:cs="Arial"/>
          <w:sz w:val="20"/>
          <w:szCs w:val="20"/>
        </w:rPr>
        <w:t xml:space="preserve"> </w:t>
      </w:r>
      <w:r w:rsidR="00C43388" w:rsidRPr="001C5DAA">
        <w:rPr>
          <w:rFonts w:ascii="Arial" w:hAnsi="Arial" w:cs="Arial"/>
          <w:sz w:val="20"/>
          <w:szCs w:val="20"/>
        </w:rPr>
        <w:t xml:space="preserve">The most studied system of receptor distribution </w:t>
      </w:r>
      <w:del w:id="98" w:author="Nicole LYNN Gottdenker" w:date="2023-04-09T17:30:00Z">
        <w:r w:rsidR="00C43388" w:rsidRPr="001C5DAA" w:rsidDel="001923CA">
          <w:rPr>
            <w:rFonts w:ascii="Arial" w:hAnsi="Arial" w:cs="Arial"/>
            <w:sz w:val="20"/>
            <w:szCs w:val="20"/>
          </w:rPr>
          <w:delText>is in</w:delText>
        </w:r>
      </w:del>
      <w:ins w:id="99" w:author="Nicole LYNN Gottdenker" w:date="2023-04-09T17:30:00Z">
        <w:r w:rsidR="001923CA">
          <w:rPr>
            <w:rFonts w:ascii="Arial" w:hAnsi="Arial" w:cs="Arial"/>
            <w:sz w:val="20"/>
            <w:szCs w:val="20"/>
          </w:rPr>
          <w:t>with regards receptor distribution across</w:t>
        </w:r>
      </w:ins>
      <w:r w:rsidR="00C43388" w:rsidRPr="001C5DAA">
        <w:rPr>
          <w:rFonts w:ascii="Arial" w:hAnsi="Arial" w:cs="Arial"/>
          <w:sz w:val="20"/>
          <w:szCs w:val="20"/>
        </w:rPr>
        <w:t xml:space="preserve"> different host </w:t>
      </w:r>
      <w:del w:id="100" w:author="Nicole LYNN Gottdenker" w:date="2023-04-09T17:30:00Z">
        <w:r w:rsidR="00C43388" w:rsidRPr="001C5DAA" w:rsidDel="001923CA">
          <w:rPr>
            <w:rFonts w:ascii="Arial" w:hAnsi="Arial" w:cs="Arial"/>
            <w:sz w:val="20"/>
            <w:szCs w:val="20"/>
          </w:rPr>
          <w:delText>species infected by influenza</w:delText>
        </w:r>
      </w:del>
      <w:ins w:id="101" w:author="Nicole LYNN Gottdenker" w:date="2023-04-09T17:30:00Z">
        <w:r w:rsidR="001923CA">
          <w:rPr>
            <w:rFonts w:ascii="Arial" w:hAnsi="Arial" w:cs="Arial"/>
            <w:sz w:val="20"/>
            <w:szCs w:val="20"/>
          </w:rPr>
          <w:t>species is that of influenza</w:t>
        </w:r>
      </w:ins>
      <w:r w:rsidR="00C43388" w:rsidRPr="001C5DAA">
        <w:rPr>
          <w:rFonts w:ascii="Arial" w:hAnsi="Arial" w:cs="Arial"/>
          <w:sz w:val="20"/>
          <w:szCs w:val="20"/>
        </w:rPr>
        <w:t xml:space="preserve"> virus. </w:t>
      </w:r>
      <w:r w:rsidR="00E77CCE" w:rsidRPr="001C5DAA">
        <w:rPr>
          <w:rFonts w:ascii="Arial" w:hAnsi="Arial" w:cs="Arial"/>
          <w:sz w:val="20"/>
          <w:szCs w:val="20"/>
        </w:rPr>
        <w:t xml:space="preserve"> Avian and human influenza </w:t>
      </w:r>
      <w:r w:rsidR="00A452CA" w:rsidRPr="001C5DAA">
        <w:rPr>
          <w:rFonts w:ascii="Arial" w:hAnsi="Arial" w:cs="Arial"/>
          <w:sz w:val="20"/>
          <w:szCs w:val="20"/>
        </w:rPr>
        <w:t xml:space="preserve">strains </w:t>
      </w:r>
      <w:r w:rsidR="00E77CCE" w:rsidRPr="001C5DAA">
        <w:rPr>
          <w:rFonts w:ascii="Arial" w:hAnsi="Arial" w:cs="Arial"/>
          <w:sz w:val="20"/>
          <w:szCs w:val="20"/>
        </w:rPr>
        <w:t xml:space="preserve">preferentially use differently terminated sialic acid receptors with SAα2,3Gal (avian receptor) and SAα2,6Gal (mammalian receptor) terminated saccharides </w:t>
      </w:r>
      <w:r w:rsidR="00A452CA" w:rsidRPr="001C5DAA">
        <w:rPr>
          <w:rFonts w:ascii="Arial" w:hAnsi="Arial" w:cs="Arial"/>
          <w:sz w:val="20"/>
          <w:szCs w:val="20"/>
        </w:rPr>
        <w:t xml:space="preserve">distributed </w:t>
      </w:r>
      <w:r w:rsidR="00E77CCE" w:rsidRPr="001C5DAA">
        <w:rPr>
          <w:rFonts w:ascii="Arial" w:hAnsi="Arial" w:cs="Arial"/>
          <w:sz w:val="20"/>
          <w:szCs w:val="20"/>
        </w:rPr>
        <w:t xml:space="preserve">in the upper respiratory tract of birds and </w:t>
      </w:r>
      <w:r w:rsidR="00A967B2" w:rsidRPr="001C5DAA">
        <w:rPr>
          <w:rFonts w:ascii="Arial" w:hAnsi="Arial" w:cs="Arial"/>
          <w:sz w:val="20"/>
          <w:szCs w:val="20"/>
        </w:rPr>
        <w:t>humans, respectively</w:t>
      </w:r>
      <w:r w:rsidR="00E77CCE" w:rsidRPr="001C5DAA">
        <w:rPr>
          <w:rFonts w:ascii="Arial" w:hAnsi="Arial" w:cs="Arial"/>
          <w:sz w:val="20"/>
          <w:szCs w:val="20"/>
        </w:rPr>
        <w:t>.</w:t>
      </w:r>
      <w:r w:rsidR="00995610" w:rsidRPr="001C5DAA">
        <w:rPr>
          <w:rFonts w:ascii="Arial" w:hAnsi="Arial" w:cs="Arial"/>
          <w:sz w:val="20"/>
          <w:szCs w:val="20"/>
        </w:rPr>
        <w:fldChar w:fldCharType="begin"/>
      </w:r>
      <w:r w:rsidR="00995610" w:rsidRPr="001C5DAA">
        <w:rPr>
          <w:rFonts w:ascii="Arial" w:hAnsi="Arial" w:cs="Arial"/>
          <w:sz w:val="20"/>
          <w:szCs w:val="20"/>
        </w:rPr>
        <w:instrText xml:space="preserve"> ADDIN EN.CITE &lt;EndNote&gt;&lt;Cite&gt;&lt;Author&gt;Kumlin&lt;/Author&gt;&lt;Year&gt;2008&lt;/Year&gt;&lt;RecNum&gt;7644&lt;/RecNum&gt;&lt;DisplayText&gt;(Kumlin et al. 2008)&lt;/DisplayText&gt;&lt;record&gt;&lt;rec-number&gt;7644&lt;/rec-number&gt;&lt;foreign-keys&gt;&lt;key app="EN" db-id="pv99xppxsftrpnevsxkp0tvm950xsdp9wz2x" timestamp="1667067482"&gt;7644&lt;/key&gt;&lt;/foreign-keys&gt;&lt;ref-type name="Journal Article"&gt;17&lt;/ref-type&gt;&lt;contributors&gt;&lt;authors&gt;&lt;author&gt;Kumlin, Urban&lt;/author&gt;&lt;author&gt;Olofsson, Sigvard&lt;/author&gt;&lt;author&gt;Dimock, Ken&lt;/author&gt;&lt;author&gt;Arnberg, Niklas&lt;/author&gt;&lt;/authors&gt;&lt;/contributors&gt;&lt;titles&gt;&lt;title&gt;Sialic acid tissue distribution and influenza virus tropism&lt;/title&gt;&lt;secondary-title&gt;Influenza and other respiratory viruses&lt;/secondary-title&gt;&lt;/titles&gt;&lt;periodical&gt;&lt;full-title&gt;Influenza and other respiratory viruses&lt;/full-title&gt;&lt;/periodical&gt;&lt;pages&gt;147-154&lt;/pages&gt;&lt;volume&gt;2&lt;/volume&gt;&lt;number&gt;5&lt;/number&gt;&lt;dates&gt;&lt;year&gt;2008&lt;/year&gt;&lt;/dates&gt;&lt;isbn&gt;1750-2640&lt;/isbn&gt;&lt;urls&gt;&lt;/urls&gt;&lt;/record&gt;&lt;/Cite&gt;&lt;/EndNote&gt;</w:instrText>
      </w:r>
      <w:r w:rsidR="00995610" w:rsidRPr="001C5DAA">
        <w:rPr>
          <w:rFonts w:ascii="Arial" w:hAnsi="Arial" w:cs="Arial"/>
          <w:sz w:val="20"/>
          <w:szCs w:val="20"/>
        </w:rPr>
        <w:fldChar w:fldCharType="separate"/>
      </w:r>
      <w:r w:rsidR="00995610" w:rsidRPr="001C5DAA">
        <w:rPr>
          <w:rFonts w:ascii="Arial" w:hAnsi="Arial" w:cs="Arial"/>
          <w:sz w:val="20"/>
          <w:szCs w:val="20"/>
        </w:rPr>
        <w:t>(Kumlin et al. 2008)</w:t>
      </w:r>
      <w:r w:rsidR="00995610" w:rsidRPr="001C5DAA">
        <w:rPr>
          <w:rFonts w:ascii="Arial" w:hAnsi="Arial" w:cs="Arial"/>
          <w:sz w:val="20"/>
          <w:szCs w:val="20"/>
        </w:rPr>
        <w:fldChar w:fldCharType="end"/>
      </w:r>
      <w:r w:rsidR="00E77CCE" w:rsidRPr="001C5DAA">
        <w:rPr>
          <w:rFonts w:ascii="Arial" w:hAnsi="Arial" w:cs="Arial"/>
          <w:sz w:val="20"/>
          <w:szCs w:val="20"/>
        </w:rPr>
        <w:t xml:space="preserve"> However, both types of receptor are </w:t>
      </w:r>
      <w:r w:rsidR="00A967B2" w:rsidRPr="001C5DAA">
        <w:rPr>
          <w:rFonts w:ascii="Arial" w:hAnsi="Arial" w:cs="Arial"/>
          <w:sz w:val="20"/>
          <w:szCs w:val="20"/>
        </w:rPr>
        <w:t xml:space="preserve">also present </w:t>
      </w:r>
      <w:r w:rsidR="00E77CCE" w:rsidRPr="001C5DAA">
        <w:rPr>
          <w:rFonts w:ascii="Arial" w:hAnsi="Arial" w:cs="Arial"/>
          <w:sz w:val="20"/>
          <w:szCs w:val="20"/>
        </w:rPr>
        <w:t xml:space="preserve">in the upper respiratory tract of pigs giving rise to the pigs as a “mixing vessel” theory of flu recombination and evolution </w:t>
      </w:r>
      <w:r w:rsidR="00E77CCE" w:rsidRPr="001C5DAA">
        <w:rPr>
          <w:rFonts w:ascii="Arial" w:hAnsi="Arial" w:cs="Arial"/>
          <w:sz w:val="20"/>
          <w:szCs w:val="20"/>
        </w:rPr>
        <w:fldChar w:fldCharType="begin"/>
      </w:r>
      <w:r w:rsidR="00E77CCE" w:rsidRPr="001C5DAA">
        <w:rPr>
          <w:rFonts w:ascii="Arial" w:hAnsi="Arial" w:cs="Arial"/>
          <w:sz w:val="20"/>
          <w:szCs w:val="20"/>
        </w:rPr>
        <w:instrText xml:space="preserve"> ADDIN EN.CITE &lt;EndNote&gt;&lt;Cite&gt;&lt;Author&gt;Ma&lt;/Author&gt;&lt;Year&gt;2008&lt;/Year&gt;&lt;RecNum&gt;112&lt;/RecNum&gt;&lt;DisplayText&gt;(Ma et al. 2008)&lt;/DisplayText&gt;&lt;record&gt;&lt;rec-number&gt;112&lt;/rec-number&gt;&lt;foreign-keys&gt;&lt;key app="EN" db-id="pv99xppxsftrpnevsxkp0tvm950xsdp9wz2x" timestamp="1655079620"&gt;112&lt;/key&gt;&lt;/foreign-keys&gt;&lt;ref-type name="Journal Article"&gt;17&lt;/ref-type&gt;&lt;contributors&gt;&lt;authors&gt;&lt;author&gt;Ma, W.&lt;/author&gt;&lt;author&gt;Kahn, R. E.&lt;/author&gt;&lt;author&gt;Richt, J. A.&lt;/author&gt;&lt;/authors&gt;&lt;/contributors&gt;&lt;auth-address&gt;Department of Diagnostic Medicine/Pathobiology, College of Veterinary Medicine, Kansas State University, Manhattan, KS, 66506, USA.&lt;/auth-address&gt;&lt;titles&gt;&lt;title&gt;The pig as a mixing vessel for influenza viruses: Human and veterinary implications&lt;/title&gt;&lt;secondary-title&gt;J Mol Genet Med&lt;/secondary-title&gt;&lt;/titles&gt;&lt;periodical&gt;&lt;full-title&gt;J Mol Genet Med&lt;/full-title&gt;&lt;/periodical&gt;&lt;pages&gt;158-66&lt;/pages&gt;&lt;volume&gt;3&lt;/volume&gt;&lt;number&gt;1&lt;/number&gt;&lt;edition&gt;2008/01/01&lt;/edition&gt;&lt;keywords&gt;&lt;keyword&gt;Swine&lt;/keyword&gt;&lt;keyword&gt;genetic reassortment&lt;/keyword&gt;&lt;keyword&gt;human pandemic&lt;/keyword&gt;&lt;keyword&gt;influenza A virus&lt;/keyword&gt;&lt;keyword&gt;mixing vessel&lt;/keyword&gt;&lt;/keywords&gt;&lt;dates&gt;&lt;year&gt;2008&lt;/year&gt;&lt;pub-dates&gt;&lt;date&gt;Nov 27&lt;/date&gt;&lt;/pub-dates&gt;&lt;/dates&gt;&lt;isbn&gt;1747-0862 (Print)&amp;#xD;1747-0862 (Linking)&lt;/isbn&gt;&lt;accession-num&gt;19565018&lt;/accession-num&gt;&lt;urls&gt;&lt;related-urls&gt;&lt;url&gt;https://www.ncbi.nlm.nih.gov/pubmed/19565018&lt;/url&gt;&lt;/related-urls&gt;&lt;/urls&gt;&lt;custom2&gt;PMC2702078&lt;/custom2&gt;&lt;/record&gt;&lt;/Cite&gt;&lt;/EndNote&gt;</w:instrText>
      </w:r>
      <w:r w:rsidR="00E77CCE" w:rsidRPr="001C5DAA">
        <w:rPr>
          <w:rFonts w:ascii="Arial" w:hAnsi="Arial" w:cs="Arial"/>
          <w:sz w:val="20"/>
          <w:szCs w:val="20"/>
        </w:rPr>
        <w:fldChar w:fldCharType="separate"/>
      </w:r>
      <w:r w:rsidR="00E77CCE" w:rsidRPr="001C5DAA">
        <w:rPr>
          <w:rFonts w:ascii="Arial" w:hAnsi="Arial" w:cs="Arial"/>
          <w:sz w:val="20"/>
          <w:szCs w:val="20"/>
        </w:rPr>
        <w:t>(Ma et al. 2008)</w:t>
      </w:r>
      <w:r w:rsidR="00E77CCE" w:rsidRPr="001C5DAA">
        <w:rPr>
          <w:rFonts w:ascii="Arial" w:hAnsi="Arial" w:cs="Arial"/>
          <w:sz w:val="20"/>
          <w:szCs w:val="20"/>
        </w:rPr>
        <w:fldChar w:fldCharType="end"/>
      </w:r>
      <w:r w:rsidR="00E77CCE" w:rsidRPr="001C5DAA">
        <w:rPr>
          <w:rFonts w:ascii="Arial" w:hAnsi="Arial" w:cs="Arial"/>
          <w:sz w:val="20"/>
          <w:szCs w:val="20"/>
        </w:rPr>
        <w:t xml:space="preserve">. </w:t>
      </w:r>
      <w:del w:id="102" w:author="Nicole LYNN Gottdenker" w:date="2023-04-09T17:31:00Z">
        <w:r w:rsidR="00E77CCE" w:rsidRPr="001C5DAA" w:rsidDel="001923CA">
          <w:rPr>
            <w:rFonts w:ascii="Arial" w:hAnsi="Arial" w:cs="Arial"/>
            <w:sz w:val="20"/>
            <w:szCs w:val="20"/>
          </w:rPr>
          <w:delText xml:space="preserve">As the </w:delText>
        </w:r>
      </w:del>
      <w:ins w:id="103" w:author="Nicole LYNN Gottdenker" w:date="2023-04-09T17:31:00Z">
        <w:r w:rsidR="001923CA">
          <w:rPr>
            <w:rFonts w:ascii="Arial" w:hAnsi="Arial" w:cs="Arial"/>
            <w:sz w:val="20"/>
            <w:szCs w:val="20"/>
          </w:rPr>
          <w:t xml:space="preserve">The </w:t>
        </w:r>
      </w:ins>
      <w:r w:rsidR="00E77CCE" w:rsidRPr="001C5DAA">
        <w:rPr>
          <w:rFonts w:ascii="Arial" w:hAnsi="Arial" w:cs="Arial"/>
          <w:sz w:val="20"/>
          <w:szCs w:val="20"/>
        </w:rPr>
        <w:t>pig upper respiratory tra</w:t>
      </w:r>
      <w:ins w:id="104" w:author="Nicole LYNN Gottdenker" w:date="2023-04-09T17:31:00Z">
        <w:r w:rsidR="001923CA">
          <w:rPr>
            <w:rFonts w:ascii="Arial" w:hAnsi="Arial" w:cs="Arial"/>
            <w:sz w:val="20"/>
            <w:szCs w:val="20"/>
          </w:rPr>
          <w:t>ct</w:t>
        </w:r>
      </w:ins>
      <w:del w:id="105" w:author="Nicole LYNN Gottdenker" w:date="2023-04-09T17:31:00Z">
        <w:r w:rsidR="00E77CCE" w:rsidRPr="001C5DAA" w:rsidDel="001923CA">
          <w:rPr>
            <w:rFonts w:ascii="Arial" w:hAnsi="Arial" w:cs="Arial"/>
            <w:sz w:val="20"/>
            <w:szCs w:val="20"/>
          </w:rPr>
          <w:delText>ct</w:delText>
        </w:r>
      </w:del>
      <w:r w:rsidR="00E77CCE" w:rsidRPr="001C5DAA">
        <w:rPr>
          <w:rFonts w:ascii="Arial" w:hAnsi="Arial" w:cs="Arial"/>
          <w:sz w:val="20"/>
          <w:szCs w:val="20"/>
        </w:rPr>
        <w:t xml:space="preserve"> expresses both of these receptors</w:t>
      </w:r>
      <w:ins w:id="106" w:author="Nicole LYNN Gottdenker" w:date="2023-04-09T17:31:00Z">
        <w:r w:rsidR="001923CA">
          <w:rPr>
            <w:rFonts w:ascii="Arial" w:hAnsi="Arial" w:cs="Arial"/>
            <w:sz w:val="20"/>
            <w:szCs w:val="20"/>
          </w:rPr>
          <w:t>, allowing</w:t>
        </w:r>
      </w:ins>
      <w:del w:id="107" w:author="Nicole LYNN Gottdenker" w:date="2023-04-09T17:31:00Z">
        <w:r w:rsidR="00E77CCE" w:rsidRPr="001C5DAA" w:rsidDel="001923CA">
          <w:rPr>
            <w:rFonts w:ascii="Arial" w:hAnsi="Arial" w:cs="Arial"/>
            <w:sz w:val="20"/>
            <w:szCs w:val="20"/>
          </w:rPr>
          <w:delText xml:space="preserve"> that allows</w:delText>
        </w:r>
      </w:del>
      <w:r w:rsidR="00E77CCE" w:rsidRPr="001C5DAA">
        <w:rPr>
          <w:rFonts w:ascii="Arial" w:hAnsi="Arial" w:cs="Arial"/>
          <w:sz w:val="20"/>
          <w:szCs w:val="20"/>
        </w:rPr>
        <w:t xml:space="preserve"> for coinfection with an avian and human strain and recombination to produce a highly pathogenic strain that is more transmissible in people than an avian strain, such as was the case in the 2009 swine flu epidemic</w:t>
      </w:r>
      <w:r w:rsidR="003C6E16" w:rsidRPr="001C5DAA">
        <w:rPr>
          <w:rFonts w:ascii="Arial" w:hAnsi="Arial" w:cs="Arial"/>
          <w:sz w:val="20"/>
          <w:szCs w:val="20"/>
        </w:rPr>
        <w:t xml:space="preserve"> </w:t>
      </w:r>
      <w:r w:rsidR="003C6E16" w:rsidRPr="001C5DAA">
        <w:rPr>
          <w:rFonts w:ascii="Arial" w:hAnsi="Arial" w:cs="Arial"/>
          <w:sz w:val="20"/>
          <w:szCs w:val="20"/>
        </w:rPr>
        <w:fldChar w:fldCharType="begin"/>
      </w:r>
      <w:r w:rsidR="003C6E16" w:rsidRPr="001C5DAA">
        <w:rPr>
          <w:rFonts w:ascii="Arial" w:hAnsi="Arial" w:cs="Arial"/>
          <w:sz w:val="20"/>
          <w:szCs w:val="20"/>
        </w:rPr>
        <w:instrText xml:space="preserve"> ADDIN EN.CITE &lt;EndNote&gt;&lt;Cite&gt;&lt;Author&gt;Vijaykrishna&lt;/Author&gt;&lt;Year&gt;2010&lt;/Year&gt;&lt;RecNum&gt;7786&lt;/RecNum&gt;&lt;DisplayText&gt;(Vijaykrishna et al. 2010)&lt;/DisplayText&gt;&lt;record&gt;&lt;rec-number&gt;7786&lt;/rec-number&gt;&lt;foreign-keys&gt;&lt;key app="EN" db-id="pv99xppxsftrpnevsxkp0tvm950xsdp9wz2x" timestamp="1676559074"&gt;7786&lt;/key&gt;&lt;/foreign-keys&gt;&lt;ref-type name="Journal Article"&gt;17&lt;/ref-type&gt;&lt;contributors&gt;&lt;authors&gt;&lt;author&gt;Vijaykrishna, D&lt;/author&gt;&lt;author&gt;Poon, LLM&lt;/author&gt;&lt;author&gt;Zhu, HC&lt;/author&gt;&lt;author&gt;Ma, SK&lt;/author&gt;&lt;author&gt;Li, OTW&lt;/author&gt;&lt;author&gt;Cheung, CL&lt;/author&gt;&lt;author&gt;Smith, GJD&lt;/author&gt;&lt;author&gt;Peiris, JSM&lt;/author&gt;&lt;author&gt;Guan, Y&lt;/author&gt;&lt;/authors&gt;&lt;/contributors&gt;&lt;titles&gt;&lt;title&gt;Reassortment of pandemic H1N1/2009 influenza A virus in swine&lt;/title&gt;&lt;secondary-title&gt;Science&lt;/secondary-title&gt;&lt;/titles&gt;&lt;periodical&gt;&lt;full-title&gt;Science&lt;/full-title&gt;&lt;/periodical&gt;&lt;pages&gt;1529-1529&lt;/pages&gt;&lt;volume&gt;328&lt;/volume&gt;&lt;number&gt;5985&lt;/number&gt;&lt;dates&gt;&lt;year&gt;2010&lt;/year&gt;&lt;/dates&gt;&lt;isbn&gt;0036-8075&lt;/isbn&gt;&lt;urls&gt;&lt;/urls&gt;&lt;/record&gt;&lt;/Cite&gt;&lt;/EndNote&gt;</w:instrText>
      </w:r>
      <w:r w:rsidR="003C6E16" w:rsidRPr="001C5DAA">
        <w:rPr>
          <w:rFonts w:ascii="Arial" w:hAnsi="Arial" w:cs="Arial"/>
          <w:sz w:val="20"/>
          <w:szCs w:val="20"/>
        </w:rPr>
        <w:fldChar w:fldCharType="separate"/>
      </w:r>
      <w:r w:rsidR="003C6E16" w:rsidRPr="001C5DAA">
        <w:rPr>
          <w:rFonts w:ascii="Arial" w:hAnsi="Arial" w:cs="Arial"/>
          <w:sz w:val="20"/>
          <w:szCs w:val="20"/>
        </w:rPr>
        <w:t>(Vijaykrishna et al. 2010)</w:t>
      </w:r>
      <w:r w:rsidR="003C6E16" w:rsidRPr="001C5DAA">
        <w:rPr>
          <w:rFonts w:ascii="Arial" w:hAnsi="Arial" w:cs="Arial"/>
          <w:sz w:val="20"/>
          <w:szCs w:val="20"/>
        </w:rPr>
        <w:fldChar w:fldCharType="end"/>
      </w:r>
      <w:r w:rsidR="00823D5C" w:rsidRPr="001C5DAA">
        <w:rPr>
          <w:rFonts w:ascii="Arial" w:hAnsi="Arial" w:cs="Arial"/>
          <w:sz w:val="20"/>
          <w:szCs w:val="20"/>
        </w:rPr>
        <w:t>.</w:t>
      </w:r>
      <w:r w:rsidR="00A04007" w:rsidRPr="001C5DAA">
        <w:rPr>
          <w:rFonts w:ascii="Arial" w:hAnsi="Arial" w:cs="Arial"/>
          <w:sz w:val="20"/>
          <w:szCs w:val="20"/>
        </w:rPr>
        <w:t xml:space="preserve">Tissue tropism of avian Influenza has been shown to influence </w:t>
      </w:r>
      <w:r w:rsidR="00D36585" w:rsidRPr="001C5DAA">
        <w:rPr>
          <w:rFonts w:ascii="Arial" w:hAnsi="Arial" w:cs="Arial"/>
          <w:sz w:val="20"/>
          <w:szCs w:val="20"/>
        </w:rPr>
        <w:t>spillover</w:t>
      </w:r>
      <w:r w:rsidR="00A04007" w:rsidRPr="001C5DAA">
        <w:rPr>
          <w:rFonts w:ascii="Arial" w:hAnsi="Arial" w:cs="Arial"/>
          <w:sz w:val="20"/>
          <w:szCs w:val="20"/>
        </w:rPr>
        <w:t xml:space="preserve"> from wild Birds to Pigs </w:t>
      </w:r>
      <w:commentRangeStart w:id="108"/>
      <w:r w:rsidR="00A04007" w:rsidRPr="001C5DAA">
        <w:rPr>
          <w:rFonts w:ascii="Arial" w:hAnsi="Arial" w:cs="Arial"/>
          <w:sz w:val="20"/>
          <w:szCs w:val="20"/>
        </w:rPr>
        <w:fldChar w:fldCharType="begin">
          <w:fldData xml:space="preserve">PEVuZE5vdGU+PENpdGU+PEF1dGhvcj5aaGFuZzwvQXV0aG9yPjxZZWFyPjIwMjA8L1llYXI+PFJl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</w:fldData>
        </w:fldChar>
      </w:r>
      <w:r w:rsidR="00A04007" w:rsidRPr="001C5DAA">
        <w:rPr>
          <w:rFonts w:ascii="Arial" w:hAnsi="Arial" w:cs="Arial"/>
          <w:sz w:val="20"/>
          <w:szCs w:val="20"/>
        </w:rPr>
        <w:instrText xml:space="preserve"> ADDIN EN.CITE </w:instrText>
      </w:r>
      <w:r w:rsidR="00A04007" w:rsidRPr="001C5DAA">
        <w:rPr>
          <w:rFonts w:ascii="Arial" w:hAnsi="Arial" w:cs="Arial"/>
          <w:sz w:val="20"/>
          <w:szCs w:val="20"/>
        </w:rPr>
        <w:fldChar w:fldCharType="begin">
          <w:fldData xml:space="preserve">PEVuZE5vdGU+PENpdGU+PEF1dGhvcj5aaGFuZzwvQXV0aG9yPjxZZWFyPjIwMjA8L1llYXI+PFJl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</w:fldData>
        </w:fldChar>
      </w:r>
      <w:r w:rsidR="00A04007" w:rsidRPr="001C5DAA">
        <w:rPr>
          <w:rFonts w:ascii="Arial" w:hAnsi="Arial" w:cs="Arial"/>
          <w:sz w:val="20"/>
          <w:szCs w:val="20"/>
        </w:rPr>
        <w:instrText xml:space="preserve"> ADDIN EN.CITE.DATA </w:instrText>
      </w:r>
      <w:r w:rsidR="00A04007" w:rsidRPr="001C5DAA">
        <w:rPr>
          <w:rFonts w:ascii="Arial" w:hAnsi="Arial" w:cs="Arial"/>
          <w:sz w:val="20"/>
          <w:szCs w:val="20"/>
        </w:rPr>
      </w:r>
      <w:r w:rsidR="00A04007" w:rsidRPr="001C5DAA">
        <w:rPr>
          <w:rFonts w:ascii="Arial" w:hAnsi="Arial" w:cs="Arial"/>
          <w:sz w:val="20"/>
          <w:szCs w:val="20"/>
        </w:rPr>
        <w:fldChar w:fldCharType="end"/>
      </w:r>
      <w:r w:rsidR="00A04007" w:rsidRPr="001C5DAA">
        <w:rPr>
          <w:rFonts w:ascii="Arial" w:hAnsi="Arial" w:cs="Arial"/>
          <w:sz w:val="20"/>
          <w:szCs w:val="20"/>
        </w:rPr>
      </w:r>
      <w:r w:rsidR="00A04007" w:rsidRPr="001C5DAA">
        <w:rPr>
          <w:rFonts w:ascii="Arial" w:hAnsi="Arial" w:cs="Arial"/>
          <w:sz w:val="20"/>
          <w:szCs w:val="20"/>
        </w:rPr>
        <w:fldChar w:fldCharType="separate"/>
      </w:r>
      <w:r w:rsidR="00A04007" w:rsidRPr="001C5DAA">
        <w:rPr>
          <w:rFonts w:ascii="Arial" w:hAnsi="Arial" w:cs="Arial"/>
          <w:sz w:val="20"/>
          <w:szCs w:val="20"/>
        </w:rPr>
        <w:t>(Zhang et al. 2020)</w:t>
      </w:r>
      <w:r w:rsidR="00A04007" w:rsidRPr="001C5DAA">
        <w:rPr>
          <w:rFonts w:ascii="Arial" w:hAnsi="Arial" w:cs="Arial"/>
          <w:sz w:val="20"/>
          <w:szCs w:val="20"/>
        </w:rPr>
        <w:fldChar w:fldCharType="end"/>
      </w:r>
      <w:r w:rsidR="00A04007" w:rsidRPr="001C5DAA">
        <w:rPr>
          <w:rFonts w:ascii="Arial" w:hAnsi="Arial" w:cs="Arial"/>
          <w:sz w:val="20"/>
          <w:szCs w:val="20"/>
        </w:rPr>
        <w:t>.</w:t>
      </w:r>
      <w:r w:rsidR="00E77CCE" w:rsidRPr="001C5DAA">
        <w:rPr>
          <w:rFonts w:ascii="Arial" w:hAnsi="Arial" w:cs="Arial"/>
          <w:sz w:val="20"/>
          <w:szCs w:val="20"/>
        </w:rPr>
        <w:t xml:space="preserve"> Additionally, </w:t>
      </w:r>
      <w:r w:rsidR="005D3E91" w:rsidRPr="001C5DAA">
        <w:rPr>
          <w:rFonts w:ascii="Arial" w:hAnsi="Arial" w:cs="Arial"/>
          <w:sz w:val="20"/>
          <w:szCs w:val="20"/>
        </w:rPr>
        <w:t>distribution</w:t>
      </w:r>
      <w:r w:rsidR="00E77CCE" w:rsidRPr="001C5DAA">
        <w:rPr>
          <w:rFonts w:ascii="Arial" w:hAnsi="Arial" w:cs="Arial"/>
          <w:sz w:val="20"/>
          <w:szCs w:val="20"/>
        </w:rPr>
        <w:t xml:space="preserve"> of receptors in human</w:t>
      </w:r>
      <w:ins w:id="109" w:author="Nicole LYNN Gottdenker" w:date="2023-04-09T17:32:00Z">
        <w:r w:rsidR="001923CA">
          <w:rPr>
            <w:rFonts w:ascii="Arial" w:hAnsi="Arial" w:cs="Arial"/>
            <w:sz w:val="20"/>
            <w:szCs w:val="20"/>
          </w:rPr>
          <w:t xml:space="preserve"> spillover hosts is important to cross-species influenza </w:t>
        </w:r>
        <w:proofErr w:type="spellStart"/>
        <w:r w:rsidR="001923CA">
          <w:rPr>
            <w:rFonts w:ascii="Arial" w:hAnsi="Arial" w:cs="Arial"/>
            <w:sz w:val="20"/>
            <w:szCs w:val="20"/>
          </w:rPr>
          <w:t>transmission</w:t>
        </w:r>
      </w:ins>
      <w:del w:id="110" w:author="Nicole LYNN Gottdenker" w:date="2023-04-09T17:32:00Z">
        <w:r w:rsidR="00E77CCE" w:rsidRPr="001C5DAA" w:rsidDel="001923CA">
          <w:rPr>
            <w:rFonts w:ascii="Arial" w:hAnsi="Arial" w:cs="Arial"/>
            <w:sz w:val="20"/>
            <w:szCs w:val="20"/>
          </w:rPr>
          <w:delText>s is of import.</w:delText>
        </w:r>
      </w:del>
      <w:commentRangeEnd w:id="108"/>
      <w:r w:rsidR="001923CA">
        <w:rPr>
          <w:rStyle w:val="CommentReference"/>
        </w:rPr>
        <w:commentReference w:id="108"/>
      </w:r>
      <w:del w:id="111" w:author="Nicole LYNN Gottdenker" w:date="2023-04-09T17:32:00Z">
        <w:r w:rsidR="00E77CCE" w:rsidRPr="001C5DAA" w:rsidDel="001923CA">
          <w:rPr>
            <w:rFonts w:ascii="Arial" w:hAnsi="Arial" w:cs="Arial"/>
            <w:sz w:val="20"/>
            <w:szCs w:val="20"/>
          </w:rPr>
          <w:delText xml:space="preserve"> </w:delText>
        </w:r>
      </w:del>
      <w:r w:rsidR="00E77CCE" w:rsidRPr="001C5DAA">
        <w:rPr>
          <w:rFonts w:ascii="Arial" w:hAnsi="Arial" w:cs="Arial"/>
          <w:sz w:val="20"/>
          <w:szCs w:val="20"/>
        </w:rPr>
        <w:t>Humans</w:t>
      </w:r>
      <w:proofErr w:type="spellEnd"/>
      <w:r w:rsidR="008E7540" w:rsidRPr="001C5DAA">
        <w:rPr>
          <w:rFonts w:ascii="Arial" w:hAnsi="Arial" w:cs="Arial"/>
          <w:sz w:val="20"/>
          <w:szCs w:val="20"/>
        </w:rPr>
        <w:t xml:space="preserve"> </w:t>
      </w:r>
      <w:r w:rsidR="00E77CCE" w:rsidRPr="001C5DAA">
        <w:rPr>
          <w:rFonts w:ascii="Arial" w:hAnsi="Arial" w:cs="Arial"/>
          <w:sz w:val="20"/>
          <w:szCs w:val="20"/>
        </w:rPr>
        <w:t xml:space="preserve"> possess SAα2,3Gal receptors, but only in their lower respiratory tract </w:t>
      </w:r>
      <w:r w:rsidR="00E77CCE" w:rsidRPr="001C5DAA">
        <w:rPr>
          <w:rFonts w:ascii="Arial" w:hAnsi="Arial" w:cs="Arial"/>
          <w:sz w:val="20"/>
          <w:szCs w:val="20"/>
        </w:rPr>
        <w:fldChar w:fldCharType="begin"/>
      </w:r>
      <w:r w:rsidR="00E77CCE" w:rsidRPr="001C5DAA">
        <w:rPr>
          <w:rFonts w:ascii="Arial" w:hAnsi="Arial" w:cs="Arial"/>
          <w:sz w:val="20"/>
          <w:szCs w:val="20"/>
        </w:rPr>
        <w:instrText xml:space="preserve"> ADDIN EN.CITE &lt;EndNote&gt;&lt;Cite&gt;&lt;Author&gt;de Graaf&lt;/Author&gt;&lt;Year&gt;2014&lt;/Year&gt;&lt;RecNum&gt;114&lt;/RecNum&gt;&lt;DisplayText&gt;(de Graaf and Fouchier 2014)&lt;/DisplayText&gt;&lt;record&gt;&lt;rec-number&gt;114&lt;/rec-number&gt;&lt;foreign-keys&gt;&lt;key app="EN" db-id="pv99xppxsftrpnevsxkp0tvm950xsdp9wz2x" timestamp="1655123696"&gt;114&lt;/key&gt;&lt;/foreign-keys&gt;&lt;ref-type name="Journal Article"&gt;17&lt;/ref-type&gt;&lt;contributors&gt;&lt;authors&gt;&lt;author&gt;de Graaf, M.&lt;/author&gt;&lt;author&gt;Fouchier, R. A.&lt;/author&gt;&lt;/authors&gt;&lt;/contributors&gt;&lt;auth-address&gt;Department of Viroscience, Erasmus MC, Rotterdam, The Netherlands.&lt;/auth-address&gt;&lt;titles&gt;&lt;title&gt;Role of receptor binding specificity in influenza A virus transmission and pathogenesis&lt;/title&gt;&lt;secondary-title&gt;EMBO J&lt;/secondary-title&gt;&lt;/titles&gt;&lt;periodical&gt;&lt;full-title&gt;EMBO J&lt;/full-title&gt;&lt;/periodical&gt;&lt;pages&gt;823-41&lt;/pages&gt;&lt;volume&gt;33&lt;/volume&gt;&lt;number&gt;8&lt;/number&gt;&lt;edition&gt;2014/03/29&lt;/edition&gt;&lt;keywords&gt;&lt;keyword&gt;Adaptation, Biological&lt;/keyword&gt;&lt;keyword&gt;Animals&lt;/keyword&gt;&lt;keyword&gt;Hemagglutinin Glycoproteins, Influenza Virus/metabolism&lt;/keyword&gt;&lt;keyword&gt;Humans&lt;/keyword&gt;&lt;keyword&gt;Influenza A virus/*physiology&lt;/keyword&gt;&lt;keyword&gt;Influenza, Human/*transmission/*virology&lt;/keyword&gt;&lt;keyword&gt;Polysaccharides/metabolism&lt;/keyword&gt;&lt;keyword&gt;Protein Binding&lt;/keyword&gt;&lt;keyword&gt;Receptors, Virus/metabolism&lt;/keyword&gt;&lt;keyword&gt;Sialic Acids/metabolism&lt;/keyword&gt;&lt;keyword&gt;Substrate Specificity&lt;/keyword&gt;&lt;keyword&gt;*Viral Tropism&lt;/keyword&gt;&lt;keyword&gt;*Virus Attachment&lt;/keyword&gt;&lt;keyword&gt;Zoonoses/*transmission/*virology&lt;/keyword&gt;&lt;/keywords&gt;&lt;dates&gt;&lt;year&gt;2014&lt;/year&gt;&lt;pub-dates&gt;&lt;date&gt;Apr 16&lt;/date&gt;&lt;/pub-dates&gt;&lt;/dates&gt;&lt;isbn&gt;1460-2075 (Electronic)&amp;#xD;0261-4189 (Linking)&lt;/isbn&gt;&lt;accession-num&gt;24668228&lt;/accession-num&gt;&lt;urls&gt;&lt;related-urls&gt;&lt;url&gt;https://www.ncbi.nlm.nih.gov/pubmed/24668228&lt;/url&gt;&lt;/related-urls&gt;&lt;/urls&gt;&lt;custom2&gt;PMC4194109&lt;/custom2&gt;&lt;electronic-resource-num&gt;10.1002/embj.201387442&lt;/electronic-resource-num&gt;&lt;/record&gt;&lt;/Cite&gt;&lt;/EndNote&gt;</w:instrText>
      </w:r>
      <w:r w:rsidR="00E77CCE" w:rsidRPr="001C5DAA">
        <w:rPr>
          <w:rFonts w:ascii="Arial" w:hAnsi="Arial" w:cs="Arial"/>
          <w:sz w:val="20"/>
          <w:szCs w:val="20"/>
        </w:rPr>
        <w:fldChar w:fldCharType="separate"/>
      </w:r>
      <w:r w:rsidR="00E77CCE" w:rsidRPr="001C5DAA">
        <w:rPr>
          <w:rFonts w:ascii="Arial" w:hAnsi="Arial" w:cs="Arial"/>
          <w:sz w:val="20"/>
          <w:szCs w:val="20"/>
        </w:rPr>
        <w:t>(de Graaf and Fouchier 2014)</w:t>
      </w:r>
      <w:r w:rsidR="00E77CCE" w:rsidRPr="001C5DAA">
        <w:rPr>
          <w:rFonts w:ascii="Arial" w:hAnsi="Arial" w:cs="Arial"/>
          <w:sz w:val="20"/>
          <w:szCs w:val="20"/>
        </w:rPr>
        <w:fldChar w:fldCharType="end"/>
      </w:r>
      <w:r w:rsidR="00E77CCE" w:rsidRPr="001C5DAA">
        <w:rPr>
          <w:rFonts w:ascii="Arial" w:hAnsi="Arial" w:cs="Arial"/>
          <w:sz w:val="20"/>
          <w:szCs w:val="20"/>
        </w:rPr>
        <w:t xml:space="preserve">. </w:t>
      </w:r>
      <w:commentRangeStart w:id="112"/>
      <w:r w:rsidR="008F3AB0" w:rsidRPr="001C5DAA">
        <w:rPr>
          <w:rFonts w:ascii="Arial" w:hAnsi="Arial" w:cs="Arial"/>
          <w:sz w:val="20"/>
          <w:szCs w:val="20"/>
        </w:rPr>
        <w:t>So,</w:t>
      </w:r>
      <w:r w:rsidR="00E77CCE" w:rsidRPr="001C5DAA">
        <w:rPr>
          <w:rFonts w:ascii="Arial" w:hAnsi="Arial" w:cs="Arial"/>
          <w:sz w:val="20"/>
          <w:szCs w:val="20"/>
        </w:rPr>
        <w:t xml:space="preserve"> while people do occasionally become infected with avian influenza, this subtle difference in receptor distribution plays a huge role, both in disease pathogenesis and in transmissibility of infection. The presence of the virus and subsequent replication in the lower respiratory tract results in a much more severe infection with higher morbidity and mortality than a typical human strain of flu. Additionally, the fact that the virus </w:t>
      </w:r>
      <w:r w:rsidR="008F3AB0" w:rsidRPr="001C5DAA">
        <w:rPr>
          <w:rFonts w:ascii="Arial" w:hAnsi="Arial" w:cs="Arial"/>
          <w:sz w:val="20"/>
          <w:szCs w:val="20"/>
        </w:rPr>
        <w:t>cannot</w:t>
      </w:r>
      <w:r w:rsidR="008E7540" w:rsidRPr="001C5DAA">
        <w:rPr>
          <w:rFonts w:ascii="Arial" w:hAnsi="Arial" w:cs="Arial"/>
          <w:sz w:val="20"/>
          <w:szCs w:val="20"/>
        </w:rPr>
        <w:t xml:space="preserve"> </w:t>
      </w:r>
      <w:r w:rsidR="00E77CCE" w:rsidRPr="001C5DAA">
        <w:rPr>
          <w:rFonts w:ascii="Arial" w:hAnsi="Arial" w:cs="Arial"/>
          <w:sz w:val="20"/>
          <w:szCs w:val="20"/>
        </w:rPr>
        <w:t xml:space="preserve">replicate in the upper </w:t>
      </w:r>
      <w:r w:rsidR="00511715" w:rsidRPr="001C5DAA">
        <w:rPr>
          <w:rFonts w:ascii="Arial" w:hAnsi="Arial" w:cs="Arial"/>
          <w:sz w:val="20"/>
          <w:szCs w:val="20"/>
        </w:rPr>
        <w:t>respiratory tract</w:t>
      </w:r>
      <w:r w:rsidR="00E77CCE" w:rsidRPr="001C5DAA">
        <w:rPr>
          <w:rFonts w:ascii="Arial" w:hAnsi="Arial" w:cs="Arial"/>
          <w:sz w:val="20"/>
          <w:szCs w:val="20"/>
        </w:rPr>
        <w:t xml:space="preserve"> </w:t>
      </w:r>
      <w:r w:rsidR="008E7540" w:rsidRPr="001C5DAA">
        <w:rPr>
          <w:rFonts w:ascii="Arial" w:hAnsi="Arial" w:cs="Arial"/>
          <w:sz w:val="20"/>
          <w:szCs w:val="20"/>
        </w:rPr>
        <w:t xml:space="preserve">makes it </w:t>
      </w:r>
      <w:proofErr w:type="gramStart"/>
      <w:r w:rsidR="008E7540" w:rsidRPr="001C5DAA">
        <w:rPr>
          <w:rFonts w:ascii="Arial" w:hAnsi="Arial" w:cs="Arial"/>
          <w:sz w:val="20"/>
          <w:szCs w:val="20"/>
        </w:rPr>
        <w:t xml:space="preserve">difficult </w:t>
      </w:r>
      <w:r w:rsidR="00E77CCE" w:rsidRPr="001C5DAA">
        <w:rPr>
          <w:rFonts w:ascii="Arial" w:hAnsi="Arial" w:cs="Arial"/>
          <w:sz w:val="20"/>
          <w:szCs w:val="20"/>
        </w:rPr>
        <w:t xml:space="preserve"> for</w:t>
      </w:r>
      <w:proofErr w:type="gramEnd"/>
      <w:r w:rsidR="00E77CCE" w:rsidRPr="001C5DAA">
        <w:rPr>
          <w:rFonts w:ascii="Arial" w:hAnsi="Arial" w:cs="Arial"/>
          <w:sz w:val="20"/>
          <w:szCs w:val="20"/>
        </w:rPr>
        <w:t xml:space="preserve"> the virus to be transmitted via respiratory aerosol</w:t>
      </w:r>
      <w:commentRangeEnd w:id="112"/>
      <w:r w:rsidR="001923CA">
        <w:rPr>
          <w:rStyle w:val="CommentReference"/>
        </w:rPr>
        <w:commentReference w:id="112"/>
      </w:r>
      <w:r w:rsidR="00E77CCE" w:rsidRPr="001C5DAA">
        <w:rPr>
          <w:rFonts w:ascii="Arial" w:hAnsi="Arial" w:cs="Arial"/>
          <w:sz w:val="20"/>
          <w:szCs w:val="20"/>
        </w:rPr>
        <w:t xml:space="preserve">.  </w:t>
      </w:r>
    </w:p>
    <w:p w14:paraId="0991E17F" w14:textId="573E182C" w:rsidR="00C432B9" w:rsidRDefault="00E77CCE" w:rsidP="00AA6AB3">
      <w:pPr>
        <w:spacing w:line="480" w:lineRule="auto"/>
        <w:rPr>
          <w:rFonts w:ascii="Arial" w:hAnsi="Arial" w:cs="Arial"/>
          <w:sz w:val="20"/>
          <w:szCs w:val="20"/>
          <w:lang w:val="en-GB"/>
        </w:rPr>
      </w:pPr>
      <w:r w:rsidRPr="001C5DAA">
        <w:rPr>
          <w:rFonts w:ascii="Arial" w:hAnsi="Arial" w:cs="Arial"/>
          <w:sz w:val="20"/>
          <w:szCs w:val="20"/>
        </w:rPr>
        <w:t>Waterfowl are considered as the primary wild reservoir of avian influenza strains and their role in this again partly comes down to receptor distribution</w:t>
      </w:r>
      <w:r w:rsidRPr="00AA6AB3">
        <w:rPr>
          <w:rFonts w:ascii="Arial" w:hAnsi="Arial" w:cs="Arial"/>
          <w:sz w:val="20"/>
          <w:szCs w:val="20"/>
          <w:lang w:val="en-GB"/>
        </w:rPr>
        <w:t xml:space="preserve">. The </w:t>
      </w:r>
      <w:r w:rsidRPr="00AA6AB3">
        <w:rPr>
          <w:rFonts w:ascii="Arial" w:hAnsi="Arial" w:cs="Arial"/>
          <w:sz w:val="20"/>
          <w:szCs w:val="20"/>
        </w:rPr>
        <w:t xml:space="preserve">SAα2,3Gal receptors used by the influenza virus are present in large amounts in the intestinal tract of many species of </w:t>
      </w:r>
      <w:del w:id="113" w:author="Nicole LYNN Gottdenker" w:date="2023-04-09T17:34:00Z">
        <w:r w:rsidRPr="00AA6AB3" w:rsidDel="001923CA">
          <w:rPr>
            <w:rFonts w:ascii="Arial" w:hAnsi="Arial" w:cs="Arial"/>
            <w:sz w:val="20"/>
            <w:szCs w:val="20"/>
          </w:rPr>
          <w:delText>m</w:delText>
        </w:r>
      </w:del>
      <w:r w:rsidR="002A07D2" w:rsidRPr="00AA6AB3">
        <w:rPr>
          <w:rFonts w:ascii="Arial" w:hAnsi="Arial" w:cs="Arial"/>
          <w:sz w:val="20"/>
          <w:szCs w:val="20"/>
          <w:lang w:val="en-GB"/>
        </w:rPr>
        <w:t>migratory</w:t>
      </w:r>
      <w:r w:rsidRPr="00AA6AB3">
        <w:rPr>
          <w:rFonts w:ascii="Arial" w:hAnsi="Arial" w:cs="Arial"/>
          <w:sz w:val="20"/>
          <w:szCs w:val="20"/>
          <w:lang w:val="en-GB"/>
        </w:rPr>
        <w:t xml:space="preserve"> waterfowl </w:t>
      </w:r>
      <w:r w:rsidRPr="00AA6AB3">
        <w:rPr>
          <w:rFonts w:ascii="Arial" w:hAnsi="Arial" w:cs="Arial"/>
          <w:noProof/>
          <w:sz w:val="20"/>
          <w:szCs w:val="20"/>
          <w:lang w:val="en-GB"/>
        </w:rPr>
        <w:fldChar w:fldCharType="begin"/>
      </w:r>
      <w:r w:rsidRPr="00AA6AB3">
        <w:rPr>
          <w:rFonts w:ascii="Arial" w:hAnsi="Arial" w:cs="Arial"/>
          <w:sz w:val="20"/>
          <w:szCs w:val="20"/>
          <w:lang w:val="en-GB"/>
        </w:rPr>
        <w:instrText xml:space="preserve"> ADDIN EN.CITE &lt;EndNote&gt;&lt;Cite&gt;&lt;Author&gt;Costa&lt;/Author&gt;&lt;Year&gt;2012&lt;/Year&gt;&lt;RecNum&gt;115&lt;/RecNum&gt;&lt;DisplayText&gt;(Costa et al. 2012)&lt;/DisplayText&gt;&lt;record&gt;&lt;rec-number&gt;115&lt;/rec-number&gt;&lt;foreign-keys&gt;&lt;key app="EN" db-id="pv99xppxsftrpnevsxkp0tvm950xsdp9wz2x" timestamp="1655123845"&gt;115&lt;/key&gt;&lt;/foreign-keys&gt;&lt;ref-type name="Journal Article"&gt;17&lt;/ref-type&gt;&lt;contributors&gt;&lt;authors&gt;&lt;author&gt;Costa, T.&lt;/author&gt;&lt;author&gt;Chaves, A. J.&lt;/author&gt;&lt;author&gt;Valle, R.&lt;/author&gt;&lt;author&gt;Darji, A.&lt;/author&gt;&lt;author&gt;van Riel, D.&lt;/author&gt;&lt;author&gt;Kuiken, T.&lt;/author&gt;&lt;author&gt;Majo, N.&lt;/author&gt;&lt;author&gt;Ramis, A.&lt;/author&gt;&lt;/authors&gt;&lt;/contributors&gt;&lt;auth-address&gt;Departament de Sanitat i Anatomia Animals, Facultat de Veterinaria, Universitat Autonoma de Barcelona, Bellaterra, Barcelona, Spain. antonio.ramis@uab.cat.&lt;/auth-address&gt;&lt;titles&gt;&lt;title&gt;Distribution patterns of influenza virus receptors and viral attachment patterns in the respiratory and intestinal tracts of seven avian species&lt;/title&gt;&lt;secondary-title&gt;Vet Res&lt;/secondary-title&gt;&lt;/titles&gt;&lt;periodical&gt;&lt;full-title&gt;Vet Res&lt;/full-title&gt;&lt;/periodical&gt;&lt;pages&gt;28&lt;/pages&gt;&lt;volume&gt;43&lt;/volume&gt;&lt;edition&gt;2012/04/12&lt;/edition&gt;&lt;keywords&gt;&lt;keyword&gt;Animals&lt;/keyword&gt;&lt;keyword&gt;Ducks&lt;/keyword&gt;&lt;keyword&gt;Galliformes&lt;/keyword&gt;&lt;keyword&gt;Influenza A virus/*physiology&lt;/keyword&gt;&lt;keyword&gt;Influenza in Birds/*microbiology/virology&lt;/keyword&gt;&lt;keyword&gt;Intestines/virology&lt;/keyword&gt;&lt;keyword&gt;Poultry Diseases/*metabolism/virology&lt;/keyword&gt;&lt;keyword&gt;Receptors, Cell Surface/*metabolism&lt;/keyword&gt;&lt;keyword&gt;Respiratory System/virology&lt;/keyword&gt;&lt;keyword&gt;Species Specificity&lt;/keyword&gt;&lt;keyword&gt;Struthioniformes&lt;/keyword&gt;&lt;keyword&gt;*Virus Attachment&lt;/keyword&gt;&lt;/keywords&gt;&lt;dates&gt;&lt;year&gt;2012&lt;/year&gt;&lt;pub-dates&gt;&lt;date&gt;Apr 10&lt;/date&gt;&lt;/pub-dates&gt;&lt;/dates&gt;&lt;isbn&gt;1297-9716 (Electronic)&amp;#xD;0928-4249 (Linking)&lt;/isbn&gt;&lt;accession-num&gt;22489675&lt;/accession-num&gt;&lt;urls&gt;&lt;related-urls&gt;&lt;url&gt;https://www.ncbi.nlm.nih.gov/pubmed/22489675&lt;/url&gt;&lt;/related-urls&gt;&lt;/urls&gt;&lt;custom2&gt;PMC3368784&lt;/custom2&gt;&lt;electronic-resource-num&gt;10.1186/1297-9716-43-28&lt;/electronic-resource-num&gt;&lt;/record&gt;&lt;/Cite&gt;&lt;/EndNote&gt;</w:instrText>
      </w:r>
      <w:r w:rsidRPr="00AA6AB3">
        <w:rPr>
          <w:rFonts w:ascii="Arial" w:hAnsi="Arial" w:cs="Arial"/>
          <w:noProof/>
          <w:sz w:val="20"/>
          <w:szCs w:val="20"/>
          <w:lang w:val="en-GB"/>
        </w:rPr>
        <w:fldChar w:fldCharType="separate"/>
      </w:r>
      <w:r w:rsidRPr="00AA6AB3">
        <w:rPr>
          <w:rFonts w:ascii="Arial" w:hAnsi="Arial" w:cs="Arial"/>
          <w:sz w:val="20"/>
          <w:szCs w:val="20"/>
          <w:lang w:val="en-GB"/>
        </w:rPr>
        <w:t>(Costa et al. 2012)</w:t>
      </w:r>
      <w:r w:rsidRPr="00AA6AB3">
        <w:rPr>
          <w:rFonts w:ascii="Arial" w:hAnsi="Arial" w:cs="Arial"/>
          <w:noProof/>
          <w:sz w:val="20"/>
          <w:szCs w:val="20"/>
          <w:lang w:val="en-GB"/>
        </w:rPr>
        <w:fldChar w:fldCharType="end"/>
      </w:r>
      <w:r w:rsidRPr="00AA6AB3">
        <w:rPr>
          <w:rFonts w:ascii="Arial" w:hAnsi="Arial" w:cs="Arial"/>
          <w:sz w:val="20"/>
          <w:szCs w:val="20"/>
          <w:lang w:val="en-GB"/>
        </w:rPr>
        <w:t>. Waterfowl belonging to the </w:t>
      </w:r>
      <w:r w:rsidRPr="00AA6AB3">
        <w:rPr>
          <w:rFonts w:ascii="Arial" w:hAnsi="Arial" w:cs="Arial"/>
          <w:i/>
          <w:iCs/>
          <w:sz w:val="20"/>
          <w:szCs w:val="20"/>
          <w:lang w:val="en-GB"/>
        </w:rPr>
        <w:t>Anatidae</w:t>
      </w:r>
      <w:r w:rsidRPr="00AA6AB3">
        <w:rPr>
          <w:rFonts w:ascii="Arial" w:hAnsi="Arial" w:cs="Arial"/>
          <w:sz w:val="20"/>
          <w:szCs w:val="20"/>
          <w:lang w:val="en-GB"/>
        </w:rPr>
        <w:t xml:space="preserve"> family (ducks, geese, and swans) are the primary reservoir of all 16 hemagglutinin and 9 neuraminidase subtypes of avian influenza viruses </w:t>
      </w:r>
      <w:r w:rsidRPr="00AA6AB3">
        <w:rPr>
          <w:rFonts w:ascii="Arial" w:hAnsi="Arial" w:cs="Arial"/>
          <w:noProof/>
          <w:sz w:val="20"/>
          <w:szCs w:val="20"/>
          <w:lang w:val="en-GB"/>
        </w:rPr>
        <w:fldChar w:fldCharType="begin">
          <w:fldData xml:space="preserve">PEVuZE5vdGU+PENpdGU+PEF1dGhvcj5IYW5zYnJvPC9BdXRob3I+PFllYXI+MjAxMDwvWWVhcj48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</w:fldData>
        </w:fldChar>
      </w:r>
      <w:r w:rsidRPr="00AA6AB3">
        <w:rPr>
          <w:rFonts w:ascii="Arial" w:hAnsi="Arial" w:cs="Arial"/>
          <w:sz w:val="20"/>
          <w:szCs w:val="20"/>
          <w:lang w:val="en-GB"/>
        </w:rPr>
        <w:instrText xml:space="preserve"> ADDIN EN.CITE </w:instrText>
      </w:r>
      <w:r w:rsidRPr="00AA6AB3">
        <w:rPr>
          <w:rFonts w:ascii="Arial" w:hAnsi="Arial" w:cs="Arial"/>
          <w:noProof/>
          <w:sz w:val="20"/>
          <w:szCs w:val="20"/>
          <w:lang w:val="en-GB"/>
        </w:rPr>
        <w:fldChar w:fldCharType="begin">
          <w:fldData xml:space="preserve">PEVuZE5vdGU+PENpdGU+PEF1dGhvcj5IYW5zYnJvPC9BdXRob3I+PFllYXI+MjAxMDwvWWVhcj48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</w:fldData>
        </w:fldChar>
      </w:r>
      <w:r w:rsidRPr="00AA6AB3">
        <w:rPr>
          <w:rFonts w:ascii="Arial" w:hAnsi="Arial" w:cs="Arial"/>
          <w:sz w:val="20"/>
          <w:szCs w:val="20"/>
          <w:lang w:val="en-GB"/>
        </w:rPr>
        <w:instrText xml:space="preserve"> ADDIN EN.CITE.DATA </w:instrText>
      </w:r>
      <w:r w:rsidRPr="00AA6AB3">
        <w:rPr>
          <w:rFonts w:ascii="Arial" w:hAnsi="Arial" w:cs="Arial"/>
          <w:noProof/>
          <w:sz w:val="20"/>
          <w:szCs w:val="20"/>
          <w:lang w:val="en-GB"/>
        </w:rPr>
      </w:r>
      <w:r w:rsidRPr="00AA6AB3">
        <w:rPr>
          <w:rFonts w:ascii="Arial" w:hAnsi="Arial" w:cs="Arial"/>
          <w:noProof/>
          <w:sz w:val="20"/>
          <w:szCs w:val="20"/>
          <w:lang w:val="en-GB"/>
        </w:rPr>
        <w:fldChar w:fldCharType="end"/>
      </w:r>
      <w:r w:rsidRPr="00AA6AB3">
        <w:rPr>
          <w:rFonts w:ascii="Arial" w:hAnsi="Arial" w:cs="Arial"/>
          <w:noProof/>
          <w:sz w:val="20"/>
          <w:szCs w:val="20"/>
          <w:lang w:val="en-GB"/>
        </w:rPr>
      </w:r>
      <w:r w:rsidRPr="00AA6AB3">
        <w:rPr>
          <w:rFonts w:ascii="Arial" w:hAnsi="Arial" w:cs="Arial"/>
          <w:noProof/>
          <w:sz w:val="20"/>
          <w:szCs w:val="20"/>
          <w:lang w:val="en-GB"/>
        </w:rPr>
        <w:fldChar w:fldCharType="separate"/>
      </w:r>
      <w:r w:rsidRPr="00AA6AB3">
        <w:rPr>
          <w:rFonts w:ascii="Arial" w:hAnsi="Arial" w:cs="Arial"/>
          <w:sz w:val="20"/>
          <w:szCs w:val="20"/>
          <w:lang w:val="en-GB"/>
        </w:rPr>
        <w:t>(Hansbro et al. 2010)</w:t>
      </w:r>
      <w:r w:rsidRPr="00AA6AB3">
        <w:rPr>
          <w:rFonts w:ascii="Arial" w:hAnsi="Arial" w:cs="Arial"/>
          <w:noProof/>
          <w:sz w:val="20"/>
          <w:szCs w:val="20"/>
          <w:lang w:val="en-GB"/>
        </w:rPr>
        <w:fldChar w:fldCharType="end"/>
      </w:r>
      <w:r w:rsidRPr="00AA6AB3">
        <w:rPr>
          <w:rFonts w:ascii="Arial" w:hAnsi="Arial" w:cs="Arial"/>
          <w:sz w:val="20"/>
          <w:szCs w:val="20"/>
          <w:lang w:val="en-GB"/>
        </w:rPr>
        <w:t xml:space="preserve">. Migration by these birds results in the inoculation of waterways with live influenza virus which is relatively </w:t>
      </w:r>
      <w:r w:rsidRPr="00AA6AB3">
        <w:rPr>
          <w:rFonts w:ascii="Arial" w:hAnsi="Arial" w:cs="Arial"/>
          <w:sz w:val="20"/>
          <w:szCs w:val="20"/>
          <w:lang w:val="en-GB"/>
        </w:rPr>
        <w:lastRenderedPageBreak/>
        <w:t xml:space="preserve">stable in the </w:t>
      </w:r>
      <w:commentRangeStart w:id="114"/>
      <w:r w:rsidRPr="00AA6AB3">
        <w:rPr>
          <w:rFonts w:ascii="Arial" w:hAnsi="Arial" w:cs="Arial"/>
          <w:sz w:val="20"/>
          <w:szCs w:val="20"/>
          <w:lang w:val="en-GB"/>
        </w:rPr>
        <w:t xml:space="preserve">water </w:t>
      </w:r>
      <w:r w:rsidRPr="00AA6AB3">
        <w:rPr>
          <w:rFonts w:ascii="Arial" w:hAnsi="Arial" w:cs="Arial"/>
          <w:noProof/>
          <w:sz w:val="20"/>
          <w:szCs w:val="20"/>
          <w:lang w:val="en-GB"/>
        </w:rPr>
        <w:fldChar w:fldCharType="begin">
          <w:fldData xml:space="preserve">PEVuZE5vdGU+PENpdGU+PEF1dGhvcj5CbGFnb2RhdHNraTwvQXV0aG9yPjxZZWFyPjIwMjE8L1ll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</w:fldData>
        </w:fldChar>
      </w:r>
      <w:r w:rsidRPr="00AA6AB3">
        <w:rPr>
          <w:rFonts w:ascii="Arial" w:hAnsi="Arial" w:cs="Arial"/>
          <w:sz w:val="20"/>
          <w:szCs w:val="20"/>
          <w:lang w:val="en-GB"/>
        </w:rPr>
        <w:instrText xml:space="preserve"> ADDIN EN.CITE </w:instrText>
      </w:r>
      <w:r w:rsidRPr="00AA6AB3">
        <w:rPr>
          <w:rFonts w:ascii="Arial" w:hAnsi="Arial" w:cs="Arial"/>
          <w:noProof/>
          <w:sz w:val="20"/>
          <w:szCs w:val="20"/>
          <w:lang w:val="en-GB"/>
        </w:rPr>
        <w:fldChar w:fldCharType="begin">
          <w:fldData xml:space="preserve">PEVuZE5vdGU+PENpdGU+PEF1dGhvcj5CbGFnb2RhdHNraTwvQXV0aG9yPjxZZWFyPjIwMjE8L1ll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</w:fldData>
        </w:fldChar>
      </w:r>
      <w:r w:rsidRPr="00AA6AB3">
        <w:rPr>
          <w:rFonts w:ascii="Arial" w:hAnsi="Arial" w:cs="Arial"/>
          <w:sz w:val="20"/>
          <w:szCs w:val="20"/>
          <w:lang w:val="en-GB"/>
        </w:rPr>
        <w:instrText xml:space="preserve"> ADDIN EN.CITE.DATA </w:instrText>
      </w:r>
      <w:r w:rsidRPr="00AA6AB3">
        <w:rPr>
          <w:rFonts w:ascii="Arial" w:hAnsi="Arial" w:cs="Arial"/>
          <w:noProof/>
          <w:sz w:val="20"/>
          <w:szCs w:val="20"/>
          <w:lang w:val="en-GB"/>
        </w:rPr>
      </w:r>
      <w:r w:rsidRPr="00AA6AB3">
        <w:rPr>
          <w:rFonts w:ascii="Arial" w:hAnsi="Arial" w:cs="Arial"/>
          <w:noProof/>
          <w:sz w:val="20"/>
          <w:szCs w:val="20"/>
          <w:lang w:val="en-GB"/>
        </w:rPr>
        <w:fldChar w:fldCharType="end"/>
      </w:r>
      <w:r w:rsidRPr="00AA6AB3">
        <w:rPr>
          <w:rFonts w:ascii="Arial" w:hAnsi="Arial" w:cs="Arial"/>
          <w:noProof/>
          <w:sz w:val="20"/>
          <w:szCs w:val="20"/>
          <w:lang w:val="en-GB"/>
        </w:rPr>
      </w:r>
      <w:r w:rsidRPr="00AA6AB3">
        <w:rPr>
          <w:rFonts w:ascii="Arial" w:hAnsi="Arial" w:cs="Arial"/>
          <w:noProof/>
          <w:sz w:val="20"/>
          <w:szCs w:val="20"/>
          <w:lang w:val="en-GB"/>
        </w:rPr>
        <w:fldChar w:fldCharType="separate"/>
      </w:r>
      <w:r w:rsidRPr="00AA6AB3">
        <w:rPr>
          <w:rFonts w:ascii="Arial" w:hAnsi="Arial" w:cs="Arial"/>
          <w:sz w:val="20"/>
          <w:szCs w:val="20"/>
          <w:lang w:val="en-GB"/>
        </w:rPr>
        <w:t>(Blagodatski et al. 2021)</w:t>
      </w:r>
      <w:r w:rsidRPr="00AA6AB3">
        <w:rPr>
          <w:rFonts w:ascii="Arial" w:hAnsi="Arial" w:cs="Arial"/>
          <w:noProof/>
          <w:sz w:val="20"/>
          <w:szCs w:val="20"/>
          <w:lang w:val="en-GB"/>
        </w:rPr>
        <w:fldChar w:fldCharType="end"/>
      </w:r>
      <w:r w:rsidRPr="00AA6AB3">
        <w:rPr>
          <w:rFonts w:ascii="Arial" w:hAnsi="Arial" w:cs="Arial"/>
          <w:sz w:val="20"/>
          <w:szCs w:val="20"/>
          <w:lang w:val="en-GB"/>
        </w:rPr>
        <w:t xml:space="preserve">. Additionally, there is also the potential for free-ranging domestic fowl to be exposed to faeces containing avian influenza from these birds. </w:t>
      </w:r>
      <w:r w:rsidR="00391A9A">
        <w:rPr>
          <w:rFonts w:ascii="Arial" w:hAnsi="Arial" w:cs="Arial"/>
          <w:sz w:val="20"/>
          <w:szCs w:val="20"/>
          <w:lang w:val="en-GB"/>
        </w:rPr>
        <w:t xml:space="preserve">This illustrates how pathological features of infection and ecology can interact to directly influence viral </w:t>
      </w:r>
      <w:r w:rsidR="00B64D6E">
        <w:rPr>
          <w:rFonts w:ascii="Arial" w:hAnsi="Arial" w:cs="Arial"/>
          <w:sz w:val="20"/>
          <w:szCs w:val="20"/>
          <w:lang w:val="en-GB"/>
        </w:rPr>
        <w:t>transmission</w:t>
      </w:r>
      <w:r w:rsidR="00391A9A">
        <w:rPr>
          <w:rFonts w:ascii="Arial" w:hAnsi="Arial" w:cs="Arial"/>
          <w:sz w:val="20"/>
          <w:szCs w:val="20"/>
          <w:lang w:val="en-GB"/>
        </w:rPr>
        <w:t xml:space="preserve"> dynamics.</w:t>
      </w:r>
      <w:commentRangeEnd w:id="114"/>
      <w:r w:rsidR="001923CA">
        <w:rPr>
          <w:rStyle w:val="CommentReference"/>
        </w:rPr>
        <w:commentReference w:id="114"/>
      </w:r>
    </w:p>
    <w:p w14:paraId="0432240F" w14:textId="5E194722" w:rsidR="00321D97" w:rsidRDefault="00823D5C" w:rsidP="00AA6AB3">
      <w:pPr>
        <w:spacing w:line="480" w:lineRule="auto"/>
        <w:rPr>
          <w:rFonts w:ascii="Arial" w:hAnsi="Arial" w:cs="Arial"/>
          <w:sz w:val="20"/>
          <w:szCs w:val="20"/>
          <w:lang w:val="en-GB"/>
        </w:rPr>
      </w:pPr>
      <w:commentRangeStart w:id="115"/>
      <w:r>
        <w:rPr>
          <w:rFonts w:ascii="Arial" w:hAnsi="Arial" w:cs="Arial"/>
          <w:sz w:val="20"/>
          <w:szCs w:val="20"/>
          <w:lang w:val="en-GB"/>
        </w:rPr>
        <w:t>These</w:t>
      </w:r>
      <w:commentRangeEnd w:id="115"/>
      <w:r w:rsidR="00955B3F">
        <w:rPr>
          <w:rStyle w:val="CommentReference"/>
        </w:rPr>
        <w:commentReference w:id="115"/>
      </w:r>
      <w:r>
        <w:rPr>
          <w:rFonts w:ascii="Arial" w:hAnsi="Arial" w:cs="Arial"/>
          <w:sz w:val="20"/>
          <w:szCs w:val="20"/>
          <w:lang w:val="en-GB"/>
        </w:rPr>
        <w:t xml:space="preserve"> are some </w:t>
      </w:r>
      <w:r w:rsidR="003B74CB">
        <w:rPr>
          <w:rFonts w:ascii="Arial" w:hAnsi="Arial" w:cs="Arial"/>
          <w:sz w:val="20"/>
          <w:szCs w:val="20"/>
          <w:lang w:val="en-GB"/>
        </w:rPr>
        <w:t>well-studied</w:t>
      </w:r>
      <w:r>
        <w:rPr>
          <w:rFonts w:ascii="Arial" w:hAnsi="Arial" w:cs="Arial"/>
          <w:sz w:val="20"/>
          <w:szCs w:val="20"/>
          <w:lang w:val="en-GB"/>
        </w:rPr>
        <w:t xml:space="preserve"> examples of where </w:t>
      </w:r>
      <w:del w:id="116" w:author="Nicole LYNN Gottdenker" w:date="2023-04-09T17:36:00Z">
        <w:r w:rsidR="003B74CB" w:rsidDel="00955B3F">
          <w:rPr>
            <w:rFonts w:ascii="Arial" w:hAnsi="Arial" w:cs="Arial"/>
            <w:sz w:val="20"/>
            <w:szCs w:val="20"/>
            <w:lang w:val="en-GB"/>
          </w:rPr>
          <w:delText>pathogenesis</w:delText>
        </w:r>
        <w:r w:rsidDel="00955B3F">
          <w:rPr>
            <w:rFonts w:ascii="Arial" w:hAnsi="Arial" w:cs="Arial"/>
            <w:sz w:val="20"/>
            <w:szCs w:val="20"/>
            <w:lang w:val="en-GB"/>
          </w:rPr>
          <w:delText xml:space="preserve"> of infection</w:delText>
        </w:r>
      </w:del>
      <w:ins w:id="117" w:author="Nicole LYNN Gottdenker" w:date="2023-04-09T17:36:00Z">
        <w:r w:rsidR="00955B3F">
          <w:rPr>
            <w:rFonts w:ascii="Arial" w:hAnsi="Arial" w:cs="Arial"/>
            <w:sz w:val="20"/>
            <w:szCs w:val="20"/>
            <w:lang w:val="en-GB"/>
          </w:rPr>
          <w:t>infection pathogenesis</w:t>
        </w:r>
      </w:ins>
      <w:r>
        <w:rPr>
          <w:rFonts w:ascii="Arial" w:hAnsi="Arial" w:cs="Arial"/>
          <w:sz w:val="20"/>
          <w:szCs w:val="20"/>
          <w:lang w:val="en-GB"/>
        </w:rPr>
        <w:t xml:space="preserve"> is </w:t>
      </w:r>
      <w:del w:id="118" w:author="Nicole LYNN Gottdenker" w:date="2023-04-09T17:37:00Z">
        <w:r w:rsidDel="00955B3F">
          <w:rPr>
            <w:rFonts w:ascii="Arial" w:hAnsi="Arial" w:cs="Arial"/>
            <w:sz w:val="20"/>
            <w:szCs w:val="20"/>
            <w:lang w:val="en-GB"/>
          </w:rPr>
          <w:delText>known to play a significant role</w:delText>
        </w:r>
      </w:del>
      <w:ins w:id="119" w:author="Nicole LYNN Gottdenker" w:date="2023-04-09T17:37:00Z">
        <w:r w:rsidR="00955B3F">
          <w:rPr>
            <w:rFonts w:ascii="Arial" w:hAnsi="Arial" w:cs="Arial"/>
            <w:sz w:val="20"/>
            <w:szCs w:val="20"/>
            <w:lang w:val="en-GB"/>
          </w:rPr>
          <w:t xml:space="preserve">plays a significant role in </w:t>
        </w:r>
        <w:proofErr w:type="spellStart"/>
        <w:r w:rsidR="00955B3F">
          <w:rPr>
            <w:rFonts w:ascii="Arial" w:hAnsi="Arial" w:cs="Arial"/>
            <w:sz w:val="20"/>
            <w:szCs w:val="20"/>
            <w:lang w:val="en-GB"/>
          </w:rPr>
          <w:t>the</w:t>
        </w:r>
      </w:ins>
      <w:del w:id="120" w:author="Nicole LYNN Gottdenker" w:date="2023-04-09T17:37:00Z">
        <w:r w:rsidDel="00955B3F">
          <w:rPr>
            <w:rFonts w:ascii="Arial" w:hAnsi="Arial" w:cs="Arial"/>
            <w:sz w:val="20"/>
            <w:szCs w:val="20"/>
            <w:lang w:val="en-GB"/>
          </w:rPr>
          <w:delText xml:space="preserve"> in the outcome of infection and </w:delText>
        </w:r>
        <w:r w:rsidR="003B74CB" w:rsidDel="00955B3F">
          <w:rPr>
            <w:rFonts w:ascii="Arial" w:hAnsi="Arial" w:cs="Arial"/>
            <w:sz w:val="20"/>
            <w:szCs w:val="20"/>
            <w:lang w:val="en-GB"/>
          </w:rPr>
          <w:delText>specifically</w:delText>
        </w:r>
        <w:r w:rsidDel="00955B3F">
          <w:rPr>
            <w:rFonts w:ascii="Arial" w:hAnsi="Arial" w:cs="Arial"/>
            <w:sz w:val="20"/>
            <w:szCs w:val="20"/>
            <w:lang w:val="en-GB"/>
          </w:rPr>
          <w:delText xml:space="preserve"> the </w:delText>
        </w:r>
      </w:del>
      <w:r>
        <w:rPr>
          <w:rFonts w:ascii="Arial" w:hAnsi="Arial" w:cs="Arial"/>
          <w:sz w:val="20"/>
          <w:szCs w:val="20"/>
          <w:lang w:val="en-GB"/>
        </w:rPr>
        <w:t>ability</w:t>
      </w:r>
      <w:proofErr w:type="spellEnd"/>
      <w:r>
        <w:rPr>
          <w:rFonts w:ascii="Arial" w:hAnsi="Arial" w:cs="Arial"/>
          <w:sz w:val="20"/>
          <w:szCs w:val="20"/>
          <w:lang w:val="en-GB"/>
        </w:rPr>
        <w:t xml:space="preserve"> to infect a novel host</w:t>
      </w:r>
      <w:ins w:id="121" w:author="Nicole LYNN Gottdenker" w:date="2023-04-09T17:37:00Z">
        <w:r w:rsidR="00955B3F">
          <w:rPr>
            <w:rFonts w:ascii="Arial" w:hAnsi="Arial" w:cs="Arial"/>
            <w:sz w:val="20"/>
            <w:szCs w:val="20"/>
            <w:lang w:val="en-GB"/>
          </w:rPr>
          <w:t xml:space="preserve"> (</w:t>
        </w:r>
        <w:proofErr w:type="spellStart"/>
        <w:r w:rsidR="00955B3F">
          <w:rPr>
            <w:rFonts w:ascii="Arial" w:hAnsi="Arial" w:cs="Arial"/>
            <w:sz w:val="20"/>
            <w:szCs w:val="20"/>
            <w:lang w:val="en-GB"/>
          </w:rPr>
          <w:t>spillover</w:t>
        </w:r>
        <w:proofErr w:type="spellEnd"/>
        <w:r w:rsidR="00955B3F">
          <w:rPr>
            <w:rFonts w:ascii="Arial" w:hAnsi="Arial" w:cs="Arial"/>
            <w:sz w:val="20"/>
            <w:szCs w:val="20"/>
            <w:lang w:val="en-GB"/>
          </w:rPr>
          <w:t>).</w:t>
        </w:r>
      </w:ins>
      <w:del w:id="122" w:author="Nicole LYNN Gottdenker" w:date="2023-04-09T17:37:00Z">
        <w:r w:rsidDel="00955B3F">
          <w:rPr>
            <w:rFonts w:ascii="Arial" w:hAnsi="Arial" w:cs="Arial"/>
            <w:sz w:val="20"/>
            <w:szCs w:val="20"/>
            <w:lang w:val="en-GB"/>
          </w:rPr>
          <w:delText>.</w:delText>
        </w:r>
      </w:del>
      <w:r>
        <w:rPr>
          <w:rFonts w:ascii="Arial" w:hAnsi="Arial" w:cs="Arial"/>
          <w:sz w:val="20"/>
          <w:szCs w:val="20"/>
          <w:lang w:val="en-GB"/>
        </w:rPr>
        <w:t xml:space="preserve"> The question </w:t>
      </w:r>
      <w:r w:rsidR="003B74CB">
        <w:rPr>
          <w:rFonts w:ascii="Arial" w:hAnsi="Arial" w:cs="Arial"/>
          <w:sz w:val="20"/>
          <w:szCs w:val="20"/>
          <w:lang w:val="en-GB"/>
        </w:rPr>
        <w:t>arises</w:t>
      </w:r>
      <w:r>
        <w:rPr>
          <w:rFonts w:ascii="Arial" w:hAnsi="Arial" w:cs="Arial"/>
          <w:sz w:val="20"/>
          <w:szCs w:val="20"/>
          <w:lang w:val="en-GB"/>
        </w:rPr>
        <w:t xml:space="preserve"> </w:t>
      </w:r>
      <w:ins w:id="123" w:author="Nicole LYNN Gottdenker" w:date="2023-04-09T17:37:00Z">
        <w:r w:rsidR="00955B3F">
          <w:rPr>
            <w:rFonts w:ascii="Arial" w:hAnsi="Arial" w:cs="Arial"/>
            <w:sz w:val="20"/>
            <w:szCs w:val="20"/>
            <w:lang w:val="en-GB"/>
          </w:rPr>
          <w:t xml:space="preserve">if </w:t>
        </w:r>
      </w:ins>
      <w:del w:id="124" w:author="Nicole LYNN Gottdenker" w:date="2023-04-09T17:37:00Z">
        <w:r w:rsidDel="00955B3F">
          <w:rPr>
            <w:rFonts w:ascii="Arial" w:hAnsi="Arial" w:cs="Arial"/>
            <w:sz w:val="20"/>
            <w:szCs w:val="20"/>
            <w:lang w:val="en-GB"/>
          </w:rPr>
          <w:delText>of whether</w:delText>
        </w:r>
      </w:del>
      <w:r>
        <w:rPr>
          <w:rFonts w:ascii="Arial" w:hAnsi="Arial" w:cs="Arial"/>
          <w:sz w:val="20"/>
          <w:szCs w:val="20"/>
          <w:lang w:val="en-GB"/>
        </w:rPr>
        <w:t xml:space="preserve"> </w:t>
      </w:r>
      <w:r w:rsidR="003B74CB">
        <w:rPr>
          <w:rFonts w:ascii="Arial" w:hAnsi="Arial" w:cs="Arial"/>
          <w:sz w:val="20"/>
          <w:szCs w:val="20"/>
          <w:lang w:val="en-GB"/>
        </w:rPr>
        <w:t>similar</w:t>
      </w:r>
      <w:r>
        <w:rPr>
          <w:rFonts w:ascii="Arial" w:hAnsi="Arial" w:cs="Arial"/>
          <w:sz w:val="20"/>
          <w:szCs w:val="20"/>
          <w:lang w:val="en-GB"/>
        </w:rPr>
        <w:t xml:space="preserve"> examples exist in the broader literature of pathological </w:t>
      </w:r>
      <w:r w:rsidR="003B74CB">
        <w:rPr>
          <w:rFonts w:ascii="Arial" w:hAnsi="Arial" w:cs="Arial"/>
          <w:sz w:val="20"/>
          <w:szCs w:val="20"/>
          <w:lang w:val="en-GB"/>
        </w:rPr>
        <w:t>traits</w:t>
      </w:r>
      <w:r>
        <w:rPr>
          <w:rFonts w:ascii="Arial" w:hAnsi="Arial" w:cs="Arial"/>
          <w:sz w:val="20"/>
          <w:szCs w:val="20"/>
          <w:lang w:val="en-GB"/>
        </w:rPr>
        <w:t xml:space="preserve"> influencing a </w:t>
      </w:r>
      <w:r w:rsidR="008F3AB0">
        <w:rPr>
          <w:rFonts w:ascii="Arial" w:hAnsi="Arial" w:cs="Arial"/>
          <w:sz w:val="20"/>
          <w:szCs w:val="20"/>
          <w:lang w:val="en-GB"/>
        </w:rPr>
        <w:t>virus’s</w:t>
      </w:r>
      <w:r>
        <w:rPr>
          <w:rFonts w:ascii="Arial" w:hAnsi="Arial" w:cs="Arial"/>
          <w:sz w:val="20"/>
          <w:szCs w:val="20"/>
          <w:lang w:val="en-GB"/>
        </w:rPr>
        <w:t xml:space="preserve"> </w:t>
      </w:r>
      <w:r w:rsidR="003B74CB">
        <w:rPr>
          <w:rFonts w:ascii="Arial" w:hAnsi="Arial" w:cs="Arial"/>
          <w:sz w:val="20"/>
          <w:szCs w:val="20"/>
          <w:lang w:val="en-GB"/>
        </w:rPr>
        <w:t>ability</w:t>
      </w:r>
      <w:r>
        <w:rPr>
          <w:rFonts w:ascii="Arial" w:hAnsi="Arial" w:cs="Arial"/>
          <w:sz w:val="20"/>
          <w:szCs w:val="20"/>
          <w:lang w:val="en-GB"/>
        </w:rPr>
        <w:t xml:space="preserve"> to infect novel </w:t>
      </w:r>
      <w:r w:rsidR="003B74CB">
        <w:rPr>
          <w:rFonts w:ascii="Arial" w:hAnsi="Arial" w:cs="Arial"/>
          <w:sz w:val="20"/>
          <w:szCs w:val="20"/>
          <w:lang w:val="en-GB"/>
        </w:rPr>
        <w:t>species</w:t>
      </w:r>
      <w:r>
        <w:rPr>
          <w:rFonts w:ascii="Arial" w:hAnsi="Arial" w:cs="Arial"/>
          <w:sz w:val="20"/>
          <w:szCs w:val="20"/>
          <w:lang w:val="en-GB"/>
        </w:rPr>
        <w:t xml:space="preserve"> and whether </w:t>
      </w:r>
      <w:r w:rsidR="003B74CB">
        <w:rPr>
          <w:rFonts w:ascii="Arial" w:hAnsi="Arial" w:cs="Arial"/>
          <w:sz w:val="20"/>
          <w:szCs w:val="20"/>
          <w:lang w:val="en-GB"/>
        </w:rPr>
        <w:t>general</w:t>
      </w:r>
      <w:r>
        <w:rPr>
          <w:rFonts w:ascii="Arial" w:hAnsi="Arial" w:cs="Arial"/>
          <w:sz w:val="20"/>
          <w:szCs w:val="20"/>
          <w:lang w:val="en-GB"/>
        </w:rPr>
        <w:t xml:space="preserve"> patterns exist that can at least partially explain the role</w:t>
      </w:r>
      <w:ins w:id="125" w:author="Nicole LYNN Gottdenker" w:date="2023-04-09T17:37:00Z">
        <w:r w:rsidR="00CA5BD4">
          <w:rPr>
            <w:rFonts w:ascii="Arial" w:hAnsi="Arial" w:cs="Arial"/>
            <w:sz w:val="20"/>
            <w:szCs w:val="20"/>
            <w:lang w:val="en-GB"/>
          </w:rPr>
          <w:t xml:space="preserve"> that </w:t>
        </w:r>
      </w:ins>
      <w:del w:id="126" w:author="Nicole LYNN Gottdenker" w:date="2023-04-09T17:37:00Z">
        <w:r w:rsidDel="00CA5BD4">
          <w:rPr>
            <w:rFonts w:ascii="Arial" w:hAnsi="Arial" w:cs="Arial"/>
            <w:sz w:val="20"/>
            <w:szCs w:val="20"/>
            <w:lang w:val="en-GB"/>
          </w:rPr>
          <w:delText xml:space="preserve"> pathological </w:delText>
        </w:r>
      </w:del>
      <w:ins w:id="127" w:author="Nicole LYNN Gottdenker" w:date="2023-04-09T17:37:00Z">
        <w:r w:rsidR="00CA5BD4">
          <w:rPr>
            <w:rFonts w:ascii="Arial" w:hAnsi="Arial" w:cs="Arial"/>
            <w:sz w:val="20"/>
            <w:szCs w:val="20"/>
            <w:lang w:val="en-GB"/>
          </w:rPr>
          <w:t xml:space="preserve">host-pathogen interaction or ‘pathogenesis’ </w:t>
        </w:r>
      </w:ins>
      <w:r>
        <w:rPr>
          <w:rFonts w:ascii="Arial" w:hAnsi="Arial" w:cs="Arial"/>
          <w:sz w:val="20"/>
          <w:szCs w:val="20"/>
          <w:lang w:val="en-GB"/>
        </w:rPr>
        <w:t xml:space="preserve">traits may play in cross species </w:t>
      </w:r>
      <w:r w:rsidR="003B74CB">
        <w:rPr>
          <w:rFonts w:ascii="Arial" w:hAnsi="Arial" w:cs="Arial"/>
          <w:sz w:val="20"/>
          <w:szCs w:val="20"/>
          <w:lang w:val="en-GB"/>
        </w:rPr>
        <w:t>transmission</w:t>
      </w:r>
      <w:r>
        <w:rPr>
          <w:rFonts w:ascii="Arial" w:hAnsi="Arial" w:cs="Arial"/>
          <w:sz w:val="20"/>
          <w:szCs w:val="20"/>
          <w:lang w:val="en-GB"/>
        </w:rPr>
        <w:t xml:space="preserve">, this is a seldom studied area of cross species </w:t>
      </w:r>
      <w:r w:rsidR="003B74CB">
        <w:rPr>
          <w:rFonts w:ascii="Arial" w:hAnsi="Arial" w:cs="Arial"/>
          <w:sz w:val="20"/>
          <w:szCs w:val="20"/>
          <w:lang w:val="en-GB"/>
        </w:rPr>
        <w:t>transmission</w:t>
      </w:r>
      <w:r>
        <w:rPr>
          <w:rFonts w:ascii="Arial" w:hAnsi="Arial" w:cs="Arial"/>
          <w:sz w:val="20"/>
          <w:szCs w:val="20"/>
          <w:lang w:val="en-GB"/>
        </w:rPr>
        <w:t xml:space="preserve"> and there are likely significant gaps in the available literature.</w:t>
      </w:r>
    </w:p>
    <w:p w14:paraId="27CF37C5" w14:textId="29BA8D4F" w:rsidR="004651D9" w:rsidRPr="006919BC" w:rsidRDefault="00190E35" w:rsidP="00CA5BD4">
      <w:pPr>
        <w:tabs>
          <w:tab w:val="left" w:pos="9000"/>
        </w:tabs>
        <w:spacing w:line="480" w:lineRule="auto"/>
        <w:rPr>
          <w:rFonts w:ascii="Arial" w:hAnsi="Arial" w:cs="Arial"/>
          <w:sz w:val="20"/>
          <w:szCs w:val="20"/>
        </w:rPr>
        <w:pPrChange w:id="128" w:author="Nicole LYNN Gottdenker" w:date="2023-04-09T17:38:00Z">
          <w:pPr>
            <w:spacing w:line="480" w:lineRule="auto"/>
          </w:pPr>
        </w:pPrChange>
      </w:pPr>
      <w:r w:rsidRPr="006919BC">
        <w:rPr>
          <w:rFonts w:ascii="Arial" w:hAnsi="Arial" w:cs="Arial"/>
          <w:sz w:val="20"/>
          <w:szCs w:val="20"/>
        </w:rPr>
        <w:t xml:space="preserve">Here, we synthesize available literature on cross-species transmission events </w:t>
      </w:r>
      <w:r w:rsidR="00C67E1D" w:rsidRPr="006919BC">
        <w:rPr>
          <w:rFonts w:ascii="Arial" w:hAnsi="Arial" w:cs="Arial"/>
          <w:sz w:val="20"/>
          <w:szCs w:val="20"/>
        </w:rPr>
        <w:t>along with</w:t>
      </w:r>
      <w:ins w:id="129" w:author="Nicole LYNN Gottdenker" w:date="2023-04-09T17:38:00Z">
        <w:r w:rsidR="00CA5BD4">
          <w:rPr>
            <w:rFonts w:ascii="Arial" w:hAnsi="Arial" w:cs="Arial"/>
            <w:sz w:val="20"/>
            <w:szCs w:val="20"/>
          </w:rPr>
          <w:t xml:space="preserve"> viral</w:t>
        </w:r>
      </w:ins>
      <w:r w:rsidR="00C67E1D" w:rsidRPr="006919BC">
        <w:rPr>
          <w:rFonts w:ascii="Arial" w:hAnsi="Arial" w:cs="Arial"/>
          <w:sz w:val="20"/>
          <w:szCs w:val="20"/>
        </w:rPr>
        <w:t xml:space="preserve"> </w:t>
      </w:r>
      <w:ins w:id="130" w:author="Nicole LYNN Gottdenker" w:date="2023-04-09T17:38:00Z">
        <w:r w:rsidR="00CA5BD4">
          <w:rPr>
            <w:rFonts w:ascii="Arial" w:hAnsi="Arial" w:cs="Arial"/>
            <w:sz w:val="20"/>
            <w:szCs w:val="20"/>
          </w:rPr>
          <w:t xml:space="preserve">pathology </w:t>
        </w:r>
      </w:ins>
      <w:del w:id="131" w:author="Nicole LYNN Gottdenker" w:date="2023-04-09T17:38:00Z">
        <w:r w:rsidR="00C67E1D" w:rsidRPr="006919BC" w:rsidDel="00CA5BD4">
          <w:rPr>
            <w:rFonts w:ascii="Arial" w:hAnsi="Arial" w:cs="Arial"/>
            <w:sz w:val="20"/>
            <w:szCs w:val="20"/>
          </w:rPr>
          <w:delText xml:space="preserve">pathological </w:delText>
        </w:r>
      </w:del>
      <w:r w:rsidR="00C67E1D" w:rsidRPr="006919BC">
        <w:rPr>
          <w:rFonts w:ascii="Arial" w:hAnsi="Arial" w:cs="Arial"/>
          <w:sz w:val="20"/>
          <w:szCs w:val="20"/>
        </w:rPr>
        <w:t xml:space="preserve">data </w:t>
      </w:r>
      <w:r w:rsidR="002D2C53" w:rsidRPr="006919BC">
        <w:rPr>
          <w:rFonts w:ascii="Arial" w:hAnsi="Arial" w:cs="Arial"/>
          <w:sz w:val="20"/>
          <w:szCs w:val="20"/>
        </w:rPr>
        <w:t>to determine</w:t>
      </w:r>
      <w:r w:rsidR="00010045" w:rsidRPr="006919BC">
        <w:rPr>
          <w:rFonts w:ascii="Arial" w:hAnsi="Arial" w:cs="Arial"/>
          <w:sz w:val="20"/>
          <w:szCs w:val="20"/>
        </w:rPr>
        <w:t xml:space="preserve"> how aspects of viral pathogenesis affect </w:t>
      </w:r>
      <w:commentRangeStart w:id="132"/>
      <w:r w:rsidR="00010045" w:rsidRPr="006919BC">
        <w:rPr>
          <w:rFonts w:ascii="Arial" w:hAnsi="Arial" w:cs="Arial"/>
          <w:sz w:val="20"/>
          <w:szCs w:val="20"/>
        </w:rPr>
        <w:t xml:space="preserve">cross-species transmission </w:t>
      </w:r>
      <w:commentRangeEnd w:id="132"/>
      <w:r w:rsidR="00CA5BD4">
        <w:rPr>
          <w:rStyle w:val="CommentReference"/>
        </w:rPr>
        <w:commentReference w:id="132"/>
      </w:r>
      <w:r w:rsidR="00010045" w:rsidRPr="006919BC">
        <w:rPr>
          <w:rFonts w:ascii="Arial" w:hAnsi="Arial" w:cs="Arial"/>
          <w:sz w:val="20"/>
          <w:szCs w:val="20"/>
        </w:rPr>
        <w:t xml:space="preserve">in RNA viruses. </w:t>
      </w:r>
    </w:p>
    <w:p w14:paraId="6551A13A" w14:textId="66383F2E" w:rsidR="003D7FA5" w:rsidRDefault="004651D9" w:rsidP="006919BC">
      <w:pPr>
        <w:spacing w:line="480" w:lineRule="auto"/>
        <w:rPr>
          <w:rFonts w:ascii="Arial" w:hAnsi="Arial" w:cs="Arial"/>
          <w:sz w:val="20"/>
          <w:szCs w:val="20"/>
        </w:rPr>
      </w:pPr>
      <w:r w:rsidRPr="006919BC">
        <w:rPr>
          <w:rFonts w:ascii="Arial" w:hAnsi="Arial" w:cs="Arial"/>
          <w:sz w:val="20"/>
          <w:szCs w:val="20"/>
        </w:rPr>
        <w:t xml:space="preserve">The objectives of this study are two-fold; </w:t>
      </w:r>
      <w:r w:rsidR="003B74CB" w:rsidRPr="006919BC">
        <w:rPr>
          <w:rFonts w:ascii="Arial" w:hAnsi="Arial" w:cs="Arial"/>
          <w:sz w:val="20"/>
          <w:szCs w:val="20"/>
        </w:rPr>
        <w:t>firstly,</w:t>
      </w:r>
      <w:r w:rsidRPr="006919BC">
        <w:rPr>
          <w:rFonts w:ascii="Arial" w:hAnsi="Arial" w:cs="Arial"/>
          <w:sz w:val="20"/>
          <w:szCs w:val="20"/>
        </w:rPr>
        <w:t xml:space="preserve"> we </w:t>
      </w:r>
      <w:del w:id="133" w:author="Nicole LYNN Gottdenker" w:date="2023-04-09T17:39:00Z">
        <w:r w:rsidRPr="006919BC" w:rsidDel="00CA5BD4">
          <w:rPr>
            <w:rFonts w:ascii="Arial" w:hAnsi="Arial" w:cs="Arial"/>
            <w:sz w:val="20"/>
            <w:szCs w:val="20"/>
          </w:rPr>
          <w:delText xml:space="preserve">aimed to </w:delText>
        </w:r>
      </w:del>
      <w:r w:rsidRPr="006919BC">
        <w:rPr>
          <w:rFonts w:ascii="Arial" w:hAnsi="Arial" w:cs="Arial"/>
          <w:sz w:val="20"/>
          <w:szCs w:val="20"/>
        </w:rPr>
        <w:t xml:space="preserve">investigate the </w:t>
      </w:r>
      <w:r w:rsidR="003B74CB" w:rsidRPr="006919BC">
        <w:rPr>
          <w:rFonts w:ascii="Arial" w:hAnsi="Arial" w:cs="Arial"/>
          <w:sz w:val="20"/>
          <w:szCs w:val="20"/>
        </w:rPr>
        <w:t>availability</w:t>
      </w:r>
      <w:r w:rsidRPr="006919BC">
        <w:rPr>
          <w:rFonts w:ascii="Arial" w:hAnsi="Arial" w:cs="Arial"/>
          <w:sz w:val="20"/>
          <w:szCs w:val="20"/>
        </w:rPr>
        <w:t xml:space="preserve"> and quality of existing </w:t>
      </w:r>
      <w:del w:id="134" w:author="Nicole LYNN Gottdenker" w:date="2023-04-09T17:40:00Z">
        <w:r w:rsidRPr="006919BC" w:rsidDel="00CA5BD4">
          <w:rPr>
            <w:rFonts w:ascii="Arial" w:hAnsi="Arial" w:cs="Arial"/>
            <w:sz w:val="20"/>
            <w:szCs w:val="20"/>
          </w:rPr>
          <w:delText xml:space="preserve">pathological </w:delText>
        </w:r>
      </w:del>
      <w:ins w:id="135" w:author="Nicole LYNN Gottdenker" w:date="2023-04-09T17:40:00Z">
        <w:r w:rsidR="00CA5BD4">
          <w:rPr>
            <w:rFonts w:ascii="Arial" w:hAnsi="Arial" w:cs="Arial"/>
            <w:sz w:val="20"/>
            <w:szCs w:val="20"/>
          </w:rPr>
          <w:t xml:space="preserve">virus pathogenesis </w:t>
        </w:r>
      </w:ins>
      <w:r w:rsidRPr="006919BC">
        <w:rPr>
          <w:rFonts w:ascii="Arial" w:hAnsi="Arial" w:cs="Arial"/>
          <w:sz w:val="20"/>
          <w:szCs w:val="20"/>
        </w:rPr>
        <w:t xml:space="preserve">data as it currently stands and how it is suited to answering questions related to </w:t>
      </w:r>
      <w:r w:rsidR="003B74CB" w:rsidRPr="006919BC">
        <w:rPr>
          <w:rFonts w:ascii="Arial" w:hAnsi="Arial" w:cs="Arial"/>
          <w:sz w:val="20"/>
          <w:szCs w:val="20"/>
        </w:rPr>
        <w:t>pathology</w:t>
      </w:r>
      <w:r w:rsidRPr="006919BC">
        <w:rPr>
          <w:rFonts w:ascii="Arial" w:hAnsi="Arial" w:cs="Arial"/>
          <w:sz w:val="20"/>
          <w:szCs w:val="20"/>
        </w:rPr>
        <w:t xml:space="preserve"> and cross species transmission and where gaps in this knowledge may lie. </w:t>
      </w:r>
      <w:proofErr w:type="gramStart"/>
      <w:r w:rsidRPr="006919BC">
        <w:rPr>
          <w:rFonts w:ascii="Arial" w:hAnsi="Arial" w:cs="Arial"/>
          <w:sz w:val="20"/>
          <w:szCs w:val="20"/>
        </w:rPr>
        <w:t>Secondly</w:t>
      </w:r>
      <w:proofErr w:type="gramEnd"/>
      <w:r w:rsidRPr="006919BC">
        <w:rPr>
          <w:rFonts w:ascii="Arial" w:hAnsi="Arial" w:cs="Arial"/>
          <w:sz w:val="20"/>
          <w:szCs w:val="20"/>
        </w:rPr>
        <w:t xml:space="preserve"> we aimed to </w:t>
      </w:r>
      <w:r w:rsidR="003B74CB" w:rsidRPr="006919BC">
        <w:rPr>
          <w:rFonts w:ascii="Arial" w:hAnsi="Arial" w:cs="Arial"/>
          <w:sz w:val="20"/>
          <w:szCs w:val="20"/>
        </w:rPr>
        <w:t>analyze</w:t>
      </w:r>
      <w:r w:rsidRPr="006919BC">
        <w:rPr>
          <w:rFonts w:ascii="Arial" w:hAnsi="Arial" w:cs="Arial"/>
          <w:sz w:val="20"/>
          <w:szCs w:val="20"/>
        </w:rPr>
        <w:t xml:space="preserve">  </w:t>
      </w:r>
      <w:del w:id="136" w:author="Nicole LYNN Gottdenker" w:date="2023-04-09T17:40:00Z">
        <w:r w:rsidRPr="006919BC" w:rsidDel="00CA5BD4">
          <w:rPr>
            <w:rFonts w:ascii="Arial" w:hAnsi="Arial" w:cs="Arial"/>
            <w:sz w:val="20"/>
            <w:szCs w:val="20"/>
          </w:rPr>
          <w:delText>t</w:delText>
        </w:r>
      </w:del>
      <w:r w:rsidRPr="006919BC">
        <w:rPr>
          <w:rFonts w:ascii="Arial" w:hAnsi="Arial" w:cs="Arial"/>
          <w:sz w:val="20"/>
          <w:szCs w:val="20"/>
        </w:rPr>
        <w:t xml:space="preserve">he available </w:t>
      </w:r>
      <w:ins w:id="137" w:author="Nicole LYNN Gottdenker" w:date="2023-04-09T17:40:00Z">
        <w:r w:rsidR="00CA5BD4">
          <w:rPr>
            <w:rFonts w:ascii="Arial" w:hAnsi="Arial" w:cs="Arial"/>
            <w:sz w:val="20"/>
            <w:szCs w:val="20"/>
          </w:rPr>
          <w:t xml:space="preserve">host-virus pathogenesis </w:t>
        </w:r>
      </w:ins>
      <w:r w:rsidRPr="006919BC">
        <w:rPr>
          <w:rFonts w:ascii="Arial" w:hAnsi="Arial" w:cs="Arial"/>
          <w:sz w:val="20"/>
          <w:szCs w:val="20"/>
        </w:rPr>
        <w:t xml:space="preserve">data and identify pathological </w:t>
      </w:r>
      <w:r w:rsidR="003B74CB" w:rsidRPr="006919BC">
        <w:rPr>
          <w:rFonts w:ascii="Arial" w:hAnsi="Arial" w:cs="Arial"/>
          <w:sz w:val="20"/>
          <w:szCs w:val="20"/>
        </w:rPr>
        <w:t>traits</w:t>
      </w:r>
      <w:r w:rsidRPr="006919BC">
        <w:rPr>
          <w:rFonts w:ascii="Arial" w:hAnsi="Arial" w:cs="Arial"/>
          <w:sz w:val="20"/>
          <w:szCs w:val="20"/>
        </w:rPr>
        <w:t xml:space="preserve"> associated with different types of cross species </w:t>
      </w:r>
      <w:r w:rsidR="003B74CB" w:rsidRPr="006919BC">
        <w:rPr>
          <w:rFonts w:ascii="Arial" w:hAnsi="Arial" w:cs="Arial"/>
          <w:sz w:val="20"/>
          <w:szCs w:val="20"/>
        </w:rPr>
        <w:t>transmission</w:t>
      </w:r>
      <w:r w:rsidRPr="006919BC">
        <w:rPr>
          <w:rFonts w:ascii="Arial" w:hAnsi="Arial" w:cs="Arial"/>
          <w:sz w:val="20"/>
          <w:szCs w:val="20"/>
        </w:rPr>
        <w:t xml:space="preserve"> events, in particular whether these events involve humans</w:t>
      </w:r>
      <w:r w:rsidR="000C1EEA">
        <w:rPr>
          <w:rFonts w:ascii="Arial" w:hAnsi="Arial" w:cs="Arial"/>
          <w:sz w:val="20"/>
          <w:szCs w:val="20"/>
        </w:rPr>
        <w:t xml:space="preserve"> as a host or spillover species</w:t>
      </w:r>
      <w:r w:rsidRPr="006919BC">
        <w:rPr>
          <w:rFonts w:ascii="Arial" w:hAnsi="Arial" w:cs="Arial"/>
          <w:sz w:val="20"/>
          <w:szCs w:val="20"/>
        </w:rPr>
        <w:t xml:space="preserve">. </w:t>
      </w:r>
      <w:bookmarkEnd w:id="1"/>
    </w:p>
    <w:p w14:paraId="3687539B" w14:textId="009F27AC" w:rsidR="007440C3" w:rsidRDefault="007440C3" w:rsidP="006919BC">
      <w:pPr>
        <w:spacing w:line="480" w:lineRule="auto"/>
        <w:rPr>
          <w:rFonts w:ascii="Arial" w:hAnsi="Arial" w:cs="Arial"/>
          <w:sz w:val="20"/>
          <w:szCs w:val="20"/>
        </w:rPr>
      </w:pPr>
    </w:p>
    <w:p w14:paraId="74C19419" w14:textId="415B8024" w:rsidR="007440C3" w:rsidRDefault="007440C3" w:rsidP="006919BC">
      <w:pPr>
        <w:spacing w:line="480" w:lineRule="auto"/>
        <w:rPr>
          <w:rFonts w:ascii="Arial" w:hAnsi="Arial" w:cs="Arial"/>
          <w:sz w:val="20"/>
          <w:szCs w:val="20"/>
        </w:rPr>
      </w:pPr>
    </w:p>
    <w:p w14:paraId="6E4FAA3C" w14:textId="0142B2BE" w:rsidR="007440C3" w:rsidRDefault="007440C3" w:rsidP="006919BC">
      <w:pPr>
        <w:spacing w:line="480" w:lineRule="auto"/>
        <w:rPr>
          <w:rFonts w:ascii="Arial" w:hAnsi="Arial" w:cs="Arial"/>
          <w:sz w:val="20"/>
          <w:szCs w:val="20"/>
        </w:rPr>
      </w:pPr>
    </w:p>
    <w:p w14:paraId="76CFC8B6" w14:textId="1C53D5F9" w:rsidR="007440C3" w:rsidRDefault="007440C3" w:rsidP="006919BC">
      <w:pPr>
        <w:spacing w:line="480" w:lineRule="auto"/>
        <w:rPr>
          <w:rFonts w:ascii="Arial" w:hAnsi="Arial" w:cs="Arial"/>
          <w:sz w:val="20"/>
          <w:szCs w:val="20"/>
        </w:rPr>
      </w:pPr>
    </w:p>
    <w:p w14:paraId="57446708" w14:textId="763172DF" w:rsidR="007440C3" w:rsidRDefault="007440C3" w:rsidP="006919BC">
      <w:pPr>
        <w:spacing w:line="480" w:lineRule="auto"/>
        <w:rPr>
          <w:rFonts w:ascii="Arial" w:hAnsi="Arial" w:cs="Arial"/>
          <w:sz w:val="20"/>
          <w:szCs w:val="20"/>
        </w:rPr>
      </w:pPr>
    </w:p>
    <w:p w14:paraId="6210D477" w14:textId="3AB3B205" w:rsidR="007440C3" w:rsidRDefault="007440C3" w:rsidP="006919BC">
      <w:pPr>
        <w:spacing w:line="480" w:lineRule="auto"/>
        <w:rPr>
          <w:rFonts w:ascii="Arial" w:hAnsi="Arial" w:cs="Arial"/>
          <w:sz w:val="20"/>
          <w:szCs w:val="20"/>
        </w:rPr>
      </w:pPr>
    </w:p>
    <w:p w14:paraId="1AC14D06" w14:textId="04B4A58B" w:rsidR="007440C3" w:rsidRDefault="007440C3" w:rsidP="006919BC">
      <w:pPr>
        <w:spacing w:line="480" w:lineRule="auto"/>
        <w:rPr>
          <w:rFonts w:ascii="Arial" w:hAnsi="Arial" w:cs="Arial"/>
          <w:sz w:val="20"/>
          <w:szCs w:val="20"/>
        </w:rPr>
      </w:pPr>
    </w:p>
    <w:p w14:paraId="213F681D" w14:textId="1889F73B" w:rsidR="007440C3" w:rsidRDefault="007440C3" w:rsidP="006919BC">
      <w:pPr>
        <w:spacing w:line="480" w:lineRule="auto"/>
        <w:rPr>
          <w:rFonts w:ascii="Arial" w:hAnsi="Arial" w:cs="Arial"/>
          <w:sz w:val="20"/>
          <w:szCs w:val="20"/>
        </w:rPr>
      </w:pPr>
    </w:p>
    <w:p w14:paraId="7FDE4BFA" w14:textId="0E15A2D8" w:rsidR="007440C3" w:rsidRDefault="007440C3" w:rsidP="006919BC">
      <w:pPr>
        <w:spacing w:line="480" w:lineRule="auto"/>
        <w:rPr>
          <w:rFonts w:ascii="Arial" w:hAnsi="Arial" w:cs="Arial"/>
          <w:sz w:val="20"/>
          <w:szCs w:val="20"/>
        </w:rPr>
      </w:pPr>
    </w:p>
    <w:p w14:paraId="6F14F708" w14:textId="1255E173" w:rsidR="007440C3" w:rsidRDefault="007440C3" w:rsidP="006919BC">
      <w:pPr>
        <w:spacing w:line="480" w:lineRule="auto"/>
        <w:rPr>
          <w:rFonts w:ascii="Arial" w:hAnsi="Arial" w:cs="Arial"/>
          <w:sz w:val="20"/>
          <w:szCs w:val="20"/>
        </w:rPr>
      </w:pPr>
    </w:p>
    <w:p w14:paraId="268D787A" w14:textId="1C53B4B1" w:rsidR="007440C3" w:rsidRDefault="007440C3" w:rsidP="006919BC">
      <w:pPr>
        <w:spacing w:line="480" w:lineRule="auto"/>
        <w:rPr>
          <w:rFonts w:ascii="Arial" w:hAnsi="Arial" w:cs="Arial"/>
          <w:sz w:val="20"/>
          <w:szCs w:val="20"/>
        </w:rPr>
      </w:pPr>
    </w:p>
    <w:p w14:paraId="5247B202" w14:textId="77777777" w:rsidR="007440C3" w:rsidRDefault="007440C3" w:rsidP="006919BC">
      <w:pPr>
        <w:spacing w:line="480" w:lineRule="auto"/>
        <w:rPr>
          <w:rFonts w:ascii="Arial" w:hAnsi="Arial" w:cs="Arial"/>
          <w:b/>
          <w:bCs/>
          <w:u w:val="single"/>
        </w:rPr>
      </w:pPr>
    </w:p>
    <w:p w14:paraId="13FF6418" w14:textId="16FE66A2" w:rsidR="00F55701" w:rsidRPr="00AA6AB3" w:rsidRDefault="001160DC" w:rsidP="001C5DAA">
      <w:pPr>
        <w:pStyle w:val="Heading2"/>
      </w:pPr>
      <w:r w:rsidRPr="00AA6AB3">
        <w:t>M</w:t>
      </w:r>
      <w:r w:rsidR="00F55701" w:rsidRPr="00AA6AB3">
        <w:t xml:space="preserve">ethods </w:t>
      </w:r>
    </w:p>
    <w:p w14:paraId="0C1B1C11" w14:textId="77777777" w:rsidR="001160DC" w:rsidRPr="00AA6AB3" w:rsidRDefault="001160DC" w:rsidP="001C5DAA">
      <w:pPr>
        <w:pStyle w:val="Heading3"/>
        <w:rPr>
          <w:rFonts w:eastAsia="Times New Roman"/>
        </w:rPr>
      </w:pPr>
      <w:r w:rsidRPr="00AA6AB3">
        <w:rPr>
          <w:rFonts w:eastAsia="Times New Roman"/>
        </w:rPr>
        <w:t>Data acquisition and overview </w:t>
      </w:r>
    </w:p>
    <w:p w14:paraId="0EA0A249" w14:textId="7B29B19F" w:rsidR="003243B7" w:rsidRPr="00AA6AB3" w:rsidRDefault="00F55701" w:rsidP="00AA6AB3">
      <w:pPr>
        <w:pStyle w:val="NormalWeb"/>
        <w:spacing w:before="180" w:beforeAutospacing="0" w:after="180" w:afterAutospacing="0" w:line="480" w:lineRule="auto"/>
        <w:rPr>
          <w:rFonts w:ascii="Arial" w:hAnsi="Arial" w:cs="Arial"/>
          <w:b/>
          <w:bCs/>
          <w:sz w:val="20"/>
          <w:szCs w:val="20"/>
        </w:rPr>
      </w:pPr>
      <w:r w:rsidRPr="00AA6AB3">
        <w:rPr>
          <w:rFonts w:ascii="Arial" w:hAnsi="Arial" w:cs="Arial"/>
          <w:sz w:val="20"/>
          <w:szCs w:val="20"/>
        </w:rPr>
        <w:t>A search of the Pub</w:t>
      </w:r>
      <w:r w:rsidR="00C67E1D">
        <w:rPr>
          <w:rFonts w:ascii="Arial" w:hAnsi="Arial" w:cs="Arial"/>
          <w:sz w:val="20"/>
          <w:szCs w:val="20"/>
        </w:rPr>
        <w:t>M</w:t>
      </w:r>
      <w:r w:rsidRPr="00AA6AB3">
        <w:rPr>
          <w:rFonts w:ascii="Arial" w:hAnsi="Arial" w:cs="Arial"/>
          <w:sz w:val="20"/>
          <w:szCs w:val="20"/>
        </w:rPr>
        <w:t xml:space="preserve">ed database was performed </w:t>
      </w:r>
      <w:r w:rsidR="008A5622" w:rsidRPr="00AA6AB3">
        <w:rPr>
          <w:rFonts w:ascii="Arial" w:hAnsi="Arial" w:cs="Arial"/>
          <w:sz w:val="20"/>
          <w:szCs w:val="20"/>
        </w:rPr>
        <w:t>as described below.</w:t>
      </w:r>
      <w:r w:rsidRPr="00AA6AB3">
        <w:rPr>
          <w:rFonts w:ascii="Arial" w:hAnsi="Arial" w:cs="Arial"/>
          <w:sz w:val="20"/>
          <w:szCs w:val="20"/>
        </w:rPr>
        <w:t xml:space="preserve"> These search results were then screened using the </w:t>
      </w:r>
      <w:proofErr w:type="spellStart"/>
      <w:r w:rsidRPr="00C67E1D">
        <w:rPr>
          <w:rFonts w:ascii="Arial" w:hAnsi="Arial" w:cs="Arial"/>
          <w:i/>
          <w:iCs/>
          <w:sz w:val="20"/>
          <w:szCs w:val="20"/>
        </w:rPr>
        <w:t>metagear</w:t>
      </w:r>
      <w:proofErr w:type="spellEnd"/>
      <w:r w:rsidRPr="00AA6AB3">
        <w:rPr>
          <w:rFonts w:ascii="Arial" w:hAnsi="Arial" w:cs="Arial"/>
          <w:sz w:val="20"/>
          <w:szCs w:val="20"/>
        </w:rPr>
        <w:t xml:space="preserve"> package in R according to the </w:t>
      </w:r>
      <w:commentRangeStart w:id="138"/>
      <w:commentRangeStart w:id="139"/>
      <w:commentRangeStart w:id="140"/>
      <w:r w:rsidRPr="00AA6AB3">
        <w:rPr>
          <w:rFonts w:ascii="Arial" w:hAnsi="Arial" w:cs="Arial"/>
          <w:sz w:val="20"/>
          <w:szCs w:val="20"/>
        </w:rPr>
        <w:t>Prisma guidelines fig</w:t>
      </w:r>
      <w:r w:rsidR="00C67E1D">
        <w:rPr>
          <w:rFonts w:ascii="Arial" w:hAnsi="Arial" w:cs="Arial"/>
          <w:sz w:val="20"/>
          <w:szCs w:val="20"/>
        </w:rPr>
        <w:t xml:space="preserve"> </w:t>
      </w:r>
      <w:proofErr w:type="gramStart"/>
      <w:r w:rsidR="00C67E1D">
        <w:rPr>
          <w:rFonts w:ascii="Arial" w:hAnsi="Arial" w:cs="Arial"/>
          <w:sz w:val="20"/>
          <w:szCs w:val="20"/>
        </w:rPr>
        <w:t>X</w:t>
      </w:r>
      <w:r w:rsidRPr="00AA6AB3">
        <w:rPr>
          <w:rFonts w:ascii="Arial" w:hAnsi="Arial" w:cs="Arial"/>
          <w:sz w:val="20"/>
          <w:szCs w:val="20"/>
        </w:rPr>
        <w:t>.</w:t>
      </w:r>
      <w:r w:rsidR="003243B7" w:rsidRPr="00AA6AB3">
        <w:rPr>
          <w:rFonts w:ascii="Arial" w:hAnsi="Arial" w:cs="Arial"/>
          <w:b/>
          <w:bCs/>
          <w:sz w:val="20"/>
          <w:szCs w:val="20"/>
        </w:rPr>
        <w:t>.</w:t>
      </w:r>
      <w:proofErr w:type="gramEnd"/>
      <w:r w:rsidR="003243B7" w:rsidRPr="00AA6AB3">
        <w:rPr>
          <w:rFonts w:ascii="Arial" w:hAnsi="Arial" w:cs="Arial"/>
          <w:b/>
          <w:bCs/>
          <w:sz w:val="20"/>
          <w:szCs w:val="20"/>
        </w:rPr>
        <w:t xml:space="preserve"> </w:t>
      </w:r>
      <w:r w:rsidR="003243B7" w:rsidRPr="00AA6AB3">
        <w:rPr>
          <w:rFonts w:ascii="Arial" w:hAnsi="Arial" w:cs="Arial"/>
          <w:sz w:val="20"/>
          <w:szCs w:val="20"/>
        </w:rPr>
        <w:t xml:space="preserve">Following this a </w:t>
      </w:r>
      <w:r w:rsidR="004131A4" w:rsidRPr="00AA6AB3">
        <w:rPr>
          <w:rFonts w:ascii="Arial" w:hAnsi="Arial" w:cs="Arial"/>
          <w:sz w:val="20"/>
          <w:szCs w:val="20"/>
        </w:rPr>
        <w:t xml:space="preserve">secondary </w:t>
      </w:r>
      <w:r w:rsidR="003243B7" w:rsidRPr="00AA6AB3">
        <w:rPr>
          <w:rFonts w:ascii="Arial" w:hAnsi="Arial" w:cs="Arial"/>
          <w:sz w:val="20"/>
          <w:szCs w:val="20"/>
        </w:rPr>
        <w:t>search was conducted to provide known pathological data for each virus</w:t>
      </w:r>
      <w:r w:rsidR="00C47B0A">
        <w:rPr>
          <w:rFonts w:ascii="Arial" w:hAnsi="Arial" w:cs="Arial"/>
          <w:sz w:val="20"/>
          <w:szCs w:val="20"/>
        </w:rPr>
        <w:t>.</w:t>
      </w:r>
      <w:r w:rsidR="003243B7" w:rsidRPr="00AA6AB3">
        <w:rPr>
          <w:rFonts w:ascii="Arial" w:hAnsi="Arial" w:cs="Arial"/>
          <w:b/>
          <w:bCs/>
          <w:sz w:val="20"/>
          <w:szCs w:val="20"/>
        </w:rPr>
        <w:t xml:space="preserve"> </w:t>
      </w:r>
      <w:r w:rsidR="002D2C53">
        <w:rPr>
          <w:rFonts w:ascii="Arial" w:hAnsi="Arial" w:cs="Arial"/>
          <w:b/>
          <w:bCs/>
          <w:sz w:val="20"/>
          <w:szCs w:val="20"/>
        </w:rPr>
        <w:t xml:space="preserve"> </w:t>
      </w:r>
      <w:commentRangeEnd w:id="138"/>
      <w:r w:rsidR="00CD44B5">
        <w:rPr>
          <w:rStyle w:val="CommentReference"/>
          <w:rFonts w:asciiTheme="minorHAnsi" w:eastAsiaTheme="minorHAnsi" w:hAnsiTheme="minorHAnsi" w:cstheme="minorBidi"/>
        </w:rPr>
        <w:commentReference w:id="138"/>
      </w:r>
      <w:commentRangeEnd w:id="139"/>
      <w:r w:rsidR="00CD44B5">
        <w:rPr>
          <w:rStyle w:val="CommentReference"/>
          <w:rFonts w:asciiTheme="minorHAnsi" w:eastAsiaTheme="minorHAnsi" w:hAnsiTheme="minorHAnsi" w:cstheme="minorBidi"/>
        </w:rPr>
        <w:commentReference w:id="139"/>
      </w:r>
      <w:commentRangeEnd w:id="140"/>
      <w:r w:rsidR="00A94849">
        <w:rPr>
          <w:rStyle w:val="CommentReference"/>
          <w:rFonts w:asciiTheme="minorHAnsi" w:eastAsiaTheme="minorHAnsi" w:hAnsiTheme="minorHAnsi" w:cstheme="minorBidi"/>
        </w:rPr>
        <w:commentReference w:id="140"/>
      </w:r>
    </w:p>
    <w:p w14:paraId="66D7F492" w14:textId="66C06479" w:rsidR="001160DC" w:rsidRPr="00AA6AB3" w:rsidRDefault="00F55701"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 xml:space="preserve">The </w:t>
      </w:r>
      <w:r w:rsidRPr="007440C3">
        <w:rPr>
          <w:rFonts w:ascii="Arial" w:hAnsi="Arial" w:cs="Arial"/>
          <w:color w:val="000000"/>
          <w:sz w:val="20"/>
          <w:szCs w:val="20"/>
        </w:rPr>
        <w:t xml:space="preserve">resulting </w:t>
      </w:r>
      <w:r w:rsidR="001160DC" w:rsidRPr="007440C3">
        <w:rPr>
          <w:rFonts w:ascii="Arial" w:hAnsi="Arial" w:cs="Arial"/>
          <w:color w:val="000000"/>
          <w:sz w:val="20"/>
          <w:szCs w:val="20"/>
        </w:rPr>
        <w:t>d</w:t>
      </w:r>
      <w:r w:rsidR="001160DC" w:rsidRPr="00AA6AB3">
        <w:rPr>
          <w:rFonts w:ascii="Arial" w:hAnsi="Arial" w:cs="Arial"/>
          <w:color w:val="000000"/>
          <w:sz w:val="20"/>
          <w:szCs w:val="20"/>
        </w:rPr>
        <w:t xml:space="preserve">ata were imported into R Studio </w:t>
      </w:r>
      <w:r w:rsidR="008037F9" w:rsidRPr="007440C3">
        <w:rPr>
          <w:rFonts w:ascii="Arial" w:hAnsi="Arial" w:cs="Arial"/>
          <w:color w:val="000000"/>
          <w:sz w:val="20"/>
          <w:szCs w:val="20"/>
        </w:rPr>
        <w:t>(version 2022.12.0+353) </w:t>
      </w:r>
      <w:r w:rsidR="008037F9" w:rsidRPr="007440C3">
        <w:rPr>
          <w:rFonts w:ascii="Arial" w:hAnsi="Arial" w:cs="Arial"/>
          <w:color w:val="000000"/>
          <w:sz w:val="20"/>
          <w:szCs w:val="20"/>
        </w:rPr>
        <w:fldChar w:fldCharType="begin"/>
      </w:r>
      <w:r w:rsidR="008037F9" w:rsidRPr="007440C3">
        <w:rPr>
          <w:rFonts w:ascii="Arial" w:hAnsi="Arial" w:cs="Arial"/>
          <w:color w:val="000000"/>
          <w:sz w:val="20"/>
          <w:szCs w:val="20"/>
        </w:rPr>
        <w:instrText xml:space="preserve"> ADDIN EN.CITE &lt;EndNote&gt;&lt;Cite&gt;&lt;Author&gt;Posit team&lt;/Author&gt;&lt;Year&gt;2022&lt;/Year&gt;&lt;RecNum&gt;7751&lt;/RecNum&gt;&lt;DisplayText&gt;(Posit team 2022)&lt;/DisplayText&gt;&lt;record&gt;&lt;rec-number&gt;7751&lt;/rec-number&gt;&lt;foreign-keys&gt;&lt;key app="EN" db-id="pv99xppxsftrpnevsxkp0tvm950xsdp9wz2x" timestamp="1675369978"&gt;7751&lt;/key&gt;&lt;/foreign-keys&gt;&lt;ref-type name="Computer Program"&gt;9&lt;/ref-type&gt;&lt;contributors&gt;&lt;authors&gt;&lt;author&gt;Posit team,&lt;/author&gt;&lt;/authors&gt;&lt;/contributors&gt;&lt;titles&gt;&lt;title&gt;RStudio: Integrated Development Environment for R&lt;/title&gt;&lt;/titles&gt;&lt;dates&gt;&lt;year&gt;2022&lt;/year&gt;&lt;/dates&gt;&lt;pub-location&gt;Boston, MA&lt;/pub-location&gt;&lt;publisher&gt;Posit  Software&lt;/publisher&gt;&lt;urls&gt;&lt;related-urls&gt;&lt;url&gt; http://www.posit.co/.&lt;/url&gt;&lt;/related-urls&gt;&lt;/urls&gt;&lt;/record&gt;&lt;/Cite&gt;&lt;/EndNote&gt;</w:instrText>
      </w:r>
      <w:r w:rsidR="008037F9" w:rsidRPr="007440C3">
        <w:rPr>
          <w:rFonts w:ascii="Arial" w:hAnsi="Arial" w:cs="Arial"/>
          <w:color w:val="000000"/>
          <w:sz w:val="20"/>
          <w:szCs w:val="20"/>
        </w:rPr>
        <w:fldChar w:fldCharType="separate"/>
      </w:r>
      <w:r w:rsidR="008037F9" w:rsidRPr="007440C3">
        <w:rPr>
          <w:rFonts w:ascii="Arial" w:hAnsi="Arial" w:cs="Arial"/>
          <w:color w:val="000000"/>
          <w:sz w:val="20"/>
          <w:szCs w:val="20"/>
        </w:rPr>
        <w:t>(Posit team 2022)</w:t>
      </w:r>
      <w:r w:rsidR="008037F9" w:rsidRPr="007440C3">
        <w:rPr>
          <w:rFonts w:ascii="Arial" w:hAnsi="Arial" w:cs="Arial"/>
          <w:color w:val="000000"/>
          <w:sz w:val="20"/>
          <w:szCs w:val="20"/>
        </w:rPr>
        <w:fldChar w:fldCharType="end"/>
      </w:r>
      <w:r w:rsidR="008037F9" w:rsidRPr="007440C3">
        <w:rPr>
          <w:rFonts w:ascii="Arial" w:hAnsi="Arial" w:cs="Arial"/>
          <w:color w:val="000000"/>
          <w:sz w:val="20"/>
          <w:szCs w:val="20"/>
        </w:rPr>
        <w:t>..</w:t>
      </w:r>
      <w:r w:rsidR="001160DC" w:rsidRPr="00AA6AB3">
        <w:rPr>
          <w:rFonts w:ascii="Arial" w:hAnsi="Arial" w:cs="Arial"/>
          <w:color w:val="000000"/>
          <w:sz w:val="20"/>
          <w:szCs w:val="20"/>
        </w:rPr>
        <w:t xml:space="preserve"> A detailed description of data analysis is contained in the scripts within the project repository </w:t>
      </w:r>
      <w:r w:rsidR="001160DC" w:rsidRPr="007440C3">
        <w:rPr>
          <w:rFonts w:ascii="Arial" w:hAnsi="Arial" w:cs="Arial"/>
          <w:color w:val="000000"/>
          <w:sz w:val="20"/>
          <w:szCs w:val="20"/>
        </w:rPr>
        <w:t>(https://github.com/JJWilson1991/</w:t>
      </w:r>
      <w:r w:rsidR="00850B14" w:rsidRPr="00850B14">
        <w:rPr>
          <w:rFonts w:ascii="Arial" w:hAnsi="Arial" w:cs="Arial"/>
          <w:color w:val="000000"/>
          <w:sz w:val="20"/>
          <w:szCs w:val="20"/>
        </w:rPr>
        <w:t>Pathogenesis_project</w:t>
      </w:r>
      <w:r w:rsidR="001160DC" w:rsidRPr="00AA6AB3">
        <w:rPr>
          <w:rFonts w:ascii="Arial" w:hAnsi="Arial" w:cs="Arial"/>
          <w:color w:val="000000"/>
          <w:sz w:val="20"/>
          <w:szCs w:val="20"/>
        </w:rPr>
        <w:t>). All analyses were conducted in the R programming</w:t>
      </w:r>
      <w:r w:rsidR="008037F9">
        <w:rPr>
          <w:rFonts w:ascii="Arial" w:hAnsi="Arial" w:cs="Arial"/>
          <w:color w:val="000000"/>
          <w:sz w:val="20"/>
          <w:szCs w:val="20"/>
        </w:rPr>
        <w:t xml:space="preserve"> </w:t>
      </w:r>
      <w:r w:rsidR="008037F9" w:rsidRPr="007440C3">
        <w:rPr>
          <w:rFonts w:ascii="Arial" w:hAnsi="Arial" w:cs="Arial"/>
          <w:color w:val="000000"/>
          <w:sz w:val="20"/>
          <w:szCs w:val="20"/>
        </w:rPr>
        <w:t>environment (version 4.2.0.)</w:t>
      </w:r>
      <w:r w:rsidR="008037F9" w:rsidRPr="007440C3">
        <w:rPr>
          <w:rFonts w:ascii="Arial" w:hAnsi="Arial" w:cs="Arial"/>
          <w:color w:val="000000"/>
          <w:sz w:val="20"/>
          <w:szCs w:val="20"/>
        </w:rPr>
        <w:fldChar w:fldCharType="begin"/>
      </w:r>
      <w:r w:rsidR="008037F9" w:rsidRPr="007440C3">
        <w:rPr>
          <w:rFonts w:ascii="Arial" w:hAnsi="Arial" w:cs="Arial"/>
          <w:color w:val="000000"/>
          <w:sz w:val="20"/>
          <w:szCs w:val="20"/>
        </w:rPr>
        <w:instrText xml:space="preserve"> ADDIN EN.CITE &lt;EndNote&gt;&lt;Cite&gt;&lt;Author&gt;R Core Team&lt;/Author&gt;&lt;Year&gt;2022&lt;/Year&gt;&lt;RecNum&gt;7748&lt;/RecNum&gt;&lt;DisplayText&gt;(R Core Team 2022)&lt;/DisplayText&gt;&lt;record&gt;&lt;rec-number&gt;7748&lt;/rec-number&gt;&lt;foreign-keys&gt;&lt;key app="EN" db-id="pv99xppxsftrpnevsxkp0tvm950xsdp9wz2x" timestamp="1675368903"&gt;7748&lt;/key&gt;&lt;/foreign-keys&gt;&lt;ref-type name="Computer Program"&gt;9&lt;/ref-type&gt;&lt;contributors&gt;&lt;authors&gt;&lt;author&gt;R Core Team,&lt;/author&gt;&lt;/authors&gt;&lt;/contributors&gt;&lt;titles&gt;&lt;title&gt; R: A language and environment for statistical computing.&lt;/title&gt;&lt;/titles&gt;&lt;dates&gt;&lt;year&gt;2022&lt;/year&gt;&lt;/dates&gt;&lt;pub-location&gt;Vienna, Austria&lt;/pub-location&gt;&lt;publisher&gt;R&amp;#xD;  Foundation for Statistical Computing&lt;/publisher&gt;&lt;urls&gt;&lt;related-urls&gt;&lt;url&gt;  https://www.R-project.org/.&lt;/url&gt;&lt;/related-urls&gt;&lt;/urls&gt;&lt;/record&gt;&lt;/Cite&gt;&lt;/EndNote&gt;</w:instrText>
      </w:r>
      <w:r w:rsidR="008037F9" w:rsidRPr="007440C3">
        <w:rPr>
          <w:rFonts w:ascii="Arial" w:hAnsi="Arial" w:cs="Arial"/>
          <w:color w:val="000000"/>
          <w:sz w:val="20"/>
          <w:szCs w:val="20"/>
        </w:rPr>
        <w:fldChar w:fldCharType="separate"/>
      </w:r>
      <w:r w:rsidR="008037F9" w:rsidRPr="007440C3">
        <w:rPr>
          <w:rFonts w:ascii="Arial" w:hAnsi="Arial" w:cs="Arial"/>
          <w:color w:val="000000"/>
          <w:sz w:val="20"/>
          <w:szCs w:val="20"/>
        </w:rPr>
        <w:t>(R Core Team 2022)</w:t>
      </w:r>
      <w:r w:rsidR="008037F9" w:rsidRPr="007440C3">
        <w:rPr>
          <w:rFonts w:ascii="Arial" w:hAnsi="Arial" w:cs="Arial"/>
          <w:color w:val="000000"/>
          <w:sz w:val="20"/>
          <w:szCs w:val="20"/>
        </w:rPr>
        <w:fldChar w:fldCharType="end"/>
      </w:r>
      <w:r w:rsidR="008037F9">
        <w:rPr>
          <w:rFonts w:ascii="Arial" w:hAnsi="Arial" w:cs="Arial"/>
          <w:color w:val="000000"/>
          <w:sz w:val="20"/>
          <w:szCs w:val="20"/>
        </w:rPr>
        <w:t>.</w:t>
      </w:r>
      <w:r w:rsidR="001160DC" w:rsidRPr="00AA6AB3">
        <w:rPr>
          <w:rFonts w:ascii="Arial" w:hAnsi="Arial" w:cs="Arial"/>
          <w:color w:val="000000"/>
          <w:sz w:val="20"/>
          <w:szCs w:val="20"/>
        </w:rPr>
        <w:t xml:space="preserve"> References to packages in this methods section indicate specific packages used within the R environment to perform analyses.</w:t>
      </w:r>
    </w:p>
    <w:p w14:paraId="3CF76C90" w14:textId="4F03FCB3" w:rsidR="008A5622" w:rsidRPr="00AA6AB3" w:rsidRDefault="006919BC" w:rsidP="001C5DAA">
      <w:pPr>
        <w:pStyle w:val="Heading3"/>
        <w:rPr>
          <w:rFonts w:eastAsia="Times New Roman"/>
        </w:rPr>
      </w:pPr>
      <w:r>
        <w:rPr>
          <w:rFonts w:eastAsia="Times New Roman"/>
        </w:rPr>
        <w:lastRenderedPageBreak/>
        <w:t>L</w:t>
      </w:r>
      <w:r w:rsidR="008A5622" w:rsidRPr="00AA6AB3">
        <w:rPr>
          <w:rFonts w:eastAsia="Times New Roman"/>
        </w:rPr>
        <w:t>iterature search</w:t>
      </w:r>
    </w:p>
    <w:p w14:paraId="60D48BDA" w14:textId="47B7098C" w:rsidR="00C67E1D" w:rsidRDefault="00ED030A" w:rsidP="00AA6AB3">
      <w:pPr>
        <w:spacing w:after="120" w:line="480" w:lineRule="auto"/>
        <w:rPr>
          <w:rFonts w:ascii="Arial" w:eastAsia="Times New Roman" w:hAnsi="Arial" w:cs="Arial"/>
          <w:b/>
          <w:bCs/>
          <w:color w:val="000000"/>
          <w:sz w:val="20"/>
          <w:szCs w:val="20"/>
        </w:rPr>
      </w:pPr>
      <w:r>
        <w:rPr>
          <w:rFonts w:ascii="Arial" w:hAnsi="Arial" w:cs="Arial"/>
          <w:noProof/>
          <w:sz w:val="20"/>
          <w:szCs w:val="20"/>
        </w:rPr>
        <mc:AlternateContent>
          <mc:Choice Requires="wpg">
            <w:drawing>
              <wp:anchor distT="0" distB="0" distL="114300" distR="114300" simplePos="0" relativeHeight="251744256" behindDoc="0" locked="0" layoutInCell="1" allowOverlap="1" wp14:anchorId="7A465BF3" wp14:editId="0BFFE658">
                <wp:simplePos x="0" y="0"/>
                <wp:positionH relativeFrom="column">
                  <wp:posOffset>-126124</wp:posOffset>
                </wp:positionH>
                <wp:positionV relativeFrom="paragraph">
                  <wp:posOffset>1924488</wp:posOffset>
                </wp:positionV>
                <wp:extent cx="6318250" cy="2427758"/>
                <wp:effectExtent l="0" t="0" r="25400" b="10795"/>
                <wp:wrapTopAndBottom/>
                <wp:docPr id="38" name="Group 38"/>
                <wp:cNvGraphicFramePr/>
                <a:graphic xmlns:a="http://schemas.openxmlformats.org/drawingml/2006/main">
                  <a:graphicData uri="http://schemas.microsoft.com/office/word/2010/wordprocessingGroup">
                    <wpg:wgp>
                      <wpg:cNvGrpSpPr/>
                      <wpg:grpSpPr>
                        <a:xfrm>
                          <a:off x="0" y="0"/>
                          <a:ext cx="6318250" cy="2427758"/>
                          <a:chOff x="0" y="0"/>
                          <a:chExt cx="6318250" cy="2427758"/>
                        </a:xfrm>
                      </wpg:grpSpPr>
                      <pic:pic xmlns:pic="http://schemas.openxmlformats.org/drawingml/2006/picture">
                        <pic:nvPicPr>
                          <pic:cNvPr id="36" name="Picture 36" descr="A picture containing graphical user interface&#10;&#10;Description automatically generated"/>
                          <pic:cNvPicPr>
                            <a:picLocks noChangeAspect="1"/>
                          </pic:cNvPicPr>
                        </pic:nvPicPr>
                        <pic:blipFill rotWithShape="1">
                          <a:blip r:embed="rId9">
                            <a:extLst>
                              <a:ext uri="{28A0092B-C50C-407E-A947-70E740481C1C}">
                                <a14:useLocalDpi xmlns:a14="http://schemas.microsoft.com/office/drawing/2010/main" val="0"/>
                              </a:ext>
                            </a:extLst>
                          </a:blip>
                          <a:srcRect l="411" t="1723" r="447" b="446"/>
                          <a:stretch/>
                        </pic:blipFill>
                        <pic:spPr bwMode="auto">
                          <a:xfrm>
                            <a:off x="0" y="0"/>
                            <a:ext cx="6318250" cy="2082165"/>
                          </a:xfrm>
                          <a:prstGeom prst="rect">
                            <a:avLst/>
                          </a:prstGeom>
                          <a:ln>
                            <a:noFill/>
                          </a:ln>
                          <a:extLst>
                            <a:ext uri="{53640926-AAD7-44D8-BBD7-CCE9431645EC}">
                              <a14:shadowObscured xmlns:a14="http://schemas.microsoft.com/office/drawing/2010/main"/>
                            </a:ext>
                          </a:extLst>
                        </pic:spPr>
                      </pic:pic>
                      <wps:wsp>
                        <wps:cNvPr id="37" name="Text Box 2"/>
                        <wps:cNvSpPr txBox="1">
                          <a:spLocks noChangeArrowheads="1"/>
                        </wps:cNvSpPr>
                        <wps:spPr bwMode="auto">
                          <a:xfrm>
                            <a:off x="0" y="2081048"/>
                            <a:ext cx="6318250" cy="346710"/>
                          </a:xfrm>
                          <a:prstGeom prst="rect">
                            <a:avLst/>
                          </a:prstGeom>
                          <a:solidFill>
                            <a:srgbClr val="FFFFFF"/>
                          </a:solidFill>
                          <a:ln w="9525">
                            <a:solidFill>
                              <a:srgbClr val="000000"/>
                            </a:solidFill>
                            <a:miter lim="800000"/>
                            <a:headEnd/>
                            <a:tailEnd/>
                          </a:ln>
                        </wps:spPr>
                        <wps:txbx>
                          <w:txbxContent>
                            <w:p w14:paraId="0F2029C7" w14:textId="6D6C4DCB" w:rsidR="00ED030A" w:rsidRDefault="00ED030A">
                              <w:r>
                                <w:t xml:space="preserve">Table 1: list of Exclusion and inclusion criteria for literature search screening </w:t>
                              </w:r>
                            </w:p>
                          </w:txbxContent>
                        </wps:txbx>
                        <wps:bodyPr rot="0" vert="horz" wrap="square" lIns="91440" tIns="45720" rIns="91440" bIns="45720" anchor="t" anchorCtr="0">
                          <a:noAutofit/>
                        </wps:bodyPr>
                      </wps:wsp>
                    </wpg:wgp>
                  </a:graphicData>
                </a:graphic>
              </wp:anchor>
            </w:drawing>
          </mc:Choice>
          <mc:Fallback>
            <w:pict>
              <v:group w14:anchorId="7A465BF3" id="Group 38" o:spid="_x0000_s1038" style="position:absolute;margin-left:-9.95pt;margin-top:151.55pt;width:497.5pt;height:191.15pt;z-index:251744256" coordsize="63182,24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39" type="#_x0000_t75" alt="A picture containing graphical user interface&#10;&#10;Description automatically generated" style="position:absolute;width:63182;height:20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">
                  <v:imagedata r:id="rId10" o:title="A picture containing graphical user interface&#10;&#10;Description automatically generated" croptop="1129f" cropbottom="292f" cropleft="269f" cropright="293f"/>
                </v:shape>
                <v:shape id="_x0000_s1040" type="#_x0000_t202" style="position:absolute;top:20810;width:63182;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0F2029C7" w14:textId="6D6C4DCB" w:rsidR="00ED030A" w:rsidRDefault="00ED030A">
                        <w:r>
                          <w:t xml:space="preserve">Table 1: list of Exclusion and inclusion criteria for literature search screening </w:t>
                        </w:r>
                      </w:p>
                    </w:txbxContent>
                  </v:textbox>
                </v:shape>
                <w10:wrap type="topAndBottom"/>
              </v:group>
            </w:pict>
          </mc:Fallback>
        </mc:AlternateContent>
      </w:r>
      <w:r w:rsidR="00D36585" w:rsidRPr="00647DC8">
        <w:rPr>
          <w:rFonts w:ascii="Arial" w:hAnsi="Arial" w:cs="Arial"/>
          <w:noProof/>
          <w:sz w:val="20"/>
          <w:szCs w:val="20"/>
        </w:rPr>
        <mc:AlternateContent>
          <mc:Choice Requires="wps">
            <w:drawing>
              <wp:anchor distT="45720" distB="45720" distL="114300" distR="114300" simplePos="0" relativeHeight="251672576" behindDoc="1" locked="0" layoutInCell="1" allowOverlap="1" wp14:anchorId="27EED011" wp14:editId="418F17C7">
                <wp:simplePos x="0" y="0"/>
                <wp:positionH relativeFrom="column">
                  <wp:posOffset>-124460</wp:posOffset>
                </wp:positionH>
                <wp:positionV relativeFrom="paragraph">
                  <wp:posOffset>863600</wp:posOffset>
                </wp:positionV>
                <wp:extent cx="6318250" cy="863600"/>
                <wp:effectExtent l="0" t="0" r="25400" b="12700"/>
                <wp:wrapTight wrapText="bothSides">
                  <wp:wrapPolygon edited="0">
                    <wp:start x="0" y="0"/>
                    <wp:lineTo x="0" y="21441"/>
                    <wp:lineTo x="21622" y="21441"/>
                    <wp:lineTo x="21622" y="0"/>
                    <wp:lineTo x="0" y="0"/>
                  </wp:wrapPolygon>
                </wp:wrapTight>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8250" cy="863600"/>
                        </a:xfrm>
                        <a:prstGeom prst="rect">
                          <a:avLst/>
                        </a:prstGeom>
                        <a:solidFill>
                          <a:srgbClr val="FFFFFF"/>
                        </a:solidFill>
                        <a:ln w="9525">
                          <a:solidFill>
                            <a:srgbClr val="000000"/>
                          </a:solidFill>
                          <a:miter lim="800000"/>
                          <a:headEnd/>
                          <a:tailEnd/>
                        </a:ln>
                      </wps:spPr>
                      <wps:txbx>
                        <w:txbxContent>
                          <w:p w14:paraId="266A5364" w14:textId="4A9C6E37" w:rsidR="00647DC8" w:rsidRDefault="00647DC8" w:rsidP="00647DC8">
                            <w:pPr>
                              <w:rPr>
                                <w:b/>
                                <w:bCs/>
                              </w:rPr>
                            </w:pPr>
                            <w:r>
                              <w:rPr>
                                <w:b/>
                                <w:bCs/>
                              </w:rPr>
                              <w:t>Fig</w:t>
                            </w:r>
                            <w:r w:rsidR="006919BC">
                              <w:rPr>
                                <w:b/>
                                <w:bCs/>
                              </w:rPr>
                              <w:t>ure 1</w:t>
                            </w:r>
                            <w:r>
                              <w:rPr>
                                <w:b/>
                                <w:bCs/>
                              </w:rPr>
                              <w:t xml:space="preserve">: </w:t>
                            </w:r>
                            <w:r w:rsidR="006919BC">
                              <w:rPr>
                                <w:b/>
                                <w:bCs/>
                              </w:rPr>
                              <w:t xml:space="preserve">List of search terms </w:t>
                            </w:r>
                            <w:r>
                              <w:rPr>
                                <w:b/>
                                <w:bCs/>
                              </w:rPr>
                              <w:t xml:space="preserve">used in </w:t>
                            </w:r>
                            <w:r w:rsidR="002A07D2">
                              <w:rPr>
                                <w:b/>
                                <w:bCs/>
                              </w:rPr>
                              <w:t>PubMed</w:t>
                            </w:r>
                            <w:r>
                              <w:rPr>
                                <w:b/>
                                <w:bCs/>
                              </w:rPr>
                              <w:t xml:space="preserve"> search</w:t>
                            </w:r>
                            <w:r w:rsidR="006919BC">
                              <w:rPr>
                                <w:b/>
                                <w:bCs/>
                              </w:rPr>
                              <w:t xml:space="preserve"> for gathering initial list of </w:t>
                            </w:r>
                            <w:r w:rsidR="008F3AB0">
                              <w:rPr>
                                <w:b/>
                                <w:bCs/>
                              </w:rPr>
                              <w:t>literature.</w:t>
                            </w:r>
                          </w:p>
                          <w:p w14:paraId="3330CAEA" w14:textId="1206B56A" w:rsidR="00647DC8" w:rsidRPr="006919BC" w:rsidRDefault="00647DC8" w:rsidP="00BE501D">
                            <w:r w:rsidRPr="006919BC">
                              <w:t>(((RNA virus) AND (((((Spillover) OR (cross-species transmission)) OR (host-switching)) OR (interspecies transmission)) OR (zoonosis))) NOT (Covid)) NOT (</w:t>
                            </w:r>
                            <w:proofErr w:type="gramStart"/>
                            <w:r w:rsidRPr="006919BC">
                              <w:t>Review[</w:t>
                            </w:r>
                            <w:proofErr w:type="gramEnd"/>
                            <w:r w:rsidRPr="006919BC">
                              <w:t>Publication Type])</w:t>
                            </w:r>
                          </w:p>
                          <w:p w14:paraId="232444DA" w14:textId="5C33AE9D" w:rsidR="00647DC8" w:rsidRDefault="00647D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ED011" id="Text Box 2" o:spid="_x0000_s1041" type="#_x0000_t202" style="position:absolute;margin-left:-9.8pt;margin-top:68pt;width:497.5pt;height:68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">
                <v:textbox>
                  <w:txbxContent>
                    <w:p w14:paraId="266A5364" w14:textId="4A9C6E37" w:rsidR="00647DC8" w:rsidRDefault="00647DC8" w:rsidP="00647DC8">
                      <w:pPr>
                        <w:rPr>
                          <w:b/>
                          <w:bCs/>
                        </w:rPr>
                      </w:pPr>
                      <w:r>
                        <w:rPr>
                          <w:b/>
                          <w:bCs/>
                        </w:rPr>
                        <w:t>Fig</w:t>
                      </w:r>
                      <w:r w:rsidR="006919BC">
                        <w:rPr>
                          <w:b/>
                          <w:bCs/>
                        </w:rPr>
                        <w:t>ure 1</w:t>
                      </w:r>
                      <w:r>
                        <w:rPr>
                          <w:b/>
                          <w:bCs/>
                        </w:rPr>
                        <w:t xml:space="preserve">: </w:t>
                      </w:r>
                      <w:r w:rsidR="006919BC">
                        <w:rPr>
                          <w:b/>
                          <w:bCs/>
                        </w:rPr>
                        <w:t xml:space="preserve">List of search terms </w:t>
                      </w:r>
                      <w:r>
                        <w:rPr>
                          <w:b/>
                          <w:bCs/>
                        </w:rPr>
                        <w:t xml:space="preserve">used in </w:t>
                      </w:r>
                      <w:r w:rsidR="002A07D2">
                        <w:rPr>
                          <w:b/>
                          <w:bCs/>
                        </w:rPr>
                        <w:t>PubMed</w:t>
                      </w:r>
                      <w:r>
                        <w:rPr>
                          <w:b/>
                          <w:bCs/>
                        </w:rPr>
                        <w:t xml:space="preserve"> search</w:t>
                      </w:r>
                      <w:r w:rsidR="006919BC">
                        <w:rPr>
                          <w:b/>
                          <w:bCs/>
                        </w:rPr>
                        <w:t xml:space="preserve"> for gathering initial list of </w:t>
                      </w:r>
                      <w:r w:rsidR="008F3AB0">
                        <w:rPr>
                          <w:b/>
                          <w:bCs/>
                        </w:rPr>
                        <w:t>literature.</w:t>
                      </w:r>
                    </w:p>
                    <w:p w14:paraId="3330CAEA" w14:textId="1206B56A" w:rsidR="00647DC8" w:rsidRPr="006919BC" w:rsidRDefault="00647DC8" w:rsidP="00BE501D">
                      <w:r w:rsidRPr="006919BC">
                        <w:t>(((RNA virus) AND (((((Spillover) OR (cross-species transmission)) OR (host-switching)) OR (interspecies transmission)) OR (zoonosis))) NOT (Covid)) NOT (</w:t>
                      </w:r>
                      <w:proofErr w:type="gramStart"/>
                      <w:r w:rsidRPr="006919BC">
                        <w:t>Review[</w:t>
                      </w:r>
                      <w:proofErr w:type="gramEnd"/>
                      <w:r w:rsidRPr="006919BC">
                        <w:t>Publication Type])</w:t>
                      </w:r>
                    </w:p>
                    <w:p w14:paraId="232444DA" w14:textId="5C33AE9D" w:rsidR="00647DC8" w:rsidRDefault="00647DC8"/>
                  </w:txbxContent>
                </v:textbox>
                <w10:wrap type="tight"/>
              </v:shape>
            </w:pict>
          </mc:Fallback>
        </mc:AlternateContent>
      </w:r>
      <w:r w:rsidR="008A5622" w:rsidRPr="00AA6AB3">
        <w:rPr>
          <w:rFonts w:ascii="Arial" w:eastAsia="Times New Roman" w:hAnsi="Arial" w:cs="Arial"/>
          <w:color w:val="000000"/>
          <w:sz w:val="20"/>
          <w:szCs w:val="20"/>
        </w:rPr>
        <w:t xml:space="preserve">A literature search was performed of the </w:t>
      </w:r>
      <w:r w:rsidR="002D2C53" w:rsidRPr="00AA6AB3">
        <w:rPr>
          <w:rFonts w:ascii="Arial" w:eastAsia="Times New Roman" w:hAnsi="Arial" w:cs="Arial"/>
          <w:color w:val="000000"/>
          <w:sz w:val="20"/>
          <w:szCs w:val="20"/>
        </w:rPr>
        <w:t>PubMed</w:t>
      </w:r>
      <w:r w:rsidR="008A5622" w:rsidRPr="00AA6AB3">
        <w:rPr>
          <w:rFonts w:ascii="Arial" w:eastAsia="Times New Roman" w:hAnsi="Arial" w:cs="Arial"/>
          <w:color w:val="000000"/>
          <w:sz w:val="20"/>
          <w:szCs w:val="20"/>
        </w:rPr>
        <w:t xml:space="preserve"> data base according to </w:t>
      </w:r>
      <w:r w:rsidR="002D2C53" w:rsidRPr="00AA6AB3">
        <w:rPr>
          <w:rFonts w:ascii="Arial" w:eastAsia="Times New Roman" w:hAnsi="Arial" w:cs="Arial"/>
          <w:color w:val="000000"/>
          <w:sz w:val="20"/>
          <w:szCs w:val="20"/>
        </w:rPr>
        <w:t>Prisma</w:t>
      </w:r>
      <w:r w:rsidR="008A5622" w:rsidRPr="00AA6AB3">
        <w:rPr>
          <w:rFonts w:ascii="Arial" w:eastAsia="Times New Roman" w:hAnsi="Arial" w:cs="Arial"/>
          <w:color w:val="000000"/>
          <w:sz w:val="20"/>
          <w:szCs w:val="20"/>
        </w:rPr>
        <w:t xml:space="preserve"> guidelines</w:t>
      </w:r>
      <w:r w:rsidR="00F279FF">
        <w:rPr>
          <w:rFonts w:ascii="Arial" w:eastAsia="Times New Roman" w:hAnsi="Arial" w:cs="Arial"/>
          <w:color w:val="000000"/>
          <w:sz w:val="20"/>
          <w:szCs w:val="20"/>
        </w:rPr>
        <w:fldChar w:fldCharType="begin"/>
      </w:r>
      <w:r w:rsidR="00F279FF">
        <w:rPr>
          <w:rFonts w:ascii="Arial" w:eastAsia="Times New Roman" w:hAnsi="Arial" w:cs="Arial"/>
          <w:color w:val="000000"/>
          <w:sz w:val="20"/>
          <w:szCs w:val="20"/>
        </w:rPr>
        <w:instrText xml:space="preserve"> ADDIN EN.CITE &lt;EndNote&gt;&lt;Cite&gt;&lt;Author&gt;Page&lt;/Author&gt;&lt;Year&gt;2021&lt;/Year&gt;&lt;RecNum&gt;7771&lt;/RecNum&gt;&lt;DisplayText&gt;(Page et al. 2021)&lt;/DisplayText&gt;&lt;record&gt;&lt;rec-number&gt;7771&lt;/rec-number&gt;&lt;foreign-keys&gt;&lt;key app="EN" db-id="pv99xppxsftrpnevsxkp0tvm950xsdp9wz2x" timestamp="1676324343"&gt;7771&lt;/key&gt;&lt;/foreign-keys&gt;&lt;ref-type name="Journal Article"&gt;17&lt;/ref-type&gt;&lt;contributors&gt;&lt;authors&gt;&lt;author&gt;Page, Matthew J&lt;/author&gt;&lt;author&gt;McKenzie, Joanne E&lt;/author&gt;&lt;author&gt;Bossuyt, Patrick M&lt;/author&gt;&lt;author&gt;Boutron, Isabelle&lt;/author&gt;&lt;author&gt;Hoffmann, Tammy C&lt;/author&gt;&lt;author&gt;Mulrow, Cynthia D&lt;/author&gt;&lt;author&gt;Shamseer, Larissa&lt;/author&gt;&lt;author&gt;Tetzlaff, Jennifer M&lt;/author&gt;&lt;author&gt;Akl, Elie A&lt;/author&gt;&lt;author&gt;Brennan, Sue E&lt;/author&gt;&lt;author&gt;Chou, Roger&lt;/author&gt;&lt;author&gt;Glanville, Julie&lt;/author&gt;&lt;author&gt;Grimshaw, Jeremy M&lt;/author&gt;&lt;author&gt;Hróbjartsson, Asbjørn&lt;/author&gt;&lt;author&gt;Lalu, Manoj M&lt;/author&gt;&lt;author&gt;Li, Tianjing&lt;/author&gt;&lt;author&gt;Loder, Elizabeth W&lt;/author&gt;&lt;author&gt;Mayo-Wilson, Evan&lt;/author&gt;&lt;author&gt;McDonald, Steve&lt;/author&gt;&lt;author&gt;McGuinness, Luke A&lt;/author&gt;&lt;author&gt;Stewart, Lesley A&lt;/author&gt;&lt;author&gt;Thomas, James&lt;/author&gt;&lt;author&gt;Tricco, Andrea C&lt;/author&gt;&lt;author&gt;Welch, Vivian A&lt;/author&gt;&lt;author&gt;Whiting, Penny&lt;/author&gt;&lt;author&gt;Moher, David&lt;/author&gt;&lt;/authors&gt;&lt;/contributors&gt;&lt;titles&gt;&lt;title&gt;The PRISMA 2020 statement: an updated guideline for reporting systematic reviews&lt;/title&gt;&lt;secondary-title&gt;BMJ&lt;/secondary-title&gt;&lt;/titles&gt;&lt;periodical&gt;&lt;full-title&gt;Bmj&lt;/full-title&gt;&lt;/periodical&gt;&lt;pages&gt;n71&lt;/pages&gt;&lt;volume&gt;372&lt;/volume&gt;&lt;dates&gt;&lt;year&gt;2021&lt;/year&gt;&lt;/dates&gt;&lt;urls&gt;&lt;related-urls&gt;&lt;url&gt;https://www.bmj.com/content/bmj/372/bmj.n71.full.pdf&lt;/url&gt;&lt;/related-urls&gt;&lt;/urls&gt;&lt;electronic-resource-num&gt;10.1136/bmj.n71&lt;/electronic-resource-num&gt;&lt;/record&gt;&lt;/Cite&gt;&lt;/EndNote&gt;</w:instrText>
      </w:r>
      <w:r w:rsidR="00F279FF">
        <w:rPr>
          <w:rFonts w:ascii="Arial" w:eastAsia="Times New Roman" w:hAnsi="Arial" w:cs="Arial"/>
          <w:color w:val="000000"/>
          <w:sz w:val="20"/>
          <w:szCs w:val="20"/>
        </w:rPr>
        <w:fldChar w:fldCharType="separate"/>
      </w:r>
      <w:r w:rsidR="00F279FF">
        <w:rPr>
          <w:rFonts w:ascii="Arial" w:eastAsia="Times New Roman" w:hAnsi="Arial" w:cs="Arial"/>
          <w:noProof/>
          <w:color w:val="000000"/>
          <w:sz w:val="20"/>
          <w:szCs w:val="20"/>
        </w:rPr>
        <w:t>(Page et al. 2021)</w:t>
      </w:r>
      <w:r w:rsidR="00F279FF">
        <w:rPr>
          <w:rFonts w:ascii="Arial" w:eastAsia="Times New Roman" w:hAnsi="Arial" w:cs="Arial"/>
          <w:color w:val="000000"/>
          <w:sz w:val="20"/>
          <w:szCs w:val="20"/>
        </w:rPr>
        <w:fldChar w:fldCharType="end"/>
      </w:r>
      <w:r w:rsidR="002D2C53" w:rsidRPr="00AA6AB3">
        <w:rPr>
          <w:rFonts w:ascii="Arial" w:eastAsia="Times New Roman" w:hAnsi="Arial" w:cs="Arial"/>
          <w:color w:val="000000"/>
          <w:sz w:val="20"/>
          <w:szCs w:val="20"/>
        </w:rPr>
        <w:t>.</w:t>
      </w:r>
      <w:r w:rsidR="008A5622" w:rsidRPr="00AA6AB3">
        <w:rPr>
          <w:rFonts w:ascii="Arial" w:eastAsia="Times New Roman" w:hAnsi="Arial" w:cs="Arial"/>
          <w:color w:val="000000"/>
          <w:sz w:val="20"/>
          <w:szCs w:val="20"/>
        </w:rPr>
        <w:t xml:space="preserve"> The search terms </w:t>
      </w:r>
      <w:r w:rsidR="008A5622" w:rsidRPr="00C47B0A">
        <w:rPr>
          <w:rFonts w:ascii="Arial" w:eastAsia="Times New Roman" w:hAnsi="Arial" w:cs="Arial"/>
          <w:color w:val="000000"/>
          <w:sz w:val="20"/>
          <w:szCs w:val="20"/>
        </w:rPr>
        <w:t xml:space="preserve">described in figure </w:t>
      </w:r>
      <w:r w:rsidR="004C2A78">
        <w:rPr>
          <w:rFonts w:ascii="Arial" w:eastAsia="Times New Roman" w:hAnsi="Arial" w:cs="Arial"/>
          <w:color w:val="000000"/>
          <w:sz w:val="20"/>
          <w:szCs w:val="20"/>
        </w:rPr>
        <w:t>1</w:t>
      </w:r>
      <w:r w:rsidR="008A5622" w:rsidRPr="00C47B0A">
        <w:rPr>
          <w:rFonts w:ascii="Arial" w:eastAsia="Times New Roman" w:hAnsi="Arial" w:cs="Arial"/>
          <w:color w:val="000000"/>
          <w:sz w:val="20"/>
          <w:szCs w:val="20"/>
        </w:rPr>
        <w:t xml:space="preserve"> were used with the results being screen for eligibility using the </w:t>
      </w:r>
      <w:proofErr w:type="spellStart"/>
      <w:r w:rsidR="008A5622" w:rsidRPr="00C47B0A">
        <w:rPr>
          <w:rFonts w:ascii="Arial" w:eastAsia="Times New Roman" w:hAnsi="Arial" w:cs="Arial"/>
          <w:color w:val="000000"/>
          <w:sz w:val="20"/>
          <w:szCs w:val="20"/>
        </w:rPr>
        <w:t>Metagear</w:t>
      </w:r>
      <w:proofErr w:type="spellEnd"/>
      <w:r w:rsidR="008A5622" w:rsidRPr="00C47B0A">
        <w:rPr>
          <w:rFonts w:ascii="Arial" w:eastAsia="Times New Roman" w:hAnsi="Arial" w:cs="Arial"/>
          <w:color w:val="000000"/>
          <w:sz w:val="20"/>
          <w:szCs w:val="20"/>
        </w:rPr>
        <w:t xml:space="preserve"> package in R</w:t>
      </w:r>
      <w:r w:rsidR="00F279FF">
        <w:rPr>
          <w:rFonts w:ascii="Arial" w:eastAsia="Times New Roman" w:hAnsi="Arial" w:cs="Arial"/>
          <w:color w:val="000000"/>
          <w:sz w:val="20"/>
          <w:szCs w:val="20"/>
        </w:rPr>
        <w:fldChar w:fldCharType="begin"/>
      </w:r>
      <w:r w:rsidR="00F279FF">
        <w:rPr>
          <w:rFonts w:ascii="Arial" w:eastAsia="Times New Roman" w:hAnsi="Arial" w:cs="Arial"/>
          <w:color w:val="000000"/>
          <w:sz w:val="20"/>
          <w:szCs w:val="20"/>
        </w:rPr>
        <w:instrText xml:space="preserve"> ADDIN EN.CITE &lt;EndNote&gt;&lt;Cite&gt;&lt;Author&gt;Lajeunesse&lt;/Author&gt;&lt;Year&gt;2016&lt;/Year&gt;&lt;RecNum&gt;7772&lt;/RecNum&gt;&lt;DisplayText&gt;(Lajeunesse 2016)&lt;/DisplayText&gt;&lt;record&gt;&lt;rec-number&gt;7772&lt;/rec-number&gt;&lt;foreign-keys&gt;&lt;key app="EN" db-id="pv99xppxsftrpnevsxkp0tvm950xsdp9wz2x" timestamp="1676324675"&gt;7772&lt;/key&gt;&lt;/foreign-keys&gt;&lt;ref-type name="Journal Article"&gt;17&lt;/ref-type&gt;&lt;contributors&gt;&lt;authors&gt;&lt;author&gt; Lajeunesse, M.J.&lt;/author&gt;&lt;/authors&gt;&lt;/contributors&gt;&lt;titles&gt;&lt;title&gt;Facilitating systematic reviews, data extraction, and meta-analysis with the metagear package for R. &lt;/title&gt;&lt;secondary-title&gt;Methods in Ecology and Evolution&lt;/secondary-title&gt;&lt;/titles&gt;&lt;periodical&gt;&lt;full-title&gt;Methods in Ecology and Evolution&lt;/full-title&gt;&lt;/periodical&gt;&lt;pages&gt;323-330&lt;/pages&gt;&lt;volume&gt;7&lt;/volume&gt;&lt;dates&gt;&lt;year&gt;2016&lt;/year&gt;&lt;/dates&gt;&lt;urls&gt;&lt;/urls&gt;&lt;/record&gt;&lt;/Cite&gt;&lt;/EndNote&gt;</w:instrText>
      </w:r>
      <w:r w:rsidR="00F279FF">
        <w:rPr>
          <w:rFonts w:ascii="Arial" w:eastAsia="Times New Roman" w:hAnsi="Arial" w:cs="Arial"/>
          <w:color w:val="000000"/>
          <w:sz w:val="20"/>
          <w:szCs w:val="20"/>
        </w:rPr>
        <w:fldChar w:fldCharType="separate"/>
      </w:r>
      <w:r w:rsidR="00F279FF">
        <w:rPr>
          <w:rFonts w:ascii="Arial" w:eastAsia="Times New Roman" w:hAnsi="Arial" w:cs="Arial"/>
          <w:noProof/>
          <w:color w:val="000000"/>
          <w:sz w:val="20"/>
          <w:szCs w:val="20"/>
        </w:rPr>
        <w:t>(</w:t>
      </w:r>
      <w:proofErr w:type="spellStart"/>
      <w:r w:rsidR="00F279FF">
        <w:rPr>
          <w:rFonts w:ascii="Arial" w:eastAsia="Times New Roman" w:hAnsi="Arial" w:cs="Arial"/>
          <w:noProof/>
          <w:color w:val="000000"/>
          <w:sz w:val="20"/>
          <w:szCs w:val="20"/>
        </w:rPr>
        <w:t>Lajeunesse</w:t>
      </w:r>
      <w:proofErr w:type="spellEnd"/>
      <w:r w:rsidR="00F279FF">
        <w:rPr>
          <w:rFonts w:ascii="Arial" w:eastAsia="Times New Roman" w:hAnsi="Arial" w:cs="Arial"/>
          <w:noProof/>
          <w:color w:val="000000"/>
          <w:sz w:val="20"/>
          <w:szCs w:val="20"/>
        </w:rPr>
        <w:t xml:space="preserve"> 2016)</w:t>
      </w:r>
      <w:r w:rsidR="00F279FF">
        <w:rPr>
          <w:rFonts w:ascii="Arial" w:eastAsia="Times New Roman" w:hAnsi="Arial" w:cs="Arial"/>
          <w:color w:val="000000"/>
          <w:sz w:val="20"/>
          <w:szCs w:val="20"/>
        </w:rPr>
        <w:fldChar w:fldCharType="end"/>
      </w:r>
      <w:r w:rsidR="008A5622" w:rsidRPr="00C47B0A">
        <w:rPr>
          <w:rFonts w:ascii="Arial" w:eastAsia="Times New Roman" w:hAnsi="Arial" w:cs="Arial"/>
          <w:color w:val="000000"/>
          <w:sz w:val="20"/>
          <w:szCs w:val="20"/>
        </w:rPr>
        <w:t xml:space="preserve">. Eligibility criteria </w:t>
      </w:r>
      <w:commentRangeStart w:id="141"/>
      <w:r w:rsidR="002D2C53" w:rsidRPr="00C47B0A">
        <w:rPr>
          <w:rFonts w:ascii="Arial" w:eastAsia="Times New Roman" w:hAnsi="Arial" w:cs="Arial"/>
          <w:color w:val="000000"/>
          <w:sz w:val="20"/>
          <w:szCs w:val="20"/>
        </w:rPr>
        <w:t>described</w:t>
      </w:r>
      <w:r w:rsidR="008A5622" w:rsidRPr="00C47B0A">
        <w:rPr>
          <w:rFonts w:ascii="Arial" w:eastAsia="Times New Roman" w:hAnsi="Arial" w:cs="Arial"/>
          <w:color w:val="000000"/>
          <w:sz w:val="20"/>
          <w:szCs w:val="20"/>
        </w:rPr>
        <w:t xml:space="preserve"> in </w:t>
      </w:r>
      <w:r w:rsidR="002A07D2" w:rsidRPr="00C47B0A">
        <w:rPr>
          <w:rFonts w:ascii="Arial" w:eastAsia="Times New Roman" w:hAnsi="Arial" w:cs="Arial"/>
          <w:color w:val="000000"/>
          <w:sz w:val="20"/>
          <w:szCs w:val="20"/>
        </w:rPr>
        <w:t>table</w:t>
      </w:r>
      <w:r w:rsidR="008A5622" w:rsidRPr="00C47B0A">
        <w:rPr>
          <w:rFonts w:ascii="Arial" w:eastAsia="Times New Roman" w:hAnsi="Arial" w:cs="Arial"/>
          <w:color w:val="000000"/>
          <w:sz w:val="20"/>
          <w:szCs w:val="20"/>
        </w:rPr>
        <w:t xml:space="preserve"> </w:t>
      </w:r>
      <w:r w:rsidR="004C2A78">
        <w:rPr>
          <w:rFonts w:ascii="Arial" w:eastAsia="Times New Roman" w:hAnsi="Arial" w:cs="Arial"/>
          <w:color w:val="000000"/>
          <w:sz w:val="20"/>
          <w:szCs w:val="20"/>
        </w:rPr>
        <w:t>1</w:t>
      </w:r>
      <w:r w:rsidR="008A5622" w:rsidRPr="00C47B0A">
        <w:rPr>
          <w:rFonts w:ascii="Arial" w:eastAsia="Times New Roman" w:hAnsi="Arial" w:cs="Arial"/>
          <w:color w:val="000000"/>
          <w:sz w:val="20"/>
          <w:szCs w:val="20"/>
        </w:rPr>
        <w:t>.</w:t>
      </w:r>
      <w:r w:rsidR="00C67E1D">
        <w:rPr>
          <w:rFonts w:ascii="Arial" w:eastAsia="Times New Roman" w:hAnsi="Arial" w:cs="Arial"/>
          <w:b/>
          <w:bCs/>
          <w:color w:val="000000"/>
          <w:sz w:val="20"/>
          <w:szCs w:val="20"/>
        </w:rPr>
        <w:t xml:space="preserve"> </w:t>
      </w:r>
      <w:commentRangeEnd w:id="141"/>
      <w:r w:rsidR="00CA5BD4">
        <w:rPr>
          <w:rStyle w:val="CommentReference"/>
        </w:rPr>
        <w:commentReference w:id="141"/>
      </w:r>
    </w:p>
    <w:p w14:paraId="212C3A4A" w14:textId="5D54D5A9" w:rsidR="008A5622" w:rsidRDefault="00ED030A" w:rsidP="00AA6AB3">
      <w:pPr>
        <w:spacing w:after="120" w:line="480" w:lineRule="auto"/>
        <w:rPr>
          <w:rFonts w:ascii="Arial" w:eastAsia="Times New Roman" w:hAnsi="Arial" w:cs="Arial"/>
          <w:color w:val="000000"/>
          <w:sz w:val="20"/>
          <w:szCs w:val="20"/>
        </w:rPr>
      </w:pPr>
      <w:r>
        <w:rPr>
          <w:rFonts w:ascii="Arial" w:eastAsia="Times New Roman" w:hAnsi="Arial" w:cs="Arial"/>
          <w:noProof/>
          <w:color w:val="000000"/>
          <w:sz w:val="20"/>
          <w:szCs w:val="20"/>
        </w:rPr>
        <mc:AlternateContent>
          <mc:Choice Requires="wpg">
            <w:drawing>
              <wp:anchor distT="0" distB="0" distL="114300" distR="114300" simplePos="0" relativeHeight="251746304" behindDoc="0" locked="0" layoutInCell="1" allowOverlap="1" wp14:anchorId="70B4D1F0" wp14:editId="73347257">
                <wp:simplePos x="0" y="0"/>
                <wp:positionH relativeFrom="column">
                  <wp:posOffset>-40511</wp:posOffset>
                </wp:positionH>
                <wp:positionV relativeFrom="paragraph">
                  <wp:posOffset>1452623</wp:posOffset>
                </wp:positionV>
                <wp:extent cx="6182995" cy="2832027"/>
                <wp:effectExtent l="0" t="0" r="27305" b="26035"/>
                <wp:wrapTopAndBottom/>
                <wp:docPr id="43" name="Group 43"/>
                <wp:cNvGraphicFramePr/>
                <a:graphic xmlns:a="http://schemas.openxmlformats.org/drawingml/2006/main">
                  <a:graphicData uri="http://schemas.microsoft.com/office/word/2010/wordprocessingGroup">
                    <wpg:wgp>
                      <wpg:cNvGrpSpPr/>
                      <wpg:grpSpPr>
                        <a:xfrm>
                          <a:off x="0" y="0"/>
                          <a:ext cx="6182995" cy="2832027"/>
                          <a:chOff x="0" y="0"/>
                          <a:chExt cx="6182995" cy="2832027"/>
                        </a:xfrm>
                      </wpg:grpSpPr>
                      <wps:wsp>
                        <wps:cNvPr id="39" name="Text Box 2"/>
                        <wps:cNvSpPr txBox="1">
                          <a:spLocks noChangeArrowheads="1"/>
                        </wps:cNvSpPr>
                        <wps:spPr bwMode="auto">
                          <a:xfrm>
                            <a:off x="0" y="2280212"/>
                            <a:ext cx="6182995" cy="551815"/>
                          </a:xfrm>
                          <a:prstGeom prst="rect">
                            <a:avLst/>
                          </a:prstGeom>
                          <a:solidFill>
                            <a:srgbClr val="FFFFFF"/>
                          </a:solidFill>
                          <a:ln w="9525">
                            <a:solidFill>
                              <a:srgbClr val="000000"/>
                            </a:solidFill>
                            <a:miter lim="800000"/>
                            <a:headEnd/>
                            <a:tailEnd/>
                          </a:ln>
                        </wps:spPr>
                        <wps:txbx>
                          <w:txbxContent>
                            <w:p w14:paraId="2E9C2A28" w14:textId="53875BE6" w:rsidR="00AA6AB3" w:rsidRDefault="00AA6AB3">
                              <w:r>
                                <w:t xml:space="preserve">Table </w:t>
                              </w:r>
                              <w:r w:rsidR="00ED030A">
                                <w:t>2: List of data recorded from each qualifying piece of literature on a cross species transmission event and the corresponding pathological data recorded from reference material.</w:t>
                              </w:r>
                            </w:p>
                          </w:txbxContent>
                        </wps:txbx>
                        <wps:bodyPr rot="0" vert="horz" wrap="square" lIns="91440" tIns="45720" rIns="91440" bIns="45720" anchor="t" anchorCtr="0">
                          <a:noAutofit/>
                        </wps:bodyPr>
                      </wps:wsp>
                      <pic:pic xmlns:pic="http://schemas.openxmlformats.org/drawingml/2006/picture">
                        <pic:nvPicPr>
                          <pic:cNvPr id="42" name="Picture 42" descr="Table&#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2254885"/>
                          </a:xfrm>
                          <a:prstGeom prst="rect">
                            <a:avLst/>
                          </a:prstGeom>
                        </pic:spPr>
                      </pic:pic>
                    </wpg:wgp>
                  </a:graphicData>
                </a:graphic>
              </wp:anchor>
            </w:drawing>
          </mc:Choice>
          <mc:Fallback>
            <w:pict>
              <v:group w14:anchorId="70B4D1F0" id="Group 43" o:spid="_x0000_s1042" style="position:absolute;margin-left:-3.2pt;margin-top:114.4pt;width:486.85pt;height:223pt;z-index:251746304" coordsize="61829,28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">
                <v:shape id="_x0000_s1043" type="#_x0000_t202" style="position:absolute;top:22802;width:61829;height:5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">
                  <v:textbox>
                    <w:txbxContent>
                      <w:p w14:paraId="2E9C2A28" w14:textId="53875BE6" w:rsidR="00AA6AB3" w:rsidRDefault="00AA6AB3">
                        <w:r>
                          <w:t xml:space="preserve">Table </w:t>
                        </w:r>
                        <w:r w:rsidR="00ED030A">
                          <w:t>2: List of data recorded from each qualifying piece of literature on a cross species transmission event and the corresponding pathological data recorded from reference material.</w:t>
                        </w:r>
                      </w:p>
                    </w:txbxContent>
                  </v:textbox>
                </v:shape>
                <v:shape id="Picture 42" o:spid="_x0000_s1044" type="#_x0000_t75" alt="Table&#10;&#10;Description automatically generated" style="position:absolute;width:59436;height:22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">
                  <v:imagedata r:id="rId12" o:title="Table&#10;&#10;Description automatically generated"/>
                </v:shape>
                <w10:wrap type="topAndBottom"/>
              </v:group>
            </w:pict>
          </mc:Fallback>
        </mc:AlternateContent>
      </w:r>
      <w:r w:rsidRPr="00C67E1D">
        <w:rPr>
          <w:rFonts w:ascii="Arial" w:eastAsia="Times New Roman" w:hAnsi="Arial" w:cs="Arial"/>
          <w:color w:val="000000"/>
          <w:sz w:val="20"/>
          <w:szCs w:val="20"/>
        </w:rPr>
        <w:t xml:space="preserve">Following </w:t>
      </w:r>
      <w:r>
        <w:rPr>
          <w:rFonts w:ascii="Arial" w:eastAsia="Times New Roman" w:hAnsi="Arial" w:cs="Arial"/>
          <w:color w:val="000000"/>
          <w:sz w:val="20"/>
          <w:szCs w:val="20"/>
        </w:rPr>
        <w:t xml:space="preserve">inclusion in the study, data relating to the cross-species transmission event were recorded from </w:t>
      </w:r>
      <w:r w:rsidR="00C67E1D">
        <w:rPr>
          <w:rFonts w:ascii="Arial" w:eastAsia="Times New Roman" w:hAnsi="Arial" w:cs="Arial"/>
          <w:color w:val="000000"/>
          <w:sz w:val="20"/>
          <w:szCs w:val="20"/>
        </w:rPr>
        <w:t xml:space="preserve">each article, listed in table </w:t>
      </w:r>
      <w:r w:rsidR="004C2A78">
        <w:rPr>
          <w:rFonts w:ascii="Arial" w:eastAsia="Times New Roman" w:hAnsi="Arial" w:cs="Arial"/>
          <w:color w:val="000000"/>
          <w:sz w:val="20"/>
          <w:szCs w:val="20"/>
        </w:rPr>
        <w:t>2</w:t>
      </w:r>
      <w:r w:rsidR="00C67E1D">
        <w:rPr>
          <w:rFonts w:ascii="Arial" w:eastAsia="Times New Roman" w:hAnsi="Arial" w:cs="Arial"/>
          <w:color w:val="000000"/>
          <w:sz w:val="20"/>
          <w:szCs w:val="20"/>
        </w:rPr>
        <w:t xml:space="preserve">. The pathological traits recorded from the secondary search are also listed in table </w:t>
      </w:r>
      <w:r w:rsidR="004C2A78">
        <w:rPr>
          <w:rFonts w:ascii="Arial" w:eastAsia="Times New Roman" w:hAnsi="Arial" w:cs="Arial"/>
          <w:color w:val="000000"/>
          <w:sz w:val="20"/>
          <w:szCs w:val="20"/>
        </w:rPr>
        <w:t>2</w:t>
      </w:r>
      <w:r w:rsidR="00C67E1D">
        <w:rPr>
          <w:rFonts w:ascii="Arial" w:eastAsia="Times New Roman" w:hAnsi="Arial" w:cs="Arial"/>
          <w:color w:val="000000"/>
          <w:sz w:val="20"/>
          <w:szCs w:val="20"/>
        </w:rPr>
        <w:t>.</w:t>
      </w:r>
      <w:r w:rsidR="00C47B0A" w:rsidRPr="00C47B0A">
        <w:rPr>
          <w:rFonts w:ascii="Arial" w:hAnsi="Arial" w:cs="Arial"/>
          <w:b/>
          <w:bCs/>
          <w:sz w:val="20"/>
          <w:szCs w:val="20"/>
        </w:rPr>
        <w:t xml:space="preserve"> </w:t>
      </w:r>
      <w:r w:rsidR="00C47B0A" w:rsidRPr="00C47B0A">
        <w:rPr>
          <w:rFonts w:ascii="Arial" w:hAnsi="Arial" w:cs="Arial"/>
          <w:sz w:val="20"/>
          <w:szCs w:val="20"/>
        </w:rPr>
        <w:t xml:space="preserve">events were defined as zoonotic, anthroponotic or not zoonotic. “Not zoonotic” being defined as a virus which is not considered to infect </w:t>
      </w:r>
      <w:commentRangeStart w:id="142"/>
      <w:r w:rsidR="00C47B0A" w:rsidRPr="00C47B0A">
        <w:rPr>
          <w:rFonts w:ascii="Arial" w:hAnsi="Arial" w:cs="Arial"/>
          <w:sz w:val="20"/>
          <w:szCs w:val="20"/>
        </w:rPr>
        <w:t>humans. An “anthroponotic” event is defined as a virus which has been transmitted from a human reservoir to another species.</w:t>
      </w:r>
      <w:r w:rsidR="00C47B0A">
        <w:rPr>
          <w:rFonts w:ascii="Arial" w:hAnsi="Arial" w:cs="Arial"/>
          <w:b/>
          <w:bCs/>
          <w:sz w:val="20"/>
          <w:szCs w:val="20"/>
        </w:rPr>
        <w:t xml:space="preserve"> </w:t>
      </w:r>
      <w:commentRangeEnd w:id="142"/>
      <w:r w:rsidR="000128E3">
        <w:rPr>
          <w:rStyle w:val="CommentReference"/>
        </w:rPr>
        <w:commentReference w:id="142"/>
      </w:r>
    </w:p>
    <w:p w14:paraId="1DF5770B" w14:textId="5EB1136C" w:rsidR="00C67E1D" w:rsidRDefault="00C67E1D" w:rsidP="00AA6AB3">
      <w:pPr>
        <w:spacing w:after="120" w:line="480" w:lineRule="auto"/>
        <w:rPr>
          <w:rFonts w:ascii="Arial" w:eastAsia="Times New Roman" w:hAnsi="Arial" w:cs="Arial"/>
          <w:b/>
          <w:bCs/>
          <w:color w:val="000000"/>
          <w:sz w:val="20"/>
          <w:szCs w:val="20"/>
        </w:rPr>
      </w:pPr>
    </w:p>
    <w:p w14:paraId="3FBC158F" w14:textId="4CF866D3" w:rsidR="00C67E1D" w:rsidRPr="00AA6AB3" w:rsidRDefault="00ED030A" w:rsidP="00AA6AB3">
      <w:pPr>
        <w:spacing w:after="120" w:line="480" w:lineRule="auto"/>
        <w:rPr>
          <w:rFonts w:ascii="Arial" w:eastAsia="Times New Roman" w:hAnsi="Arial" w:cs="Arial"/>
          <w:b/>
          <w:bCs/>
          <w:color w:val="000000"/>
          <w:sz w:val="20"/>
          <w:szCs w:val="20"/>
        </w:rPr>
      </w:pPr>
      <w:r w:rsidRPr="00ED030A">
        <w:rPr>
          <w:rFonts w:ascii="Arial" w:eastAsia="Times New Roman" w:hAnsi="Arial" w:cs="Arial"/>
          <w:b/>
          <w:bCs/>
          <w:color w:val="000000"/>
          <w:sz w:val="20"/>
          <w:szCs w:val="20"/>
        </w:rPr>
        <w:t xml:space="preserve">  </w:t>
      </w:r>
    </w:p>
    <w:p w14:paraId="05CE7F1A" w14:textId="17A92B4D" w:rsidR="001160DC" w:rsidRPr="00AA6AB3" w:rsidRDefault="003D7FA5" w:rsidP="001C5DAA">
      <w:pPr>
        <w:pStyle w:val="Heading3"/>
        <w:rPr>
          <w:rFonts w:eastAsia="Times New Roman"/>
        </w:rPr>
      </w:pPr>
      <w:r>
        <w:rPr>
          <w:rFonts w:eastAsia="Times New Roman"/>
          <w:noProof/>
        </w:rPr>
        <w:lastRenderedPageBreak/>
        <mc:AlternateContent>
          <mc:Choice Requires="wpg">
            <w:drawing>
              <wp:anchor distT="0" distB="0" distL="114300" distR="114300" simplePos="0" relativeHeight="251655168" behindDoc="0" locked="0" layoutInCell="1" allowOverlap="1" wp14:anchorId="115A94F4" wp14:editId="0B7FD15A">
                <wp:simplePos x="0" y="0"/>
                <wp:positionH relativeFrom="column">
                  <wp:posOffset>-127635</wp:posOffset>
                </wp:positionH>
                <wp:positionV relativeFrom="paragraph">
                  <wp:posOffset>0</wp:posOffset>
                </wp:positionV>
                <wp:extent cx="6245860" cy="5329555"/>
                <wp:effectExtent l="0" t="0" r="21590" b="23495"/>
                <wp:wrapTopAndBottom/>
                <wp:docPr id="51" name="Group 51"/>
                <wp:cNvGraphicFramePr/>
                <a:graphic xmlns:a="http://schemas.openxmlformats.org/drawingml/2006/main">
                  <a:graphicData uri="http://schemas.microsoft.com/office/word/2010/wordprocessingGroup">
                    <wpg:wgp>
                      <wpg:cNvGrpSpPr/>
                      <wpg:grpSpPr>
                        <a:xfrm>
                          <a:off x="0" y="0"/>
                          <a:ext cx="6245860" cy="5329555"/>
                          <a:chOff x="0" y="0"/>
                          <a:chExt cx="7192010" cy="5194852"/>
                        </a:xfrm>
                      </wpg:grpSpPr>
                      <wpg:grpSp>
                        <wpg:cNvPr id="7" name="Group 3"/>
                        <wpg:cNvGrpSpPr/>
                        <wpg:grpSpPr>
                          <a:xfrm>
                            <a:off x="0" y="0"/>
                            <a:ext cx="7192010" cy="4608830"/>
                            <a:chOff x="0" y="-193835"/>
                            <a:chExt cx="4843081" cy="5951633"/>
                          </a:xfrm>
                        </wpg:grpSpPr>
                        <wps:wsp>
                          <wps:cNvPr id="8" name="Straight Arrow Connector 8"/>
                          <wps:cNvCnPr/>
                          <wps:spPr>
                            <a:xfrm>
                              <a:off x="2349303" y="962465"/>
                              <a:ext cx="5632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a:off x="2349303" y="2130083"/>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2356337" y="2974145"/>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2370405" y="3804139"/>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2" name="Group 12"/>
                          <wpg:cNvGrpSpPr/>
                          <wpg:grpSpPr>
                            <a:xfrm>
                              <a:off x="0" y="-193835"/>
                              <a:ext cx="4843081" cy="5951633"/>
                              <a:chOff x="0" y="-193835"/>
                              <a:chExt cx="4843081" cy="5951633"/>
                            </a:xfrm>
                          </wpg:grpSpPr>
                          <wps:wsp>
                            <wps:cNvPr id="13" name="Rectangle 13"/>
                            <wps:cNvSpPr/>
                            <wps:spPr>
                              <a:xfrm>
                                <a:off x="458846" y="344659"/>
                                <a:ext cx="1887220" cy="8888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1E36A8"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identified from*:</w:t>
                                  </w:r>
                                </w:p>
                                <w:p w14:paraId="282391B1" w14:textId="77777777"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Databases (n = 1) (NCBI)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934760" y="344659"/>
                                <a:ext cx="1887220" cy="12429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80BEF4"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Records removed </w:t>
                                  </w:r>
                                  <w:r w:rsidRPr="008A5622">
                                    <w:rPr>
                                      <w:rFonts w:eastAsia="Calibri" w:hAnsi="Calibri"/>
                                      <w:i/>
                                      <w:iCs/>
                                      <w:color w:val="000000"/>
                                      <w:kern w:val="24"/>
                                      <w:sz w:val="18"/>
                                      <w:szCs w:val="18"/>
                                      <w:lang w:val="en-AU"/>
                                    </w:rPr>
                                    <w:t>before screening</w:t>
                                  </w:r>
                                  <w:r w:rsidRPr="008A5622">
                                    <w:rPr>
                                      <w:rFonts w:eastAsia="Calibri" w:hAnsi="Calibri"/>
                                      <w:color w:val="000000"/>
                                      <w:kern w:val="24"/>
                                      <w:sz w:val="18"/>
                                      <w:szCs w:val="18"/>
                                      <w:lang w:val="en-AU"/>
                                    </w:rPr>
                                    <w:t>:</w:t>
                                  </w:r>
                                </w:p>
                                <w:p w14:paraId="032A7820" w14:textId="1F055DDB"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Duplicate records </w:t>
                                  </w:r>
                                  <w:r w:rsidR="002D2C53" w:rsidRPr="008A5622">
                                    <w:rPr>
                                      <w:rFonts w:eastAsia="Calibri" w:hAnsi="Calibri"/>
                                      <w:color w:val="000000"/>
                                      <w:kern w:val="24"/>
                                      <w:sz w:val="18"/>
                                      <w:szCs w:val="18"/>
                                      <w:lang w:val="en-AU"/>
                                    </w:rPr>
                                    <w:t>removed (</w:t>
                                  </w: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p w14:paraId="6A04DD4C" w14:textId="52BFFAD5"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Records removed for other reasons (n =</w:t>
                                  </w:r>
                                  <w:r w:rsidR="002D2C53" w:rsidRPr="008A5622">
                                    <w:rPr>
                                      <w:rFonts w:eastAsia="Calibri" w:hAnsi="Calibri"/>
                                      <w:color w:val="000000"/>
                                      <w:kern w:val="24"/>
                                      <w:sz w:val="18"/>
                                      <w:szCs w:val="18"/>
                                      <w:lang w:val="en-AU"/>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58846" y="1691683"/>
                                <a:ext cx="1887220" cy="7127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A3E80D" w14:textId="11E64DDA"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Records </w:t>
                                  </w:r>
                                  <w:r w:rsidR="008F3AB0" w:rsidRPr="008A5622">
                                    <w:rPr>
                                      <w:rFonts w:eastAsia="Calibri" w:hAnsi="Calibri"/>
                                      <w:color w:val="000000"/>
                                      <w:kern w:val="24"/>
                                      <w:sz w:val="18"/>
                                      <w:szCs w:val="18"/>
                                      <w:lang w:val="en-AU"/>
                                    </w:rPr>
                                    <w:t>screened.</w:t>
                                  </w:r>
                                </w:p>
                                <w:p w14:paraId="3C0A0FC4" w14:textId="3F6566DF"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Pr>
                                      <w:rFonts w:eastAsia="Calibri" w:hAnsi="Calibri"/>
                                      <w:color w:val="000000"/>
                                      <w:kern w:val="24"/>
                                      <w:sz w:val="18"/>
                                      <w:szCs w:val="18"/>
                                      <w:lang w:val="en-AU"/>
                                    </w:rPr>
                                    <w:t>7258</w:t>
                                  </w:r>
                                  <w:r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2941793" y="1691683"/>
                                <a:ext cx="1887220" cy="7127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C288F0"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excluded**</w:t>
                                  </w:r>
                                </w:p>
                                <w:p w14:paraId="420C1570" w14:textId="4A427C32"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(n = </w:t>
                                  </w:r>
                                  <w:r w:rsidR="006919BC">
                                    <w:rPr>
                                      <w:rFonts w:eastAsia="Calibri" w:hAnsi="Calibri"/>
                                      <w:color w:val="000000"/>
                                      <w:kern w:val="24"/>
                                      <w:sz w:val="18"/>
                                      <w:szCs w:val="18"/>
                                      <w:lang w:val="en-AU"/>
                                    </w:rPr>
                                    <w:t>6578</w:t>
                                  </w:r>
                                  <w:r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458846" y="2700996"/>
                                <a:ext cx="1887220" cy="6471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1A0FC5" w14:textId="24C55B5B"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Reports sought for </w:t>
                                  </w:r>
                                  <w:r w:rsidR="008F3AB0" w:rsidRPr="008A5622">
                                    <w:rPr>
                                      <w:rFonts w:eastAsia="Calibri" w:hAnsi="Calibri"/>
                                      <w:color w:val="000000"/>
                                      <w:kern w:val="24"/>
                                      <w:sz w:val="18"/>
                                      <w:szCs w:val="18"/>
                                      <w:lang w:val="en-AU"/>
                                    </w:rPr>
                                    <w:t>retrieval.</w:t>
                                  </w:r>
                                </w:p>
                                <w:p w14:paraId="64DBCCA2" w14:textId="3F261AA0"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2948827" y="2620897"/>
                                <a:ext cx="1887220" cy="6276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2DAEF3" w14:textId="0E7AAB85"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Reports not </w:t>
                                  </w:r>
                                  <w:r w:rsidR="008F3AB0" w:rsidRPr="008A5622">
                                    <w:rPr>
                                      <w:rFonts w:eastAsia="Calibri" w:hAnsi="Calibri"/>
                                      <w:color w:val="000000"/>
                                      <w:kern w:val="24"/>
                                      <w:sz w:val="18"/>
                                      <w:szCs w:val="18"/>
                                      <w:lang w:val="en-AU"/>
                                    </w:rPr>
                                    <w:t>retrieved.</w:t>
                                  </w:r>
                                </w:p>
                                <w:p w14:paraId="589D7804" w14:textId="0A968B3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458846" y="3629807"/>
                                <a:ext cx="1887220" cy="65906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4FFF7D" w14:textId="4CD39B8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Reports assessed for </w:t>
                                  </w:r>
                                  <w:r w:rsidR="008F3AB0" w:rsidRPr="008A5622">
                                    <w:rPr>
                                      <w:rFonts w:eastAsia="Calibri" w:hAnsi="Calibri"/>
                                      <w:color w:val="000000"/>
                                      <w:kern w:val="24"/>
                                      <w:sz w:val="18"/>
                                      <w:szCs w:val="18"/>
                                      <w:lang w:val="en-AU"/>
                                    </w:rPr>
                                    <w:t>eligibility.</w:t>
                                  </w:r>
                                </w:p>
                                <w:p w14:paraId="4B094882" w14:textId="7E10732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955861" y="3516923"/>
                                <a:ext cx="1887220" cy="207197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08B966"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excluded:</w:t>
                                  </w:r>
                                </w:p>
                                <w:p w14:paraId="0B446804" w14:textId="75633581" w:rsidR="008A5622" w:rsidRPr="00AA6AB3" w:rsidRDefault="00FB227A" w:rsidP="008A5622">
                                  <w:pPr>
                                    <w:spacing w:line="256" w:lineRule="auto"/>
                                    <w:ind w:left="288"/>
                                    <w:rPr>
                                      <w:rFonts w:eastAsia="Calibri" w:hAnsi="Calibri"/>
                                      <w:color w:val="000000" w:themeColor="text1"/>
                                      <w:kern w:val="24"/>
                                      <w:sz w:val="18"/>
                                      <w:szCs w:val="18"/>
                                    </w:rPr>
                                  </w:pPr>
                                  <w:r>
                                    <w:rPr>
                                      <w:rFonts w:eastAsia="Calibri" w:hAnsi="Calibri"/>
                                      <w:color w:val="000000"/>
                                      <w:kern w:val="24"/>
                                      <w:sz w:val="18"/>
                                      <w:szCs w:val="18"/>
                                      <w:lang w:val="en-AU"/>
                                    </w:rPr>
                                    <w:t>N=</w:t>
                                  </w:r>
                                  <w:r w:rsidR="007C1460">
                                    <w:rPr>
                                      <w:rFonts w:eastAsia="Calibri" w:hAnsi="Calibri"/>
                                      <w:color w:val="000000"/>
                                      <w:kern w:val="24"/>
                                      <w:sz w:val="18"/>
                                      <w:szCs w:val="18"/>
                                      <w:lang w:val="en-AU"/>
                                    </w:rPr>
                                    <w:t>491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462083" y="4729603"/>
                                <a:ext cx="1887220" cy="9294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51AE8B" w14:textId="0BD4C79D"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Studies included in </w:t>
                                  </w:r>
                                  <w:r w:rsidR="008F3AB0" w:rsidRPr="008A5622">
                                    <w:rPr>
                                      <w:rFonts w:eastAsia="Calibri" w:hAnsi="Calibri"/>
                                      <w:color w:val="000000"/>
                                      <w:kern w:val="24"/>
                                      <w:sz w:val="18"/>
                                      <w:szCs w:val="18"/>
                                      <w:lang w:val="en-AU"/>
                                    </w:rPr>
                                    <w:t>review.</w:t>
                                  </w:r>
                                </w:p>
                                <w:p w14:paraId="67A1F2DE" w14:textId="58B56F6D"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 1</w:t>
                                  </w:r>
                                  <w:r>
                                    <w:rPr>
                                      <w:rFonts w:eastAsia="Calibri" w:hAnsi="Calibri"/>
                                      <w:color w:val="000000"/>
                                      <w:kern w:val="24"/>
                                      <w:sz w:val="18"/>
                                      <w:szCs w:val="18"/>
                                      <w:lang w:val="en-AU"/>
                                    </w:rPr>
                                    <w:t>89</w:t>
                                  </w:r>
                                  <w:r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Flowchart: Alternate Process 22"/>
                            <wps:cNvSpPr/>
                            <wps:spPr>
                              <a:xfrm>
                                <a:off x="465875" y="-193835"/>
                                <a:ext cx="4345229" cy="456778"/>
                              </a:xfrm>
                              <a:prstGeom prst="flowChartAlternateProcess">
                                <a:avLst/>
                              </a:prstGeom>
                              <a:solidFill>
                                <a:schemeClr val="accent2">
                                  <a:lumMod val="40000"/>
                                  <a:lumOff val="60000"/>
                                </a:schemeClr>
                              </a:solidFill>
                            </wps:spPr>
                            <wps:style>
                              <a:lnRef idx="2">
                                <a:schemeClr val="accent4">
                                  <a:shade val="50000"/>
                                </a:schemeClr>
                              </a:lnRef>
                              <a:fillRef idx="1">
                                <a:schemeClr val="accent4"/>
                              </a:fillRef>
                              <a:effectRef idx="0">
                                <a:schemeClr val="accent4"/>
                              </a:effectRef>
                              <a:fontRef idx="minor">
                                <a:schemeClr val="lt1"/>
                              </a:fontRef>
                            </wps:style>
                            <wps:txbx>
                              <w:txbxContent>
                                <w:p w14:paraId="550A912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 of studies via databases and registers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Flowchart: Alternate Process 23"/>
                            <wps:cNvSpPr/>
                            <wps:spPr>
                              <a:xfrm rot="16200000">
                                <a:off x="-504815" y="829969"/>
                                <a:ext cx="1276985" cy="262890"/>
                              </a:xfrm>
                              <a:prstGeom prst="flowChartAlternateProcess">
                                <a:avLst/>
                              </a:prstGeom>
                              <a:solidFill>
                                <a:schemeClr val="accent6">
                                  <a:lumMod val="40000"/>
                                  <a:lumOff val="6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A01887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Flowchart: Alternate Process 24"/>
                            <wps:cNvSpPr/>
                            <wps:spPr>
                              <a:xfrm rot="16200000">
                                <a:off x="-1021516" y="2898611"/>
                                <a:ext cx="2305921" cy="262890"/>
                              </a:xfrm>
                              <a:prstGeom prst="flowChartAlternateProcess">
                                <a:avLst/>
                              </a:prstGeom>
                              <a:solidFill>
                                <a:schemeClr val="accent6">
                                  <a:lumMod val="40000"/>
                                  <a:lumOff val="6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28FD29C"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Screening</w:t>
                                  </w:r>
                                </w:p>
                                <w:p w14:paraId="228F7D8B" w14:textId="77777777" w:rsidR="008A5622" w:rsidRPr="008A5622" w:rsidRDefault="008A5622" w:rsidP="008A5622">
                                  <w:pPr>
                                    <w:spacing w:line="256" w:lineRule="auto"/>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Flowchart: Alternate Process 25"/>
                            <wps:cNvSpPr/>
                            <wps:spPr>
                              <a:xfrm rot="16200000">
                                <a:off x="-528971" y="4951505"/>
                                <a:ext cx="1349696" cy="262890"/>
                              </a:xfrm>
                              <a:prstGeom prst="flowChartAlternateProcess">
                                <a:avLst/>
                              </a:prstGeom>
                              <a:solidFill>
                                <a:schemeClr val="accent6">
                                  <a:lumMod val="40000"/>
                                  <a:lumOff val="6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A80D6E6"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Included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26" name="Straight Arrow Connector 26"/>
                          <wps:cNvCnPr/>
                          <wps:spPr>
                            <a:xfrm>
                              <a:off x="1293054" y="1232693"/>
                              <a:ext cx="0" cy="4589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a:off x="1293054" y="2412609"/>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a:off x="1307122" y="3348502"/>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a:cxnSpLocks/>
                          </wps:cNvCnPr>
                          <wps:spPr>
                            <a:xfrm>
                              <a:off x="1318296" y="4288867"/>
                              <a:ext cx="0" cy="4407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0" name="Text Box 2"/>
                        <wps:cNvSpPr txBox="1">
                          <a:spLocks noChangeArrowheads="1"/>
                        </wps:cNvSpPr>
                        <wps:spPr bwMode="auto">
                          <a:xfrm>
                            <a:off x="489096" y="4699592"/>
                            <a:ext cx="6553835" cy="495260"/>
                          </a:xfrm>
                          <a:prstGeom prst="rect">
                            <a:avLst/>
                          </a:prstGeom>
                          <a:solidFill>
                            <a:srgbClr val="FFFFFF"/>
                          </a:solidFill>
                          <a:ln w="9525">
                            <a:solidFill>
                              <a:srgbClr val="000000"/>
                            </a:solidFill>
                            <a:miter lim="800000"/>
                            <a:headEnd/>
                            <a:tailEnd/>
                          </a:ln>
                        </wps:spPr>
                        <wps:txbx>
                          <w:txbxContent>
                            <w:p w14:paraId="2BEEEE54" w14:textId="5360302C" w:rsidR="00AA6AB3" w:rsidRDefault="00AA6AB3">
                              <w:r>
                                <w:t xml:space="preserve">Figure </w:t>
                              </w:r>
                              <w:r w:rsidR="006919BC">
                                <w:t>2:</w:t>
                              </w:r>
                              <w:r w:rsidR="001C5DAA">
                                <w:t xml:space="preserve"> Flow diagram for screening and reviewing </w:t>
                              </w:r>
                              <w:r w:rsidR="007C1460">
                                <w:t xml:space="preserve">search results for this study based on PRISMA </w:t>
                              </w:r>
                              <w:r w:rsidR="008F3AB0">
                                <w:t>guidelines.</w:t>
                              </w:r>
                              <w:r w:rsidR="007C1460">
                                <w:t xml:space="preserve">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15A94F4" id="Group 51" o:spid="_x0000_s1045" style="position:absolute;margin-left:-10.05pt;margin-top:0;width:491.8pt;height:419.65pt;z-index:251655168;mso-width-relative:margin;mso-height-relative:margin" coordsize="71920,51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">
                <v:group id="Group 3" o:spid="_x0000_s1046" style="position:absolute;width:71920;height:46088" coordorigin=",-1938" coordsize="48430,5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32" coordsize="21600,21600" o:spt="32" o:oned="t" path="m,l21600,21600e" filled="f">
                    <v:path arrowok="t" fillok="f" o:connecttype="none"/>
                    <o:lock v:ext="edit" shapetype="t"/>
                  </v:shapetype>
                  <v:shape id="Straight Arrow Connector 8" o:spid="_x0000_s1047" type="#_x0000_t32" style="position:absolute;left:23493;top:9624;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Straight Arrow Connector 9" o:spid="_x0000_s1048" type="#_x0000_t32" style="position:absolute;left:23493;top:21300;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" strokecolor="black [3213]" strokeweight=".5pt">
                    <v:stroke endarrow="block" joinstyle="miter"/>
                  </v:shape>
                  <v:shape id="Straight Arrow Connector 10" o:spid="_x0000_s1049" type="#_x0000_t32" style="position:absolute;left:23563;top:29741;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" strokecolor="black [3213]" strokeweight=".5pt">
                    <v:stroke endarrow="block" joinstyle="miter"/>
                  </v:shape>
                  <v:shape id="Straight Arrow Connector 11" o:spid="_x0000_s1050" type="#_x0000_t32" style="position:absolute;left:23704;top:38041;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" strokecolor="black [3213]" strokeweight=".5pt">
                    <v:stroke endarrow="block" joinstyle="miter"/>
                  </v:shape>
                  <v:group id="Group 12" o:spid="_x0000_s1051" style="position:absolute;top:-1938;width:48430;height:59515" coordorigin=",-1938" coordsize="48430,5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052" style="position:absolute;left:4588;top:3446;width:18872;height:8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YjiwwAAANsAAAAPAAAAZHJzL2Rvd25yZXYueG1sRE9Na8JA&#10;EL0X/A/LCL2Ibmyh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dJ2I4sMAAADbAAAADwAA&#10;AAAAAAAAAAAAAAAHAgAAZHJzL2Rvd25yZXYueG1sUEsFBgAAAAADAAMAtwAAAPcCAAAAAA==&#10;" filled="f" strokecolor="black [3213]" strokeweight="1pt">
                      <v:textbox>
                        <w:txbxContent>
                          <w:p w14:paraId="3E1E36A8"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identified from*:</w:t>
                            </w:r>
                          </w:p>
                          <w:p w14:paraId="282391B1" w14:textId="77777777"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Databases (n = 1) (NCBI)</w:t>
                            </w:r>
                          </w:p>
                        </w:txbxContent>
                      </v:textbox>
                    </v:rect>
                    <v:rect id="Rectangle 14" o:spid="_x0000_s1053" style="position:absolute;left:29347;top:3446;width:18872;height:12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BCWwwAAANsAAAAPAAAAZHJzL2Rvd25yZXYueG1sRE9Na8JA&#10;EL0X/A/LCL2Ibiyl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3QQlsMAAADbAAAADwAA&#10;AAAAAAAAAAAAAAAHAgAAZHJzL2Rvd25yZXYueG1sUEsFBgAAAAADAAMAtwAAAPcCAAAAAA==&#10;" filled="f" strokecolor="black [3213]" strokeweight="1pt">
                      <v:textbox>
                        <w:txbxContent>
                          <w:p w14:paraId="4180BEF4"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Records removed </w:t>
                            </w:r>
                            <w:r w:rsidRPr="008A5622">
                              <w:rPr>
                                <w:rFonts w:eastAsia="Calibri" w:hAnsi="Calibri"/>
                                <w:i/>
                                <w:iCs/>
                                <w:color w:val="000000"/>
                                <w:kern w:val="24"/>
                                <w:sz w:val="18"/>
                                <w:szCs w:val="18"/>
                                <w:lang w:val="en-AU"/>
                              </w:rPr>
                              <w:t>before screening</w:t>
                            </w:r>
                            <w:r w:rsidRPr="008A5622">
                              <w:rPr>
                                <w:rFonts w:eastAsia="Calibri" w:hAnsi="Calibri"/>
                                <w:color w:val="000000"/>
                                <w:kern w:val="24"/>
                                <w:sz w:val="18"/>
                                <w:szCs w:val="18"/>
                                <w:lang w:val="en-AU"/>
                              </w:rPr>
                              <w:t>:</w:t>
                            </w:r>
                          </w:p>
                          <w:p w14:paraId="032A7820" w14:textId="1F055DDB"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Duplicate records </w:t>
                            </w:r>
                            <w:r w:rsidR="002D2C53" w:rsidRPr="008A5622">
                              <w:rPr>
                                <w:rFonts w:eastAsia="Calibri" w:hAnsi="Calibri"/>
                                <w:color w:val="000000"/>
                                <w:kern w:val="24"/>
                                <w:sz w:val="18"/>
                                <w:szCs w:val="18"/>
                                <w:lang w:val="en-AU"/>
                              </w:rPr>
                              <w:t>removed (</w:t>
                            </w: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p w14:paraId="6A04DD4C" w14:textId="52BFFAD5"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Records removed for other reasons (n =</w:t>
                            </w:r>
                            <w:r w:rsidR="002D2C53" w:rsidRPr="008A5622">
                              <w:rPr>
                                <w:rFonts w:eastAsia="Calibri" w:hAnsi="Calibri"/>
                                <w:color w:val="000000"/>
                                <w:kern w:val="24"/>
                                <w:sz w:val="18"/>
                                <w:szCs w:val="18"/>
                                <w:lang w:val="en-AU"/>
                              </w:rPr>
                              <w:t>0)</w:t>
                            </w:r>
                          </w:p>
                        </w:txbxContent>
                      </v:textbox>
                    </v:rect>
                    <v:rect id="Rectangle 15" o:spid="_x0000_s1054" style="position:absolute;left:4588;top:16916;width:18872;height:7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LUNwwAAANsAAAAPAAAAZHJzL2Rvd25yZXYueG1sRE9Na8JA&#10;EL0X/A/LCL2Ibiy0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lDi1DcMAAADbAAAADwAA&#10;AAAAAAAAAAAAAAAHAgAAZHJzL2Rvd25yZXYueG1sUEsFBgAAAAADAAMAtwAAAPcCAAAAAA==&#10;" filled="f" strokecolor="black [3213]" strokeweight="1pt">
                      <v:textbox>
                        <w:txbxContent>
                          <w:p w14:paraId="45A3E80D" w14:textId="11E64DDA"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Records </w:t>
                            </w:r>
                            <w:r w:rsidR="008F3AB0" w:rsidRPr="008A5622">
                              <w:rPr>
                                <w:rFonts w:eastAsia="Calibri" w:hAnsi="Calibri"/>
                                <w:color w:val="000000"/>
                                <w:kern w:val="24"/>
                                <w:sz w:val="18"/>
                                <w:szCs w:val="18"/>
                                <w:lang w:val="en-AU"/>
                              </w:rPr>
                              <w:t>screened.</w:t>
                            </w:r>
                          </w:p>
                          <w:p w14:paraId="3C0A0FC4" w14:textId="3F6566DF"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Pr>
                                <w:rFonts w:eastAsia="Calibri" w:hAnsi="Calibri"/>
                                <w:color w:val="000000"/>
                                <w:kern w:val="24"/>
                                <w:sz w:val="18"/>
                                <w:szCs w:val="18"/>
                                <w:lang w:val="en-AU"/>
                              </w:rPr>
                              <w:t>7258</w:t>
                            </w:r>
                            <w:r w:rsidRPr="008A5622">
                              <w:rPr>
                                <w:rFonts w:eastAsia="Calibri" w:hAnsi="Calibri"/>
                                <w:color w:val="000000"/>
                                <w:kern w:val="24"/>
                                <w:sz w:val="18"/>
                                <w:szCs w:val="18"/>
                                <w:lang w:val="en-AU"/>
                              </w:rPr>
                              <w:t>)</w:t>
                            </w:r>
                          </w:p>
                        </w:txbxContent>
                      </v:textbox>
                    </v:rect>
                    <v:rect id="Rectangle 16" o:spid="_x0000_s1055" style="position:absolute;left:29417;top:16916;width:18873;height:7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" filled="f" strokecolor="black [3213]" strokeweight="1pt">
                      <v:textbox>
                        <w:txbxContent>
                          <w:p w14:paraId="00C288F0"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excluded**</w:t>
                            </w:r>
                          </w:p>
                          <w:p w14:paraId="420C1570" w14:textId="4A427C32"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(n = </w:t>
                            </w:r>
                            <w:r w:rsidR="006919BC">
                              <w:rPr>
                                <w:rFonts w:eastAsia="Calibri" w:hAnsi="Calibri"/>
                                <w:color w:val="000000"/>
                                <w:kern w:val="24"/>
                                <w:sz w:val="18"/>
                                <w:szCs w:val="18"/>
                                <w:lang w:val="en-AU"/>
                              </w:rPr>
                              <w:t>6578</w:t>
                            </w:r>
                            <w:r w:rsidRPr="008A5622">
                              <w:rPr>
                                <w:rFonts w:eastAsia="Calibri" w:hAnsi="Calibri"/>
                                <w:color w:val="000000"/>
                                <w:kern w:val="24"/>
                                <w:sz w:val="18"/>
                                <w:szCs w:val="18"/>
                                <w:lang w:val="en-AU"/>
                              </w:rPr>
                              <w:t>)</w:t>
                            </w:r>
                          </w:p>
                        </w:txbxContent>
                      </v:textbox>
                    </v:rect>
                    <v:rect id="Rectangle 17" o:spid="_x0000_s1056" style="position:absolute;left:4588;top:27009;width:18872;height:6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" filled="f" strokecolor="black [3213]" strokeweight="1pt">
                      <v:textbox>
                        <w:txbxContent>
                          <w:p w14:paraId="4A1A0FC5" w14:textId="24C55B5B"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Reports sought for </w:t>
                            </w:r>
                            <w:r w:rsidR="008F3AB0" w:rsidRPr="008A5622">
                              <w:rPr>
                                <w:rFonts w:eastAsia="Calibri" w:hAnsi="Calibri"/>
                                <w:color w:val="000000"/>
                                <w:kern w:val="24"/>
                                <w:sz w:val="18"/>
                                <w:szCs w:val="18"/>
                                <w:lang w:val="en-AU"/>
                              </w:rPr>
                              <w:t>retrieval.</w:t>
                            </w:r>
                          </w:p>
                          <w:p w14:paraId="64DBCCA2" w14:textId="3F261AA0"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v:textbox>
                    </v:rect>
                    <v:rect id="Rectangle 18" o:spid="_x0000_s1057" style="position:absolute;left:29488;top:26208;width:18872;height:6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RqT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" filled="f" strokecolor="black [3213]" strokeweight="1pt">
                      <v:textbox>
                        <w:txbxContent>
                          <w:p w14:paraId="292DAEF3" w14:textId="0E7AAB85"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Reports not </w:t>
                            </w:r>
                            <w:r w:rsidR="008F3AB0" w:rsidRPr="008A5622">
                              <w:rPr>
                                <w:rFonts w:eastAsia="Calibri" w:hAnsi="Calibri"/>
                                <w:color w:val="000000"/>
                                <w:kern w:val="24"/>
                                <w:sz w:val="18"/>
                                <w:szCs w:val="18"/>
                                <w:lang w:val="en-AU"/>
                              </w:rPr>
                              <w:t>retrieved.</w:t>
                            </w:r>
                          </w:p>
                          <w:p w14:paraId="589D7804" w14:textId="0A968B3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txbxContent>
                      </v:textbox>
                    </v:rect>
                    <v:rect id="Rectangle 19" o:spid="_x0000_s1058" style="position:absolute;left:4588;top:36298;width:18872;height:6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textbox>
                        <w:txbxContent>
                          <w:p w14:paraId="4F4FFF7D" w14:textId="4CD39B8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Reports assessed for </w:t>
                            </w:r>
                            <w:r w:rsidR="008F3AB0" w:rsidRPr="008A5622">
                              <w:rPr>
                                <w:rFonts w:eastAsia="Calibri" w:hAnsi="Calibri"/>
                                <w:color w:val="000000"/>
                                <w:kern w:val="24"/>
                                <w:sz w:val="18"/>
                                <w:szCs w:val="18"/>
                                <w:lang w:val="en-AU"/>
                              </w:rPr>
                              <w:t>eligibility.</w:t>
                            </w:r>
                          </w:p>
                          <w:p w14:paraId="4B094882" w14:textId="7E10732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v:textbox>
                    </v:rect>
                    <v:rect id="Rectangle 20" o:spid="_x0000_s1059" style="position:absolute;left:29558;top:35169;width:18872;height:20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" filled="f" strokecolor="black [3213]" strokeweight="1pt">
                      <v:textbox>
                        <w:txbxContent>
                          <w:p w14:paraId="4008B966"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excluded:</w:t>
                            </w:r>
                          </w:p>
                          <w:p w14:paraId="0B446804" w14:textId="75633581" w:rsidR="008A5622" w:rsidRPr="00AA6AB3" w:rsidRDefault="00FB227A" w:rsidP="008A5622">
                            <w:pPr>
                              <w:spacing w:line="256" w:lineRule="auto"/>
                              <w:ind w:left="288"/>
                              <w:rPr>
                                <w:rFonts w:eastAsia="Calibri" w:hAnsi="Calibri"/>
                                <w:color w:val="000000" w:themeColor="text1"/>
                                <w:kern w:val="24"/>
                                <w:sz w:val="18"/>
                                <w:szCs w:val="18"/>
                              </w:rPr>
                            </w:pPr>
                            <w:r>
                              <w:rPr>
                                <w:rFonts w:eastAsia="Calibri" w:hAnsi="Calibri"/>
                                <w:color w:val="000000"/>
                                <w:kern w:val="24"/>
                                <w:sz w:val="18"/>
                                <w:szCs w:val="18"/>
                                <w:lang w:val="en-AU"/>
                              </w:rPr>
                              <w:t>N=</w:t>
                            </w:r>
                            <w:r w:rsidR="007C1460">
                              <w:rPr>
                                <w:rFonts w:eastAsia="Calibri" w:hAnsi="Calibri"/>
                                <w:color w:val="000000"/>
                                <w:kern w:val="24"/>
                                <w:sz w:val="18"/>
                                <w:szCs w:val="18"/>
                                <w:lang w:val="en-AU"/>
                              </w:rPr>
                              <w:t>491</w:t>
                            </w:r>
                          </w:p>
                        </w:txbxContent>
                      </v:textbox>
                    </v:rect>
                    <v:rect id="Rectangle 21" o:spid="_x0000_s1060" style="position:absolute;left:4620;top:47296;width:18873;height:9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" filled="f" strokecolor="black [3213]" strokeweight="1pt">
                      <v:textbox>
                        <w:txbxContent>
                          <w:p w14:paraId="5B51AE8B" w14:textId="0BD4C79D"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Studies included in </w:t>
                            </w:r>
                            <w:r w:rsidR="008F3AB0" w:rsidRPr="008A5622">
                              <w:rPr>
                                <w:rFonts w:eastAsia="Calibri" w:hAnsi="Calibri"/>
                                <w:color w:val="000000"/>
                                <w:kern w:val="24"/>
                                <w:sz w:val="18"/>
                                <w:szCs w:val="18"/>
                                <w:lang w:val="en-AU"/>
                              </w:rPr>
                              <w:t>review.</w:t>
                            </w:r>
                          </w:p>
                          <w:p w14:paraId="67A1F2DE" w14:textId="58B56F6D"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 1</w:t>
                            </w:r>
                            <w:r>
                              <w:rPr>
                                <w:rFonts w:eastAsia="Calibri" w:hAnsi="Calibri"/>
                                <w:color w:val="000000"/>
                                <w:kern w:val="24"/>
                                <w:sz w:val="18"/>
                                <w:szCs w:val="18"/>
                                <w:lang w:val="en-AU"/>
                              </w:rPr>
                              <w:t>89</w:t>
                            </w:r>
                            <w:r w:rsidRPr="008A5622">
                              <w:rPr>
                                <w:rFonts w:eastAsia="Calibri" w:hAnsi="Calibri"/>
                                <w:color w:val="000000"/>
                                <w:kern w:val="24"/>
                                <w:sz w:val="18"/>
                                <w:szCs w:val="18"/>
                                <w:lang w:val="en-AU"/>
                              </w:rPr>
                              <w:t>)</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2" o:spid="_x0000_s1061" type="#_x0000_t176" style="position:absolute;left:4658;top:-1938;width:43453;height:4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" fillcolor="#f7caac [1301]" strokecolor="#7f5f00 [1607]" strokeweight="1pt">
                      <v:textbox>
                        <w:txbxContent>
                          <w:p w14:paraId="550A912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 of studies via databases and registers</w:t>
                            </w:r>
                          </w:p>
                        </w:txbxContent>
                      </v:textbox>
                    </v:shape>
                    <v:shape id="Flowchart: Alternate Process 23" o:spid="_x0000_s1062" type="#_x0000_t176" style="position:absolute;left:-5048;top:8299;width:12770;height:26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" fillcolor="#c5e0b3 [1305]" strokecolor="black [3213]" strokeweight="1pt">
                      <v:textbox>
                        <w:txbxContent>
                          <w:p w14:paraId="2A01887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w:t>
                            </w:r>
                          </w:p>
                        </w:txbxContent>
                      </v:textbox>
                    </v:shape>
                    <v:shape id="Flowchart: Alternate Process 24" o:spid="_x0000_s1063" type="#_x0000_t176" style="position:absolute;left:-10216;top:28986;width:23060;height:262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" fillcolor="#c5e0b3 [1305]" strokecolor="black [3213]" strokeweight="1pt">
                      <v:textbox>
                        <w:txbxContent>
                          <w:p w14:paraId="428FD29C"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Screening</w:t>
                            </w:r>
                          </w:p>
                          <w:p w14:paraId="228F7D8B" w14:textId="77777777" w:rsidR="008A5622" w:rsidRPr="008A5622" w:rsidRDefault="008A5622" w:rsidP="008A5622">
                            <w:pPr>
                              <w:spacing w:line="256" w:lineRule="auto"/>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 </w:t>
                            </w:r>
                          </w:p>
                        </w:txbxContent>
                      </v:textbox>
                    </v:shape>
                    <v:shape id="Flowchart: Alternate Process 25" o:spid="_x0000_s1064" type="#_x0000_t176" style="position:absolute;left:-5289;top:49514;width:13496;height:26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" fillcolor="#c5e0b3 [1305]" strokecolor="black [3213]" strokeweight="1pt">
                      <v:textbox>
                        <w:txbxContent>
                          <w:p w14:paraId="4A80D6E6"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Included</w:t>
                            </w:r>
                          </w:p>
                        </w:txbxContent>
                      </v:textbox>
                    </v:shape>
                  </v:group>
                  <v:shape id="Straight Arrow Connector 26" o:spid="_x0000_s1065" type="#_x0000_t32" style="position:absolute;left:12930;top:12326;width:0;height:45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" strokecolor="black [3213]" strokeweight=".5pt">
                    <v:stroke endarrow="block" joinstyle="miter"/>
                  </v:shape>
                  <v:shape id="Straight Arrow Connector 27" o:spid="_x0000_s1066" type="#_x0000_t32" style="position:absolute;left:12930;top:24126;width:0;height:2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" strokecolor="black [3213]" strokeweight=".5pt">
                    <v:stroke endarrow="block" joinstyle="miter"/>
                  </v:shape>
                  <v:shape id="Straight Arrow Connector 28" o:spid="_x0000_s1067" type="#_x0000_t32" style="position:absolute;left:13071;top:33485;width:0;height:2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" strokecolor="black [3213]" strokeweight=".5pt">
                    <v:stroke endarrow="block" joinstyle="miter"/>
                  </v:shape>
                  <v:shape id="Straight Arrow Connector 29" o:spid="_x0000_s1068" type="#_x0000_t32" style="position:absolute;left:13182;top:42888;width:0;height:44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" strokecolor="black [3213]" strokeweight=".5pt">
                    <v:stroke endarrow="block" joinstyle="miter"/>
                    <o:lock v:ext="edit" shapetype="f"/>
                  </v:shape>
                </v:group>
                <v:shape id="_x0000_s1069" type="#_x0000_t202" style="position:absolute;left:4890;top:46995;width:65539;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">
                  <v:textbox>
                    <w:txbxContent>
                      <w:p w14:paraId="2BEEEE54" w14:textId="5360302C" w:rsidR="00AA6AB3" w:rsidRDefault="00AA6AB3">
                        <w:r>
                          <w:t xml:space="preserve">Figure </w:t>
                        </w:r>
                        <w:r w:rsidR="006919BC">
                          <w:t>2:</w:t>
                        </w:r>
                        <w:r w:rsidR="001C5DAA">
                          <w:t xml:space="preserve"> Flow diagram for screening and reviewing </w:t>
                        </w:r>
                        <w:r w:rsidR="007C1460">
                          <w:t xml:space="preserve">search results for this study based on PRISMA </w:t>
                        </w:r>
                        <w:r w:rsidR="008F3AB0">
                          <w:t>guidelines.</w:t>
                        </w:r>
                        <w:r w:rsidR="007C1460">
                          <w:t xml:space="preserve"> </w:t>
                        </w:r>
                      </w:p>
                    </w:txbxContent>
                  </v:textbox>
                </v:shape>
                <w10:wrap type="topAndBottom"/>
              </v:group>
            </w:pict>
          </mc:Fallback>
        </mc:AlternateContent>
      </w:r>
      <w:r w:rsidR="001160DC" w:rsidRPr="00AA6AB3">
        <w:rPr>
          <w:rFonts w:eastAsia="Times New Roman"/>
        </w:rPr>
        <w:t>Multiple correspondence Analysis</w:t>
      </w:r>
    </w:p>
    <w:p w14:paraId="3E816DF7" w14:textId="0B60FC37" w:rsidR="00744721" w:rsidRDefault="004131A4" w:rsidP="00744721">
      <w:pPr>
        <w:pStyle w:val="NormalWeb"/>
        <w:spacing w:before="180" w:beforeAutospacing="0" w:after="180" w:afterAutospacing="0" w:line="480" w:lineRule="auto"/>
        <w:rPr>
          <w:rFonts w:ascii="Arial" w:hAnsi="Arial" w:cs="Arial"/>
          <w:color w:val="000000"/>
          <w:sz w:val="20"/>
          <w:szCs w:val="20"/>
        </w:rPr>
      </w:pPr>
      <w:r w:rsidRPr="00AA6AB3">
        <w:rPr>
          <w:rFonts w:ascii="Arial" w:hAnsi="Arial" w:cs="Arial"/>
          <w:color w:val="333333"/>
          <w:sz w:val="20"/>
          <w:szCs w:val="20"/>
          <w:shd w:val="clear" w:color="auto" w:fill="FFFFFF"/>
        </w:rPr>
        <w:t xml:space="preserve">To </w:t>
      </w:r>
      <w:r w:rsidR="002D2C53" w:rsidRPr="00AA6AB3">
        <w:rPr>
          <w:rFonts w:ascii="Arial" w:hAnsi="Arial" w:cs="Arial"/>
          <w:color w:val="333333"/>
          <w:sz w:val="20"/>
          <w:szCs w:val="20"/>
          <w:shd w:val="clear" w:color="auto" w:fill="FFFFFF"/>
        </w:rPr>
        <w:t>analyze</w:t>
      </w:r>
      <w:r w:rsidRPr="00AA6AB3">
        <w:rPr>
          <w:rFonts w:ascii="Arial" w:hAnsi="Arial" w:cs="Arial"/>
          <w:color w:val="333333"/>
          <w:sz w:val="20"/>
          <w:szCs w:val="20"/>
          <w:shd w:val="clear" w:color="auto" w:fill="FFFFFF"/>
        </w:rPr>
        <w:t xml:space="preserve"> the relationship between pathological parameters, multiple correspondence analysis (MCA) was </w:t>
      </w:r>
      <w:r w:rsidR="005B2CF6" w:rsidRPr="00AA6AB3">
        <w:rPr>
          <w:rFonts w:ascii="Arial" w:hAnsi="Arial" w:cs="Arial"/>
          <w:color w:val="333333"/>
          <w:sz w:val="20"/>
          <w:szCs w:val="20"/>
          <w:shd w:val="clear" w:color="auto" w:fill="FFFFFF"/>
        </w:rPr>
        <w:t>conducted</w:t>
      </w:r>
      <w:r w:rsidRPr="00AA6AB3">
        <w:rPr>
          <w:rFonts w:ascii="Arial" w:hAnsi="Arial" w:cs="Arial"/>
          <w:color w:val="333333"/>
          <w:sz w:val="20"/>
          <w:szCs w:val="20"/>
          <w:shd w:val="clear" w:color="auto" w:fill="FFFFFF"/>
        </w:rPr>
        <w:t>. MCA is a descriptive technique designed to measure correspondence between the rows and columns</w:t>
      </w:r>
      <w:r w:rsidR="005B2CF6" w:rsidRPr="00AA6AB3">
        <w:rPr>
          <w:rFonts w:ascii="Arial" w:hAnsi="Arial" w:cs="Arial"/>
          <w:color w:val="333333"/>
          <w:sz w:val="20"/>
          <w:szCs w:val="20"/>
          <w:shd w:val="clear" w:color="auto" w:fill="FFFFFF"/>
        </w:rPr>
        <w:t xml:space="preserve"> in tables of data</w:t>
      </w:r>
      <w:r w:rsidRPr="00AA6AB3">
        <w:rPr>
          <w:rFonts w:ascii="Arial" w:hAnsi="Arial" w:cs="Arial"/>
          <w:color w:val="333333"/>
          <w:sz w:val="20"/>
          <w:szCs w:val="20"/>
          <w:shd w:val="clear" w:color="auto" w:fill="FFFFFF"/>
        </w:rPr>
        <w:t>. The object</w:t>
      </w:r>
      <w:r w:rsidR="00443745">
        <w:rPr>
          <w:rFonts w:ascii="Arial" w:hAnsi="Arial" w:cs="Arial"/>
          <w:color w:val="333333"/>
          <w:sz w:val="20"/>
          <w:szCs w:val="20"/>
          <w:shd w:val="clear" w:color="auto" w:fill="FFFFFF"/>
        </w:rPr>
        <w:t>ive</w:t>
      </w:r>
      <w:r w:rsidRPr="00AA6AB3">
        <w:rPr>
          <w:rFonts w:ascii="Arial" w:hAnsi="Arial" w:cs="Arial"/>
          <w:color w:val="333333"/>
          <w:sz w:val="20"/>
          <w:szCs w:val="20"/>
          <w:shd w:val="clear" w:color="auto" w:fill="FFFFFF"/>
        </w:rPr>
        <w:t xml:space="preserve"> of MCA is to visualize the relationship of categorical </w:t>
      </w:r>
      <w:r w:rsidR="005B2CF6" w:rsidRPr="00AA6AB3">
        <w:rPr>
          <w:rFonts w:ascii="Arial" w:hAnsi="Arial" w:cs="Arial"/>
          <w:color w:val="333333"/>
          <w:sz w:val="20"/>
          <w:szCs w:val="20"/>
          <w:shd w:val="clear" w:color="auto" w:fill="FFFFFF"/>
        </w:rPr>
        <w:t>variables</w:t>
      </w:r>
      <w:r w:rsidRPr="00AA6AB3">
        <w:rPr>
          <w:rFonts w:ascii="Arial" w:hAnsi="Arial" w:cs="Arial"/>
          <w:color w:val="333333"/>
          <w:sz w:val="20"/>
          <w:szCs w:val="20"/>
          <w:shd w:val="clear" w:color="auto" w:fill="FFFFFF"/>
        </w:rPr>
        <w:t>. Correspondence analysis</w:t>
      </w:r>
      <w:r w:rsidR="005B2CF6" w:rsidRPr="00AA6AB3">
        <w:rPr>
          <w:rFonts w:ascii="Arial" w:hAnsi="Arial" w:cs="Arial"/>
          <w:color w:val="333333"/>
          <w:sz w:val="20"/>
          <w:szCs w:val="20"/>
          <w:shd w:val="clear" w:color="auto" w:fill="FFFFFF"/>
        </w:rPr>
        <w:t xml:space="preserve"> is</w:t>
      </w:r>
      <w:r w:rsidRPr="00AA6AB3">
        <w:rPr>
          <w:rFonts w:ascii="Arial" w:hAnsi="Arial" w:cs="Arial"/>
          <w:color w:val="333333"/>
          <w:sz w:val="20"/>
          <w:szCs w:val="20"/>
          <w:shd w:val="clear" w:color="auto" w:fill="FFFFFF"/>
        </w:rPr>
        <w:t xml:space="preserve"> used to explore the relationship between variables by comparison with distance in multiple dimension space. </w:t>
      </w:r>
      <w:r w:rsidR="005B2CF6" w:rsidRPr="00AA6AB3">
        <w:rPr>
          <w:rFonts w:ascii="Arial" w:hAnsi="Arial" w:cs="Arial"/>
          <w:color w:val="333333"/>
          <w:sz w:val="20"/>
          <w:szCs w:val="20"/>
          <w:shd w:val="clear" w:color="auto" w:fill="FFFFFF"/>
        </w:rPr>
        <w:t>T</w:t>
      </w:r>
      <w:r w:rsidRPr="00AA6AB3">
        <w:rPr>
          <w:rFonts w:ascii="Arial" w:hAnsi="Arial" w:cs="Arial"/>
          <w:color w:val="333333"/>
          <w:sz w:val="20"/>
          <w:szCs w:val="20"/>
          <w:shd w:val="clear" w:color="auto" w:fill="FFFFFF"/>
        </w:rPr>
        <w:t xml:space="preserve">he first two dimensions can usually explain </w:t>
      </w:r>
      <w:r w:rsidR="005B2CF6" w:rsidRPr="00AA6AB3">
        <w:rPr>
          <w:rFonts w:ascii="Arial" w:hAnsi="Arial" w:cs="Arial"/>
          <w:color w:val="333333"/>
          <w:sz w:val="20"/>
          <w:szCs w:val="20"/>
          <w:shd w:val="clear" w:color="auto" w:fill="FFFFFF"/>
        </w:rPr>
        <w:t xml:space="preserve">most of the </w:t>
      </w:r>
      <w:r w:rsidRPr="00AA6AB3">
        <w:rPr>
          <w:rFonts w:ascii="Arial" w:hAnsi="Arial" w:cs="Arial"/>
          <w:color w:val="333333"/>
          <w:sz w:val="20"/>
          <w:szCs w:val="20"/>
          <w:shd w:val="clear" w:color="auto" w:fill="FFFFFF"/>
        </w:rPr>
        <w:t>variation</w:t>
      </w:r>
      <w:r w:rsidR="005B2CF6" w:rsidRPr="00AA6AB3">
        <w:rPr>
          <w:rFonts w:ascii="Arial" w:hAnsi="Arial" w:cs="Arial"/>
          <w:color w:val="333333"/>
          <w:sz w:val="20"/>
          <w:szCs w:val="20"/>
          <w:shd w:val="clear" w:color="auto" w:fill="FFFFFF"/>
        </w:rPr>
        <w:t xml:space="preserve"> seen in the data.</w:t>
      </w:r>
      <w:r w:rsidR="005B2CF6" w:rsidRPr="00AA6AB3">
        <w:rPr>
          <w:rFonts w:ascii="Arial" w:hAnsi="Arial" w:cs="Arial"/>
          <w:color w:val="212121"/>
          <w:sz w:val="20"/>
          <w:szCs w:val="20"/>
          <w:shd w:val="clear" w:color="auto" w:fill="FFFFFF"/>
        </w:rPr>
        <w:t xml:space="preserve"> Following data processing a total of n=213 rows along with 31 columns were uses for MCA. The</w:t>
      </w:r>
      <w:r w:rsidR="002D2C53">
        <w:rPr>
          <w:rFonts w:ascii="Arial" w:hAnsi="Arial" w:cs="Arial"/>
          <w:color w:val="212121"/>
          <w:sz w:val="20"/>
          <w:szCs w:val="20"/>
          <w:shd w:val="clear" w:color="auto" w:fill="FFFFFF"/>
        </w:rPr>
        <w:t xml:space="preserve"> </w:t>
      </w:r>
      <w:r w:rsidR="005B2CF6" w:rsidRPr="00AA6AB3">
        <w:rPr>
          <w:rFonts w:ascii="Arial" w:hAnsi="Arial" w:cs="Arial"/>
          <w:color w:val="212121"/>
          <w:sz w:val="20"/>
          <w:szCs w:val="20"/>
          <w:shd w:val="clear" w:color="auto" w:fill="FFFFFF"/>
        </w:rPr>
        <w:t xml:space="preserve">MCA was also repeated with just the </w:t>
      </w:r>
      <w:r w:rsidR="001C5DAA">
        <w:rPr>
          <w:rFonts w:ascii="Arial" w:hAnsi="Arial" w:cs="Arial"/>
          <w:color w:val="212121"/>
          <w:sz w:val="20"/>
          <w:szCs w:val="20"/>
          <w:shd w:val="clear" w:color="auto" w:fill="FFFFFF"/>
        </w:rPr>
        <w:t>unique</w:t>
      </w:r>
      <w:r w:rsidR="005B2CF6" w:rsidRPr="00AA6AB3">
        <w:rPr>
          <w:rFonts w:ascii="Arial" w:hAnsi="Arial" w:cs="Arial"/>
          <w:color w:val="212121"/>
          <w:sz w:val="20"/>
          <w:szCs w:val="20"/>
          <w:shd w:val="clear" w:color="auto" w:fill="FFFFFF"/>
        </w:rPr>
        <w:t xml:space="preserve"> viruses </w:t>
      </w:r>
      <w:r w:rsidR="00443745">
        <w:rPr>
          <w:rFonts w:ascii="Arial" w:hAnsi="Arial" w:cs="Arial"/>
          <w:color w:val="212121"/>
          <w:sz w:val="20"/>
          <w:szCs w:val="20"/>
          <w:shd w:val="clear" w:color="auto" w:fill="FFFFFF"/>
        </w:rPr>
        <w:t>(</w:t>
      </w:r>
      <w:r w:rsidR="005B2CF6" w:rsidRPr="00AA6AB3">
        <w:rPr>
          <w:rFonts w:ascii="Arial" w:hAnsi="Arial" w:cs="Arial"/>
          <w:color w:val="212121"/>
          <w:sz w:val="20"/>
          <w:szCs w:val="20"/>
          <w:shd w:val="clear" w:color="auto" w:fill="FFFFFF"/>
        </w:rPr>
        <w:t>n=52</w:t>
      </w:r>
      <w:r w:rsidR="00443745">
        <w:rPr>
          <w:rFonts w:ascii="Arial" w:hAnsi="Arial" w:cs="Arial"/>
          <w:color w:val="212121"/>
          <w:sz w:val="20"/>
          <w:szCs w:val="20"/>
          <w:shd w:val="clear" w:color="auto" w:fill="FFFFFF"/>
        </w:rPr>
        <w:t>)</w:t>
      </w:r>
      <w:r w:rsidR="005B2CF6" w:rsidRPr="00AA6AB3">
        <w:rPr>
          <w:rFonts w:ascii="Arial" w:hAnsi="Arial" w:cs="Arial"/>
          <w:color w:val="212121"/>
          <w:sz w:val="20"/>
          <w:szCs w:val="20"/>
          <w:shd w:val="clear" w:color="auto" w:fill="FFFFFF"/>
        </w:rPr>
        <w:t xml:space="preserve">, to remove bias in the correspondence caused by viruses which occur often in the literature in spillover events between multiple </w:t>
      </w:r>
      <w:r w:rsidR="005B2CF6" w:rsidRPr="00AA6AB3">
        <w:rPr>
          <w:rFonts w:ascii="Arial" w:hAnsi="Arial" w:cs="Arial"/>
          <w:color w:val="212121"/>
          <w:sz w:val="20"/>
          <w:szCs w:val="20"/>
          <w:shd w:val="clear" w:color="auto" w:fill="FFFFFF"/>
        </w:rPr>
        <w:lastRenderedPageBreak/>
        <w:t xml:space="preserve">different species </w:t>
      </w:r>
      <w:r w:rsidR="002D2C53" w:rsidRPr="00AA6AB3">
        <w:rPr>
          <w:rFonts w:ascii="Arial" w:hAnsi="Arial" w:cs="Arial"/>
          <w:color w:val="212121"/>
          <w:sz w:val="20"/>
          <w:szCs w:val="20"/>
          <w:shd w:val="clear" w:color="auto" w:fill="FFFFFF"/>
        </w:rPr>
        <w:t>e.g.,</w:t>
      </w:r>
      <w:r w:rsidR="005B2CF6" w:rsidRPr="00AA6AB3">
        <w:rPr>
          <w:rFonts w:ascii="Arial" w:hAnsi="Arial" w:cs="Arial"/>
          <w:color w:val="212121"/>
          <w:sz w:val="20"/>
          <w:szCs w:val="20"/>
          <w:shd w:val="clear" w:color="auto" w:fill="FFFFFF"/>
        </w:rPr>
        <w:t xml:space="preserve"> influenza.</w:t>
      </w:r>
      <w:r w:rsidR="005B2CF6" w:rsidRPr="00AA6AB3">
        <w:rPr>
          <w:rFonts w:ascii="Arial" w:hAnsi="Arial" w:cs="Arial"/>
          <w:color w:val="000000"/>
          <w:sz w:val="20"/>
          <w:szCs w:val="20"/>
        </w:rPr>
        <w:t xml:space="preserve"> Multiple correspondence analysis was conducted on the data using the package </w:t>
      </w:r>
      <w:proofErr w:type="spellStart"/>
      <w:r w:rsidR="005B2CF6" w:rsidRPr="00AA6AB3">
        <w:rPr>
          <w:rFonts w:ascii="Arial" w:hAnsi="Arial" w:cs="Arial"/>
          <w:i/>
          <w:iCs/>
          <w:color w:val="000000"/>
          <w:sz w:val="20"/>
          <w:szCs w:val="20"/>
        </w:rPr>
        <w:t>FactoMineR</w:t>
      </w:r>
      <w:proofErr w:type="spellEnd"/>
      <w:r w:rsidR="00113CEA">
        <w:rPr>
          <w:rFonts w:ascii="Arial" w:hAnsi="Arial" w:cs="Arial"/>
          <w:i/>
          <w:iCs/>
          <w:color w:val="000000"/>
          <w:sz w:val="20"/>
          <w:szCs w:val="20"/>
        </w:rPr>
        <w:t xml:space="preserve"> </w:t>
      </w:r>
      <w:r w:rsidR="00113CEA">
        <w:rPr>
          <w:rFonts w:ascii="Arial" w:hAnsi="Arial" w:cs="Arial"/>
          <w:i/>
          <w:iCs/>
          <w:color w:val="000000"/>
          <w:sz w:val="20"/>
          <w:szCs w:val="20"/>
        </w:rPr>
        <w:fldChar w:fldCharType="begin"/>
      </w:r>
      <w:r w:rsidR="00113CEA">
        <w:rPr>
          <w:rFonts w:ascii="Arial" w:hAnsi="Arial" w:cs="Arial"/>
          <w:i/>
          <w:iCs/>
          <w:color w:val="000000"/>
          <w:sz w:val="20"/>
          <w:szCs w:val="20"/>
        </w:rPr>
        <w:instrText xml:space="preserve"> ADDIN EN.CITE &lt;EndNote&gt;&lt;Cite&gt;&lt;Author&gt;Le&lt;/Author&gt;&lt;Year&gt;2008&lt;/Year&gt;&lt;RecNum&gt;7774&lt;/RecNum&gt;&lt;DisplayText&gt;(Le 2008)&lt;/DisplayText&gt;&lt;record&gt;&lt;rec-number&gt;7774&lt;/rec-number&gt;&lt;foreign-keys&gt;&lt;key app="EN" db-id="pv99xppxsftrpnevsxkp0tvm950xsdp9wz2x" timestamp="1676325131"&gt;7774&lt;/key&gt;&lt;/foreign-keys&gt;&lt;ref-type name="Journal Article"&gt;17&lt;/ref-type&gt;&lt;contributors&gt;&lt;authors&gt;&lt;author&gt; Le, S., Josse, J., Husson, F.&lt;/author&gt;&lt;/authors&gt;&lt;/contributors&gt;&lt;titles&gt;&lt;title&gt;FactoMineR: An R Package for Multivariate Analysis&lt;/title&gt;&lt;secondary-title&gt;Journal of Statistical Software&lt;/secondary-title&gt;&lt;/titles&gt;&lt;periodical&gt;&lt;full-title&gt;Journal of Statistical Software&lt;/full-title&gt;&lt;/periodical&gt;&lt;pages&gt;1-18&lt;/pages&gt;&lt;volume&gt;25&lt;/volume&gt;&lt;dates&gt;&lt;year&gt;2008&lt;/year&gt;&lt;/dates&gt;&lt;urls&gt;&lt;/urls&gt;&lt;electronic-resource-num&gt;10.18637/jss.v025.i01&lt;/electronic-resource-num&gt;&lt;/record&gt;&lt;/Cite&gt;&lt;/EndNote&gt;</w:instrText>
      </w:r>
      <w:r w:rsidR="00113CEA">
        <w:rPr>
          <w:rFonts w:ascii="Arial" w:hAnsi="Arial" w:cs="Arial"/>
          <w:i/>
          <w:iCs/>
          <w:color w:val="000000"/>
          <w:sz w:val="20"/>
          <w:szCs w:val="20"/>
        </w:rPr>
        <w:fldChar w:fldCharType="separate"/>
      </w:r>
      <w:r w:rsidR="00113CEA">
        <w:rPr>
          <w:rFonts w:ascii="Arial" w:hAnsi="Arial" w:cs="Arial"/>
          <w:i/>
          <w:iCs/>
          <w:noProof/>
          <w:color w:val="000000"/>
          <w:sz w:val="20"/>
          <w:szCs w:val="20"/>
        </w:rPr>
        <w:t>(Le 2008)</w:t>
      </w:r>
      <w:r w:rsidR="00113CEA">
        <w:rPr>
          <w:rFonts w:ascii="Arial" w:hAnsi="Arial" w:cs="Arial"/>
          <w:i/>
          <w:iCs/>
          <w:color w:val="000000"/>
          <w:sz w:val="20"/>
          <w:szCs w:val="20"/>
        </w:rPr>
        <w:fldChar w:fldCharType="end"/>
      </w:r>
      <w:r w:rsidR="005B2CF6" w:rsidRPr="00AA6AB3">
        <w:rPr>
          <w:rFonts w:ascii="Arial" w:hAnsi="Arial" w:cs="Arial"/>
          <w:i/>
          <w:iCs/>
          <w:color w:val="000000"/>
          <w:sz w:val="20"/>
          <w:szCs w:val="20"/>
        </w:rPr>
        <w:t xml:space="preserve">. </w:t>
      </w:r>
      <w:r w:rsidR="005B2CF6" w:rsidRPr="00AA6AB3">
        <w:rPr>
          <w:rFonts w:ascii="Arial" w:hAnsi="Arial" w:cs="Arial"/>
          <w:color w:val="000000"/>
          <w:sz w:val="20"/>
          <w:szCs w:val="20"/>
        </w:rPr>
        <w:t xml:space="preserve"> </w:t>
      </w:r>
    </w:p>
    <w:p w14:paraId="6DCD7D4F" w14:textId="3302BD8A" w:rsidR="00AA6AB3" w:rsidRPr="003D7FA5" w:rsidRDefault="00276459" w:rsidP="001C5DAA">
      <w:pPr>
        <w:pStyle w:val="Heading3"/>
      </w:pPr>
      <w:r w:rsidRPr="003D7FA5">
        <w:t>Hierarchical cluster analysis</w:t>
      </w:r>
    </w:p>
    <w:p w14:paraId="33587E57" w14:textId="3B6CCD73" w:rsidR="00276459" w:rsidRDefault="004D5603" w:rsidP="00AA6AB3">
      <w:pPr>
        <w:pStyle w:val="NormalWeb"/>
        <w:spacing w:before="180" w:beforeAutospacing="0" w:after="180" w:afterAutospacing="0" w:line="480" w:lineRule="auto"/>
        <w:rPr>
          <w:rFonts w:ascii="Arial" w:hAnsi="Arial" w:cs="Arial"/>
          <w:color w:val="000000"/>
          <w:sz w:val="20"/>
          <w:szCs w:val="20"/>
        </w:rPr>
      </w:pPr>
      <w:r>
        <w:rPr>
          <w:rFonts w:ascii="Arial" w:hAnsi="Arial" w:cs="Arial"/>
          <w:color w:val="000000"/>
          <w:sz w:val="20"/>
          <w:szCs w:val="20"/>
        </w:rPr>
        <w:t>We</w:t>
      </w:r>
      <w:r w:rsidR="00284505" w:rsidRPr="00284505">
        <w:rPr>
          <w:rFonts w:ascii="Arial" w:hAnsi="Arial" w:cs="Arial"/>
          <w:color w:val="000000"/>
          <w:sz w:val="20"/>
          <w:szCs w:val="20"/>
        </w:rPr>
        <w:t xml:space="preserve"> used hierarchical cluster analysis to group </w:t>
      </w:r>
      <w:r>
        <w:rPr>
          <w:rFonts w:ascii="Arial" w:hAnsi="Arial" w:cs="Arial"/>
          <w:color w:val="000000"/>
          <w:sz w:val="20"/>
          <w:szCs w:val="20"/>
        </w:rPr>
        <w:t>viruses</w:t>
      </w:r>
      <w:r w:rsidR="00284505" w:rsidRPr="00284505">
        <w:rPr>
          <w:rFonts w:ascii="Arial" w:hAnsi="Arial" w:cs="Arial"/>
          <w:color w:val="000000"/>
          <w:sz w:val="20"/>
          <w:szCs w:val="20"/>
        </w:rPr>
        <w:t xml:space="preserve"> into </w:t>
      </w:r>
      <w:r>
        <w:rPr>
          <w:rFonts w:ascii="Arial" w:hAnsi="Arial" w:cs="Arial"/>
          <w:color w:val="000000"/>
          <w:sz w:val="20"/>
          <w:szCs w:val="20"/>
        </w:rPr>
        <w:t>pathologically</w:t>
      </w:r>
      <w:r w:rsidR="00284505" w:rsidRPr="00284505">
        <w:rPr>
          <w:rFonts w:ascii="Arial" w:hAnsi="Arial" w:cs="Arial"/>
          <w:color w:val="000000"/>
          <w:sz w:val="20"/>
          <w:szCs w:val="20"/>
        </w:rPr>
        <w:t xml:space="preserve"> similar clusters. Specifically, we constructed a </w:t>
      </w:r>
      <w:r w:rsidR="00EA6C73">
        <w:rPr>
          <w:rFonts w:ascii="Arial" w:hAnsi="Arial" w:cs="Arial"/>
          <w:color w:val="000000"/>
          <w:sz w:val="20"/>
          <w:szCs w:val="20"/>
        </w:rPr>
        <w:t xml:space="preserve">dissimilarity </w:t>
      </w:r>
      <w:r w:rsidR="00284505" w:rsidRPr="00284505">
        <w:rPr>
          <w:rFonts w:ascii="Arial" w:hAnsi="Arial" w:cs="Arial"/>
          <w:color w:val="000000"/>
          <w:sz w:val="20"/>
          <w:szCs w:val="20"/>
        </w:rPr>
        <w:t xml:space="preserve"> matrix </w:t>
      </w:r>
      <w:r w:rsidR="00EA6C73">
        <w:rPr>
          <w:rFonts w:ascii="Arial" w:hAnsi="Arial" w:cs="Arial"/>
          <w:color w:val="000000"/>
          <w:sz w:val="20"/>
          <w:szCs w:val="20"/>
        </w:rPr>
        <w:t xml:space="preserve">using the Gower distance </w:t>
      </w:r>
      <w:r w:rsidR="00EA6C73">
        <w:rPr>
          <w:rFonts w:ascii="Arial" w:hAnsi="Arial" w:cs="Arial"/>
          <w:color w:val="000000"/>
          <w:sz w:val="20"/>
          <w:szCs w:val="20"/>
        </w:rPr>
        <w:fldChar w:fldCharType="begin"/>
      </w:r>
      <w:r w:rsidR="00EA6C73">
        <w:rPr>
          <w:rFonts w:ascii="Arial" w:hAnsi="Arial" w:cs="Arial"/>
          <w:color w:val="000000"/>
          <w:sz w:val="20"/>
          <w:szCs w:val="20"/>
        </w:rPr>
        <w:instrText xml:space="preserve"> ADDIN EN.CITE &lt;EndNote&gt;&lt;Cite&gt;&lt;Author&gt;Gower&lt;/Author&gt;&lt;Year&gt;1971&lt;/Year&gt;&lt;RecNum&gt;7630&lt;/RecNum&gt;&lt;DisplayText&gt;(Gower 1971)&lt;/DisplayText&gt;&lt;record&gt;&lt;rec-number&gt;7630&lt;/rec-number&gt;&lt;foreign-keys&gt;&lt;key app="EN" db-id="pv99xppxsftrpnevsxkp0tvm950xsdp9wz2x" timestamp="1666987599"&gt;7630&lt;/key&gt;&lt;/foreign-keys&gt;&lt;ref-type name="Journal Article"&gt;17&lt;/ref-type&gt;&lt;contributors&gt;&lt;authors&gt;&lt;author&gt;Gower, J. C.&lt;/author&gt;&lt;/authors&gt;&lt;/contributors&gt;&lt;titles&gt;&lt;title&gt;A General Coefficient of Similarity and Some of Its Properties&lt;/title&gt;&lt;secondary-title&gt;Biometrics&lt;/secondary-title&gt;&lt;/titles&gt;&lt;periodical&gt;&lt;full-title&gt;Biometrics&lt;/full-title&gt;&lt;/periodical&gt;&lt;pages&gt;857-871&lt;/pages&gt;&lt;volume&gt;27&lt;/volume&gt;&lt;number&gt;4&lt;/number&gt;&lt;dates&gt;&lt;year&gt;1971&lt;/year&gt;&lt;/dates&gt;&lt;publisher&gt;[Wiley, International Biometric Society]&lt;/publisher&gt;&lt;isbn&gt;0006341X, 15410420&lt;/isbn&gt;&lt;urls&gt;&lt;related-urls&gt;&lt;url&gt;http://www.jstor.org/stable/2528823&lt;/url&gt;&lt;/related-urls&gt;&lt;/urls&gt;&lt;custom1&gt;Full publication date: Dec., 1971&lt;/custom1&gt;&lt;electronic-resource-num&gt;10.2307/2528823&lt;/electronic-resource-num&gt;&lt;remote-database-name&gt;JSTOR&lt;/remote-database-name&gt;&lt;access-date&gt;2022/10/28/&lt;/access-date&gt;&lt;/record&gt;&lt;/Cite&gt;&lt;/EndNote&gt;</w:instrText>
      </w:r>
      <w:r w:rsidR="00EA6C73">
        <w:rPr>
          <w:rFonts w:ascii="Arial" w:hAnsi="Arial" w:cs="Arial"/>
          <w:color w:val="000000"/>
          <w:sz w:val="20"/>
          <w:szCs w:val="20"/>
        </w:rPr>
        <w:fldChar w:fldCharType="separate"/>
      </w:r>
      <w:r w:rsidR="00EA6C73">
        <w:rPr>
          <w:rFonts w:ascii="Arial" w:hAnsi="Arial" w:cs="Arial"/>
          <w:noProof/>
          <w:color w:val="000000"/>
          <w:sz w:val="20"/>
          <w:szCs w:val="20"/>
        </w:rPr>
        <w:t>(Gower 1971)</w:t>
      </w:r>
      <w:r w:rsidR="00EA6C73">
        <w:rPr>
          <w:rFonts w:ascii="Arial" w:hAnsi="Arial" w:cs="Arial"/>
          <w:color w:val="000000"/>
          <w:sz w:val="20"/>
          <w:szCs w:val="20"/>
        </w:rPr>
        <w:fldChar w:fldCharType="end"/>
      </w:r>
      <w:r w:rsidR="00EA6C73">
        <w:rPr>
          <w:rFonts w:ascii="Arial" w:hAnsi="Arial" w:cs="Arial"/>
          <w:color w:val="000000"/>
          <w:sz w:val="20"/>
          <w:szCs w:val="20"/>
        </w:rPr>
        <w:t xml:space="preserve"> with the `daisy` function from the `cluster` </w:t>
      </w:r>
      <w:r w:rsidR="002A07D2">
        <w:rPr>
          <w:rFonts w:ascii="Arial" w:hAnsi="Arial" w:cs="Arial"/>
          <w:color w:val="000000"/>
          <w:sz w:val="20"/>
          <w:szCs w:val="20"/>
        </w:rPr>
        <w:t>package</w:t>
      </w:r>
      <w:r w:rsidR="00F279FF">
        <w:rPr>
          <w:rFonts w:ascii="Arial" w:hAnsi="Arial" w:cs="Arial"/>
          <w:color w:val="000000"/>
          <w:sz w:val="20"/>
          <w:szCs w:val="20"/>
        </w:rPr>
        <w:t xml:space="preserve"> </w:t>
      </w:r>
      <w:r w:rsidR="00F279FF">
        <w:rPr>
          <w:rFonts w:ascii="Arial" w:hAnsi="Arial" w:cs="Arial"/>
          <w:color w:val="000000"/>
          <w:sz w:val="20"/>
          <w:szCs w:val="20"/>
        </w:rPr>
        <w:fldChar w:fldCharType="begin"/>
      </w:r>
      <w:r w:rsidR="00F279FF">
        <w:rPr>
          <w:rFonts w:ascii="Arial" w:hAnsi="Arial" w:cs="Arial"/>
          <w:color w:val="000000"/>
          <w:sz w:val="20"/>
          <w:szCs w:val="20"/>
        </w:rPr>
        <w:instrText xml:space="preserve"> ADDIN EN.CITE &lt;EndNote&gt;&lt;Cite&gt;&lt;Author&gt;Maechler&lt;/Author&gt;&lt;Year&gt;2022&lt;/Year&gt;&lt;RecNum&gt;7773&lt;/RecNum&gt;&lt;DisplayText&gt;(Maechler 2022)&lt;/DisplayText&gt;&lt;record&gt;&lt;rec-number&gt;7773&lt;/rec-number&gt;&lt;foreign-keys&gt;&lt;key app="EN" db-id="pv99xppxsftrpnevsxkp0tvm950xsdp9wz2x" timestamp="1676324855"&gt;7773&lt;/key&gt;&lt;/foreign-keys&gt;&lt;ref-type name="Computer Program"&gt;9&lt;/ref-type&gt;&lt;contributors&gt;&lt;authors&gt;&lt;author&gt;Maechler, M., Rousseeuw, P., Struyf, A., Hubert, M., Hornik, K.&lt;/author&gt;&lt;/authors&gt;&lt;/contributors&gt;&lt;titles&gt;&lt;title&gt;cluster:  Cluster Analysis Basics and Extensions. &lt;/title&gt;&lt;/titles&gt;&lt;edition&gt;R package version 2.1.4.&lt;/edition&gt;&lt;dates&gt;&lt;year&gt;2022&lt;/year&gt;&lt;/dates&gt;&lt;urls&gt;&lt;related-urls&gt;&lt;url&gt;https://CRAN.R-project.org/package=cluster&lt;/url&gt;&lt;/related-urls&gt;&lt;/urls&gt;&lt;/record&gt;&lt;/Cite&gt;&lt;/EndNote&gt;</w:instrText>
      </w:r>
      <w:r w:rsidR="00F279FF">
        <w:rPr>
          <w:rFonts w:ascii="Arial" w:hAnsi="Arial" w:cs="Arial"/>
          <w:color w:val="000000"/>
          <w:sz w:val="20"/>
          <w:szCs w:val="20"/>
        </w:rPr>
        <w:fldChar w:fldCharType="separate"/>
      </w:r>
      <w:r w:rsidR="00F279FF">
        <w:rPr>
          <w:rFonts w:ascii="Arial" w:hAnsi="Arial" w:cs="Arial"/>
          <w:noProof/>
          <w:color w:val="000000"/>
          <w:sz w:val="20"/>
          <w:szCs w:val="20"/>
        </w:rPr>
        <w:t>(Maechler 2022)</w:t>
      </w:r>
      <w:r w:rsidR="00F279FF">
        <w:rPr>
          <w:rFonts w:ascii="Arial" w:hAnsi="Arial" w:cs="Arial"/>
          <w:color w:val="000000"/>
          <w:sz w:val="20"/>
          <w:szCs w:val="20"/>
        </w:rPr>
        <w:fldChar w:fldCharType="end"/>
      </w:r>
      <w:r w:rsidR="002A07D2">
        <w:rPr>
          <w:rFonts w:ascii="Arial" w:hAnsi="Arial" w:cs="Arial"/>
          <w:color w:val="000000"/>
          <w:sz w:val="20"/>
          <w:szCs w:val="20"/>
        </w:rPr>
        <w:t>. This</w:t>
      </w:r>
      <w:r w:rsidR="00EA6C73">
        <w:rPr>
          <w:rFonts w:ascii="Arial" w:hAnsi="Arial" w:cs="Arial"/>
          <w:color w:val="000000"/>
          <w:sz w:val="20"/>
          <w:szCs w:val="20"/>
        </w:rPr>
        <w:t xml:space="preserve"> matrix was then used with the</w:t>
      </w:r>
      <w:r w:rsidR="00284505" w:rsidRPr="00284505">
        <w:rPr>
          <w:rFonts w:ascii="Arial" w:hAnsi="Arial" w:cs="Arial"/>
          <w:color w:val="000000"/>
          <w:sz w:val="20"/>
          <w:szCs w:val="20"/>
        </w:rPr>
        <w:t xml:space="preserve"> ‘</w:t>
      </w:r>
      <w:proofErr w:type="spellStart"/>
      <w:r w:rsidR="00284505" w:rsidRPr="00284505">
        <w:rPr>
          <w:rFonts w:ascii="Arial" w:hAnsi="Arial" w:cs="Arial"/>
          <w:color w:val="000000"/>
          <w:sz w:val="20"/>
          <w:szCs w:val="20"/>
        </w:rPr>
        <w:t>hclust</w:t>
      </w:r>
      <w:proofErr w:type="spellEnd"/>
      <w:r w:rsidR="00284505" w:rsidRPr="00284505">
        <w:rPr>
          <w:rFonts w:ascii="Arial" w:hAnsi="Arial" w:cs="Arial"/>
          <w:color w:val="000000"/>
          <w:sz w:val="20"/>
          <w:szCs w:val="20"/>
        </w:rPr>
        <w:t>’ function in the ‘stats’ package</w:t>
      </w:r>
      <w:r w:rsidR="00443745">
        <w:rPr>
          <w:rFonts w:ascii="Arial" w:hAnsi="Arial" w:cs="Arial"/>
          <w:color w:val="000000"/>
          <w:sz w:val="20"/>
          <w:szCs w:val="20"/>
        </w:rPr>
        <w:fldChar w:fldCharType="begin"/>
      </w:r>
      <w:r w:rsidR="00443745">
        <w:rPr>
          <w:rFonts w:ascii="Arial" w:hAnsi="Arial" w:cs="Arial"/>
          <w:color w:val="000000"/>
          <w:sz w:val="20"/>
          <w:szCs w:val="20"/>
        </w:rPr>
        <w:instrText xml:space="preserve"> ADDIN EN.CITE &lt;EndNote&gt;&lt;Cite&gt;&lt;Author&gt;R Core Team&lt;/Author&gt;&lt;Year&gt;2022&lt;/Year&gt;&lt;RecNum&gt;7748&lt;/RecNum&gt;&lt;DisplayText&gt;(R Core Team 2022)&lt;/DisplayText&gt;&lt;record&gt;&lt;rec-number&gt;7748&lt;/rec-number&gt;&lt;foreign-keys&gt;&lt;key app="EN" db-id="pv99xppxsftrpnevsxkp0tvm950xsdp9wz2x" timestamp="1675368903"&gt;7748&lt;/key&gt;&lt;/foreign-keys&gt;&lt;ref-type name="Computer Program"&gt;9&lt;/ref-type&gt;&lt;contributors&gt;&lt;authors&gt;&lt;author&gt;R Core Team,&lt;/author&gt;&lt;/authors&gt;&lt;/contributors&gt;&lt;titles&gt;&lt;title&gt; R: A language and environment for statistical computing.&lt;/title&gt;&lt;/titles&gt;&lt;dates&gt;&lt;year&gt;2022&lt;/year&gt;&lt;/dates&gt;&lt;pub-location&gt;Vienna, Austria&lt;/pub-location&gt;&lt;publisher&gt;R&amp;#xD;  Foundation for Statistical Computing&lt;/publisher&gt;&lt;urls&gt;&lt;related-urls&gt;&lt;url&gt;  https://www.R-project.org/.&lt;/url&gt;&lt;/related-urls&gt;&lt;/urls&gt;&lt;/record&gt;&lt;/Cite&gt;&lt;/EndNote&gt;</w:instrText>
      </w:r>
      <w:r w:rsidR="00443745">
        <w:rPr>
          <w:rFonts w:ascii="Arial" w:hAnsi="Arial" w:cs="Arial"/>
          <w:color w:val="000000"/>
          <w:sz w:val="20"/>
          <w:szCs w:val="20"/>
        </w:rPr>
        <w:fldChar w:fldCharType="separate"/>
      </w:r>
      <w:r w:rsidR="00443745">
        <w:rPr>
          <w:rFonts w:ascii="Arial" w:hAnsi="Arial" w:cs="Arial"/>
          <w:noProof/>
          <w:color w:val="000000"/>
          <w:sz w:val="20"/>
          <w:szCs w:val="20"/>
        </w:rPr>
        <w:t>(R Core Team 2022)</w:t>
      </w:r>
      <w:r w:rsidR="00443745">
        <w:rPr>
          <w:rFonts w:ascii="Arial" w:hAnsi="Arial" w:cs="Arial"/>
          <w:color w:val="000000"/>
          <w:sz w:val="20"/>
          <w:szCs w:val="20"/>
        </w:rPr>
        <w:fldChar w:fldCharType="end"/>
      </w:r>
      <w:r w:rsidR="00284505" w:rsidRPr="00284505">
        <w:rPr>
          <w:rFonts w:ascii="Arial" w:hAnsi="Arial" w:cs="Arial"/>
          <w:color w:val="000000"/>
          <w:sz w:val="20"/>
          <w:szCs w:val="20"/>
        </w:rPr>
        <w:t xml:space="preserve"> to perform agglomerative clustering on this distance matrix. We next visualized the results of our hierarchical cluster analysis as a dendrogram with the ‘</w:t>
      </w:r>
      <w:proofErr w:type="spellStart"/>
      <w:r w:rsidR="00284505" w:rsidRPr="00284505">
        <w:rPr>
          <w:rFonts w:ascii="Arial" w:hAnsi="Arial" w:cs="Arial"/>
          <w:color w:val="000000"/>
          <w:sz w:val="20"/>
          <w:szCs w:val="20"/>
        </w:rPr>
        <w:t>dendextend</w:t>
      </w:r>
      <w:proofErr w:type="spellEnd"/>
      <w:r w:rsidR="00284505" w:rsidRPr="00284505">
        <w:rPr>
          <w:rFonts w:ascii="Arial" w:hAnsi="Arial" w:cs="Arial"/>
          <w:color w:val="000000"/>
          <w:sz w:val="20"/>
          <w:szCs w:val="20"/>
        </w:rPr>
        <w:t xml:space="preserve">’ </w:t>
      </w:r>
      <w:r w:rsidR="00CF2BC0">
        <w:rPr>
          <w:rFonts w:ascii="Arial" w:hAnsi="Arial" w:cs="Arial"/>
          <w:color w:val="000000"/>
          <w:sz w:val="20"/>
          <w:szCs w:val="20"/>
        </w:rPr>
        <w:t>and `</w:t>
      </w:r>
      <w:proofErr w:type="spellStart"/>
      <w:r w:rsidR="00CF2BC0">
        <w:rPr>
          <w:rFonts w:ascii="Arial" w:hAnsi="Arial" w:cs="Arial"/>
          <w:color w:val="000000"/>
          <w:sz w:val="20"/>
          <w:szCs w:val="20"/>
        </w:rPr>
        <w:t>factoextra</w:t>
      </w:r>
      <w:proofErr w:type="spellEnd"/>
      <w:r w:rsidR="00CF2BC0">
        <w:rPr>
          <w:rFonts w:ascii="Arial" w:hAnsi="Arial" w:cs="Arial"/>
          <w:color w:val="000000"/>
          <w:sz w:val="20"/>
          <w:szCs w:val="20"/>
        </w:rPr>
        <w:t xml:space="preserve">` </w:t>
      </w:r>
      <w:r w:rsidR="00284505" w:rsidRPr="00284505">
        <w:rPr>
          <w:rFonts w:ascii="Arial" w:hAnsi="Arial" w:cs="Arial"/>
          <w:color w:val="000000"/>
          <w:sz w:val="20"/>
          <w:szCs w:val="20"/>
        </w:rPr>
        <w:t>package</w:t>
      </w:r>
      <w:r w:rsidR="00CF2BC0">
        <w:rPr>
          <w:rFonts w:ascii="Arial" w:hAnsi="Arial" w:cs="Arial"/>
          <w:color w:val="000000"/>
          <w:sz w:val="20"/>
          <w:szCs w:val="20"/>
        </w:rPr>
        <w:t>s</w:t>
      </w:r>
      <w:r w:rsidR="00CF2BC0">
        <w:rPr>
          <w:rFonts w:ascii="Arial" w:hAnsi="Arial" w:cs="Arial"/>
          <w:color w:val="000000"/>
          <w:sz w:val="20"/>
          <w:szCs w:val="20"/>
        </w:rPr>
        <w:fldChar w:fldCharType="begin"/>
      </w:r>
      <w:r w:rsidR="00A43FAB">
        <w:rPr>
          <w:rFonts w:ascii="Arial" w:hAnsi="Arial" w:cs="Arial"/>
          <w:color w:val="000000"/>
          <w:sz w:val="20"/>
          <w:szCs w:val="20"/>
        </w:rPr>
        <w:instrText xml:space="preserve"> ADDIN EN.CITE &lt;EndNote&gt;&lt;Cite&gt;&lt;Author&gt;Galili&lt;/Author&gt;&lt;Year&gt;2015&lt;/Year&gt;&lt;RecNum&gt;7632&lt;/RecNum&gt;&lt;DisplayText&gt;(Galili 2015, Kassambara and Mundt 2017)&lt;/DisplayText&gt;&lt;record&gt;&lt;rec-number&gt;7632&lt;/rec-number&gt;&lt;foreign-keys&gt;&lt;key app="EN" db-id="pv99xppxsftrpnevsxkp0tvm950xsdp9wz2x" timestamp="1666987925"&gt;7632&lt;/key&gt;&lt;/foreign-keys&gt;&lt;ref-type name="Journal Article"&gt;17&lt;/ref-type&gt;&lt;contributors&gt;&lt;authors&gt;&lt;author&gt;Galili, Tal&lt;/author&gt;&lt;/authors&gt;&lt;/contributors&gt;&lt;titles&gt;&lt;title&gt;dendextend: an R package for visualizing, adjusting and comparing trees of hierarchical clustering&lt;/title&gt;&lt;secondary-title&gt;Bioinformatics&lt;/secondary-title&gt;&lt;/titles&gt;&lt;periodical&gt;&lt;full-title&gt;Bioinformatics&lt;/full-title&gt;&lt;/periodical&gt;&lt;pages&gt;3718-3720&lt;/pages&gt;&lt;volume&gt;31&lt;/volume&gt;&lt;number&gt;22&lt;/number&gt;&lt;dates&gt;&lt;year&gt;2015&lt;/year&gt;&lt;/dates&gt;&lt;isbn&gt;1460-2059&lt;/isbn&gt;&lt;urls&gt;&lt;/urls&gt;&lt;/record&gt;&lt;/Cite&gt;&lt;Cite&gt;&lt;Author&gt;Kassambara&lt;/Author&gt;&lt;Year&gt;2017&lt;/Year&gt;&lt;RecNum&gt;7631&lt;/RecNum&gt;&lt;record&gt;&lt;rec-number&gt;7631&lt;/rec-number&gt;&lt;foreign-keys&gt;&lt;key app="EN" db-id="pv99xppxsftrpnevsxkp0tvm950xsdp9wz2x" timestamp="1666987827"&gt;7631&lt;/key&gt;&lt;/foreign-keys&gt;&lt;ref-type name="Journal Article"&gt;17&lt;/ref-type&gt;&lt;contributors&gt;&lt;authors&gt;&lt;author&gt;Kassambara, Alboukadel&lt;/author&gt;&lt;author&gt;Mundt, Fabian&lt;/author&gt;&lt;/authors&gt;&lt;/contributors&gt;&lt;titles&gt;&lt;title&gt;Package ‘factoextra’&lt;/title&gt;&lt;secondary-title&gt;Extract and visualize the results of multivariate data analyses&lt;/secondary-title&gt;&lt;/titles&gt;&lt;periodical&gt;&lt;full-title&gt;Extract and visualize the results of multivariate data analyses&lt;/full-title&gt;&lt;/periodical&gt;&lt;volume&gt;76&lt;/volume&gt;&lt;number&gt;2&lt;/number&gt;&lt;dates&gt;&lt;year&gt;2017&lt;/year&gt;&lt;/dates&gt;&lt;urls&gt;&lt;/urls&gt;&lt;/record&gt;&lt;/Cite&gt;&lt;/EndNote&gt;</w:instrText>
      </w:r>
      <w:r w:rsidR="00CF2BC0">
        <w:rPr>
          <w:rFonts w:ascii="Arial" w:hAnsi="Arial" w:cs="Arial"/>
          <w:color w:val="000000"/>
          <w:sz w:val="20"/>
          <w:szCs w:val="20"/>
        </w:rPr>
        <w:fldChar w:fldCharType="separate"/>
      </w:r>
      <w:r w:rsidR="00A43FAB">
        <w:rPr>
          <w:rFonts w:ascii="Arial" w:hAnsi="Arial" w:cs="Arial"/>
          <w:noProof/>
          <w:color w:val="000000"/>
          <w:sz w:val="20"/>
          <w:szCs w:val="20"/>
        </w:rPr>
        <w:t>(</w:t>
      </w:r>
      <w:proofErr w:type="spellStart"/>
      <w:r w:rsidR="00A43FAB">
        <w:rPr>
          <w:rFonts w:ascii="Arial" w:hAnsi="Arial" w:cs="Arial"/>
          <w:noProof/>
          <w:color w:val="000000"/>
          <w:sz w:val="20"/>
          <w:szCs w:val="20"/>
        </w:rPr>
        <w:t>Galili</w:t>
      </w:r>
      <w:proofErr w:type="spellEnd"/>
      <w:r w:rsidR="00A43FAB">
        <w:rPr>
          <w:rFonts w:ascii="Arial" w:hAnsi="Arial" w:cs="Arial"/>
          <w:noProof/>
          <w:color w:val="000000"/>
          <w:sz w:val="20"/>
          <w:szCs w:val="20"/>
        </w:rPr>
        <w:t xml:space="preserve"> 2015, Kassambara and Mundt 2017)</w:t>
      </w:r>
      <w:r w:rsidR="00CF2BC0">
        <w:rPr>
          <w:rFonts w:ascii="Arial" w:hAnsi="Arial" w:cs="Arial"/>
          <w:color w:val="000000"/>
          <w:sz w:val="20"/>
          <w:szCs w:val="20"/>
        </w:rPr>
        <w:fldChar w:fldCharType="end"/>
      </w:r>
      <w:r w:rsidR="00284505" w:rsidRPr="00284505">
        <w:rPr>
          <w:rFonts w:ascii="Arial" w:hAnsi="Arial" w:cs="Arial"/>
          <w:color w:val="000000"/>
          <w:sz w:val="20"/>
          <w:szCs w:val="20"/>
        </w:rPr>
        <w:t xml:space="preserve">. </w:t>
      </w:r>
    </w:p>
    <w:p w14:paraId="63620C1C" w14:textId="7BB5215F" w:rsidR="00DB752E" w:rsidRDefault="00DB752E" w:rsidP="00AA6AB3">
      <w:pPr>
        <w:pStyle w:val="NormalWeb"/>
        <w:spacing w:before="180" w:beforeAutospacing="0" w:after="180" w:afterAutospacing="0" w:line="480" w:lineRule="auto"/>
        <w:rPr>
          <w:rFonts w:ascii="Arial" w:hAnsi="Arial" w:cs="Arial"/>
          <w:b/>
          <w:bCs/>
          <w:sz w:val="22"/>
          <w:szCs w:val="22"/>
          <w:u w:val="single"/>
        </w:rPr>
      </w:pPr>
    </w:p>
    <w:p w14:paraId="56C70DCC" w14:textId="06D8042D" w:rsidR="00DB752E" w:rsidRDefault="00DB752E" w:rsidP="00AA6AB3">
      <w:pPr>
        <w:pStyle w:val="NormalWeb"/>
        <w:spacing w:before="180" w:beforeAutospacing="0" w:after="180" w:afterAutospacing="0" w:line="480" w:lineRule="auto"/>
        <w:rPr>
          <w:rFonts w:ascii="Arial" w:hAnsi="Arial" w:cs="Arial"/>
          <w:b/>
          <w:bCs/>
          <w:sz w:val="22"/>
          <w:szCs w:val="22"/>
          <w:u w:val="single"/>
        </w:rPr>
      </w:pPr>
    </w:p>
    <w:p w14:paraId="27C0F95C" w14:textId="618F15BC" w:rsidR="00C47B0A" w:rsidRDefault="00C47B0A" w:rsidP="00AA6AB3">
      <w:pPr>
        <w:pStyle w:val="NormalWeb"/>
        <w:spacing w:before="180" w:beforeAutospacing="0" w:after="180" w:afterAutospacing="0" w:line="480" w:lineRule="auto"/>
        <w:rPr>
          <w:rFonts w:ascii="Arial" w:hAnsi="Arial" w:cs="Arial"/>
          <w:b/>
          <w:bCs/>
          <w:sz w:val="22"/>
          <w:szCs w:val="22"/>
          <w:u w:val="single"/>
        </w:rPr>
      </w:pPr>
    </w:p>
    <w:p w14:paraId="6F1BDEB9" w14:textId="6AFE8680"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34F385CD" w14:textId="4CCDC75D"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1DD1A107" w14:textId="2A246BEF"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5F140A17" w14:textId="7ECB7CAC"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2712D807" w14:textId="460B5653"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44BD235A" w14:textId="607CDAD0"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330897F4" w14:textId="1AB882D8"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33804B92" w14:textId="7108B078"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07C2497E" w14:textId="05B2645D" w:rsidR="001160DC" w:rsidRPr="00DB752E" w:rsidRDefault="00857E62" w:rsidP="001C5DAA">
      <w:pPr>
        <w:pStyle w:val="Heading2"/>
      </w:pPr>
      <w:r w:rsidRPr="00DB752E">
        <w:lastRenderedPageBreak/>
        <w:t>Results</w:t>
      </w:r>
    </w:p>
    <w:p w14:paraId="0A7C48E2" w14:textId="1DAFDED8" w:rsidR="006E73F6" w:rsidRPr="00AA6AB3" w:rsidRDefault="00461B14"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noProof/>
          <w:sz w:val="20"/>
          <w:szCs w:val="20"/>
        </w:rPr>
        <mc:AlternateContent>
          <mc:Choice Requires="wps">
            <w:drawing>
              <wp:anchor distT="45720" distB="45720" distL="114300" distR="114300" simplePos="0" relativeHeight="251646976" behindDoc="0" locked="0" layoutInCell="1" allowOverlap="1" wp14:anchorId="182D4763" wp14:editId="7AC8FC31">
                <wp:simplePos x="0" y="0"/>
                <wp:positionH relativeFrom="column">
                  <wp:posOffset>9525</wp:posOffset>
                </wp:positionH>
                <wp:positionV relativeFrom="paragraph">
                  <wp:posOffset>3741420</wp:posOffset>
                </wp:positionV>
                <wp:extent cx="5840730" cy="736600"/>
                <wp:effectExtent l="0" t="0" r="2667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0730" cy="736600"/>
                        </a:xfrm>
                        <a:prstGeom prst="rect">
                          <a:avLst/>
                        </a:prstGeom>
                        <a:solidFill>
                          <a:srgbClr val="FFFFFF"/>
                        </a:solidFill>
                        <a:ln w="9525">
                          <a:solidFill>
                            <a:srgbClr val="000000"/>
                          </a:solidFill>
                          <a:miter lim="800000"/>
                          <a:headEnd/>
                          <a:tailEnd/>
                        </a:ln>
                      </wps:spPr>
                      <wps:txbx>
                        <w:txbxContent>
                          <w:p w14:paraId="0B767B2E" w14:textId="2FBF783F" w:rsidR="0006574A" w:rsidRDefault="005E17B8">
                            <w:r>
                              <w:t xml:space="preserve">Table </w:t>
                            </w:r>
                            <w:r w:rsidR="00461B14">
                              <w:t>3:</w:t>
                            </w:r>
                            <w:r w:rsidR="005C1482">
                              <w:t xml:space="preserve"> following searches of databases and reference material</w:t>
                            </w:r>
                            <w:r w:rsidR="007C1460">
                              <w:t xml:space="preserve"> described in methods</w:t>
                            </w:r>
                            <w:r w:rsidR="005C1482">
                              <w:t xml:space="preserve">, the proportions of viruses with missing data for their cellular </w:t>
                            </w:r>
                            <w:r w:rsidR="003B74CB">
                              <w:t>receptors</w:t>
                            </w:r>
                            <w:r w:rsidR="005C1482">
                              <w:t xml:space="preserve">, spread </w:t>
                            </w:r>
                            <w:r w:rsidR="003B74CB">
                              <w:t>mechanisms</w:t>
                            </w:r>
                            <w:r w:rsidR="005C1482">
                              <w:t xml:space="preserve">, </w:t>
                            </w:r>
                            <w:r w:rsidR="003B74CB">
                              <w:t>cellular</w:t>
                            </w:r>
                            <w:r w:rsidR="005C1482">
                              <w:t xml:space="preserve"> tropism and organ system affected</w:t>
                            </w:r>
                            <w:r w:rsidR="007C1460">
                              <w:t xml:space="preserve"> are described.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D4763" id="_x0000_s1070" type="#_x0000_t202" style="position:absolute;margin-left:.75pt;margin-top:294.6pt;width:459.9pt;height:58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">
                <v:textbox>
                  <w:txbxContent>
                    <w:p w14:paraId="0B767B2E" w14:textId="2FBF783F" w:rsidR="0006574A" w:rsidRDefault="005E17B8">
                      <w:r>
                        <w:t xml:space="preserve">Table </w:t>
                      </w:r>
                      <w:r w:rsidR="00461B14">
                        <w:t>3:</w:t>
                      </w:r>
                      <w:r w:rsidR="005C1482">
                        <w:t xml:space="preserve"> following searches of databases and reference material</w:t>
                      </w:r>
                      <w:r w:rsidR="007C1460">
                        <w:t xml:space="preserve"> described in methods</w:t>
                      </w:r>
                      <w:r w:rsidR="005C1482">
                        <w:t xml:space="preserve">, the proportions of viruses with missing data for their cellular </w:t>
                      </w:r>
                      <w:r w:rsidR="003B74CB">
                        <w:t>receptors</w:t>
                      </w:r>
                      <w:r w:rsidR="005C1482">
                        <w:t xml:space="preserve">, spread </w:t>
                      </w:r>
                      <w:r w:rsidR="003B74CB">
                        <w:t>mechanisms</w:t>
                      </w:r>
                      <w:r w:rsidR="005C1482">
                        <w:t xml:space="preserve">, </w:t>
                      </w:r>
                      <w:r w:rsidR="003B74CB">
                        <w:t>cellular</w:t>
                      </w:r>
                      <w:r w:rsidR="005C1482">
                        <w:t xml:space="preserve"> tropism and organ system affected</w:t>
                      </w:r>
                      <w:r w:rsidR="007C1460">
                        <w:t xml:space="preserve"> are described.</w:t>
                      </w:r>
                    </w:p>
                  </w:txbxContent>
                </v:textbox>
                <w10:wrap type="square"/>
              </v:shape>
            </w:pict>
          </mc:Fallback>
        </mc:AlternateContent>
      </w:r>
      <w:r w:rsidR="00861C49" w:rsidRPr="00AA6AB3">
        <w:rPr>
          <w:rFonts w:ascii="Arial" w:hAnsi="Arial" w:cs="Arial"/>
          <w:sz w:val="20"/>
          <w:szCs w:val="20"/>
        </w:rPr>
        <w:t xml:space="preserve">A total of 189 articles were </w:t>
      </w:r>
      <w:r w:rsidR="002D2C53" w:rsidRPr="00AA6AB3">
        <w:rPr>
          <w:rFonts w:ascii="Arial" w:hAnsi="Arial" w:cs="Arial"/>
          <w:sz w:val="20"/>
          <w:szCs w:val="20"/>
        </w:rPr>
        <w:t>entered</w:t>
      </w:r>
      <w:r w:rsidR="00861C49" w:rsidRPr="00AA6AB3">
        <w:rPr>
          <w:rFonts w:ascii="Arial" w:hAnsi="Arial" w:cs="Arial"/>
          <w:sz w:val="20"/>
          <w:szCs w:val="20"/>
        </w:rPr>
        <w:t xml:space="preserve"> into the database and following processing, this resulted in n=213 unique entries of virus-reservoir host-spillover host interactions. This was comprised of n=52 </w:t>
      </w:r>
      <w:r w:rsidR="00F30EFD">
        <w:rPr>
          <w:rFonts w:ascii="Arial" w:hAnsi="Arial" w:cs="Arial"/>
          <w:sz w:val="20"/>
          <w:szCs w:val="20"/>
        </w:rPr>
        <w:t>unique</w:t>
      </w:r>
      <w:r w:rsidR="00861C49" w:rsidRPr="00AA6AB3">
        <w:rPr>
          <w:rFonts w:ascii="Arial" w:hAnsi="Arial" w:cs="Arial"/>
          <w:sz w:val="20"/>
          <w:szCs w:val="20"/>
        </w:rPr>
        <w:t xml:space="preserve"> viruses. </w:t>
      </w:r>
      <w:r w:rsidR="006E73F6" w:rsidRPr="00AA6AB3">
        <w:rPr>
          <w:rFonts w:ascii="Arial" w:hAnsi="Arial" w:cs="Arial"/>
          <w:sz w:val="20"/>
          <w:szCs w:val="20"/>
        </w:rPr>
        <w:t>The un</w:t>
      </w:r>
      <w:r w:rsidR="0006574A" w:rsidRPr="00AA6AB3">
        <w:rPr>
          <w:rFonts w:ascii="Arial" w:hAnsi="Arial" w:cs="Arial"/>
          <w:sz w:val="20"/>
          <w:szCs w:val="20"/>
        </w:rPr>
        <w:t>known</w:t>
      </w:r>
      <w:r w:rsidR="006E73F6" w:rsidRPr="00AA6AB3">
        <w:rPr>
          <w:rFonts w:ascii="Arial" w:hAnsi="Arial" w:cs="Arial"/>
          <w:sz w:val="20"/>
          <w:szCs w:val="20"/>
        </w:rPr>
        <w:t xml:space="preserve"> data for pathology-related variables </w:t>
      </w:r>
      <w:r w:rsidR="00F30EFD">
        <w:rPr>
          <w:rFonts w:ascii="Arial" w:hAnsi="Arial" w:cs="Arial"/>
          <w:sz w:val="20"/>
          <w:szCs w:val="20"/>
        </w:rPr>
        <w:t xml:space="preserve">for each unique virus </w:t>
      </w:r>
      <w:r w:rsidR="006E73F6" w:rsidRPr="00AA6AB3">
        <w:rPr>
          <w:rFonts w:ascii="Arial" w:hAnsi="Arial" w:cs="Arial"/>
          <w:sz w:val="20"/>
          <w:szCs w:val="20"/>
        </w:rPr>
        <w:t xml:space="preserve">are summarized in table </w:t>
      </w:r>
      <w:r>
        <w:rPr>
          <w:rFonts w:ascii="Arial" w:hAnsi="Arial" w:cs="Arial"/>
          <w:sz w:val="20"/>
          <w:szCs w:val="20"/>
        </w:rPr>
        <w:t>3</w:t>
      </w:r>
      <w:r w:rsidR="006E73F6" w:rsidRPr="00AA6AB3">
        <w:rPr>
          <w:rFonts w:ascii="Arial" w:hAnsi="Arial" w:cs="Arial"/>
          <w:sz w:val="20"/>
          <w:szCs w:val="20"/>
        </w:rPr>
        <w:t>.</w:t>
      </w:r>
    </w:p>
    <w:tbl>
      <w:tblPr>
        <w:tblStyle w:val="TableGrid"/>
        <w:tblW w:w="0" w:type="auto"/>
        <w:tblLook w:val="04A0" w:firstRow="1" w:lastRow="0" w:firstColumn="1" w:lastColumn="0" w:noHBand="0" w:noVBand="1"/>
      </w:tblPr>
      <w:tblGrid>
        <w:gridCol w:w="4605"/>
        <w:gridCol w:w="4605"/>
      </w:tblGrid>
      <w:tr w:rsidR="006E73F6" w:rsidRPr="00AA6AB3" w14:paraId="31E3C57A" w14:textId="77777777" w:rsidTr="00C67E1D">
        <w:trPr>
          <w:trHeight w:val="730"/>
        </w:trPr>
        <w:tc>
          <w:tcPr>
            <w:tcW w:w="4605" w:type="dxa"/>
          </w:tcPr>
          <w:p w14:paraId="19BC7BA7" w14:textId="3DE090ED" w:rsidR="006E73F6" w:rsidRPr="00C67E1D" w:rsidRDefault="006E73F6" w:rsidP="00AA6AB3">
            <w:pPr>
              <w:pStyle w:val="NormalWeb"/>
              <w:spacing w:before="180" w:beforeAutospacing="0" w:after="180" w:afterAutospacing="0" w:line="480" w:lineRule="auto"/>
              <w:rPr>
                <w:rFonts w:ascii="Arial" w:hAnsi="Arial" w:cs="Arial"/>
                <w:b/>
                <w:bCs/>
                <w:sz w:val="22"/>
                <w:szCs w:val="22"/>
              </w:rPr>
            </w:pPr>
            <w:r w:rsidRPr="00C67E1D">
              <w:rPr>
                <w:rFonts w:ascii="Arial" w:hAnsi="Arial" w:cs="Arial"/>
                <w:b/>
                <w:bCs/>
                <w:sz w:val="22"/>
                <w:szCs w:val="22"/>
              </w:rPr>
              <w:t>Pathology variable</w:t>
            </w:r>
          </w:p>
        </w:tc>
        <w:tc>
          <w:tcPr>
            <w:tcW w:w="4605" w:type="dxa"/>
          </w:tcPr>
          <w:p w14:paraId="6EE06731" w14:textId="11F1D547" w:rsidR="006E73F6" w:rsidRPr="00C67E1D" w:rsidRDefault="006E73F6" w:rsidP="00AA6AB3">
            <w:pPr>
              <w:pStyle w:val="NormalWeb"/>
              <w:spacing w:before="180" w:beforeAutospacing="0" w:after="180" w:afterAutospacing="0" w:line="480" w:lineRule="auto"/>
              <w:rPr>
                <w:rFonts w:ascii="Arial" w:hAnsi="Arial" w:cs="Arial"/>
                <w:b/>
                <w:bCs/>
                <w:sz w:val="22"/>
                <w:szCs w:val="22"/>
              </w:rPr>
            </w:pPr>
            <w:r w:rsidRPr="00C67E1D">
              <w:rPr>
                <w:rFonts w:ascii="Arial" w:hAnsi="Arial" w:cs="Arial"/>
                <w:b/>
                <w:bCs/>
                <w:sz w:val="22"/>
                <w:szCs w:val="22"/>
              </w:rPr>
              <w:t>Unknown data</w:t>
            </w:r>
            <w:r w:rsidR="00C67E1D" w:rsidRPr="00C67E1D">
              <w:rPr>
                <w:rFonts w:ascii="Arial" w:hAnsi="Arial" w:cs="Arial"/>
                <w:b/>
                <w:bCs/>
                <w:sz w:val="22"/>
                <w:szCs w:val="22"/>
              </w:rPr>
              <w:t xml:space="preserve"> proportion</w:t>
            </w:r>
          </w:p>
        </w:tc>
      </w:tr>
      <w:tr w:rsidR="006E73F6" w:rsidRPr="00AA6AB3" w14:paraId="72A2294F" w14:textId="77777777" w:rsidTr="00C67E1D">
        <w:trPr>
          <w:trHeight w:val="558"/>
        </w:trPr>
        <w:tc>
          <w:tcPr>
            <w:tcW w:w="4605" w:type="dxa"/>
          </w:tcPr>
          <w:p w14:paraId="0A1BAAC5" w14:textId="5141F3E7"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 xml:space="preserve">Cellular </w:t>
            </w:r>
            <w:r w:rsidR="00AA6AB3" w:rsidRPr="00AA6AB3">
              <w:rPr>
                <w:rFonts w:ascii="Arial" w:hAnsi="Arial" w:cs="Arial"/>
                <w:sz w:val="20"/>
                <w:szCs w:val="20"/>
              </w:rPr>
              <w:t>Receptor</w:t>
            </w:r>
          </w:p>
        </w:tc>
        <w:tc>
          <w:tcPr>
            <w:tcW w:w="4605" w:type="dxa"/>
          </w:tcPr>
          <w:p w14:paraId="62730C0D" w14:textId="091DA180"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14/52</w:t>
            </w:r>
            <w:r w:rsidR="00427384">
              <w:rPr>
                <w:rFonts w:ascii="Arial" w:hAnsi="Arial" w:cs="Arial"/>
                <w:sz w:val="20"/>
                <w:szCs w:val="20"/>
              </w:rPr>
              <w:t xml:space="preserve"> (27%)</w:t>
            </w:r>
          </w:p>
        </w:tc>
      </w:tr>
      <w:tr w:rsidR="006E73F6" w:rsidRPr="00AA6AB3" w14:paraId="12B3A872" w14:textId="77777777" w:rsidTr="00C67E1D">
        <w:trPr>
          <w:trHeight w:val="599"/>
        </w:trPr>
        <w:tc>
          <w:tcPr>
            <w:tcW w:w="4605" w:type="dxa"/>
          </w:tcPr>
          <w:p w14:paraId="5217ACB1" w14:textId="6356971D"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Within</w:t>
            </w:r>
            <w:r w:rsidR="00A53E60">
              <w:rPr>
                <w:rFonts w:ascii="Arial" w:hAnsi="Arial" w:cs="Arial"/>
                <w:sz w:val="20"/>
                <w:szCs w:val="20"/>
              </w:rPr>
              <w:t>-</w:t>
            </w:r>
            <w:r w:rsidRPr="00AA6AB3">
              <w:rPr>
                <w:rFonts w:ascii="Arial" w:hAnsi="Arial" w:cs="Arial"/>
                <w:sz w:val="20"/>
                <w:szCs w:val="20"/>
              </w:rPr>
              <w:t>host spread mechanism</w:t>
            </w:r>
          </w:p>
        </w:tc>
        <w:tc>
          <w:tcPr>
            <w:tcW w:w="4605" w:type="dxa"/>
          </w:tcPr>
          <w:p w14:paraId="7148D8D7" w14:textId="5184D0CA"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14/52</w:t>
            </w:r>
            <w:r w:rsidR="00427384">
              <w:rPr>
                <w:rFonts w:ascii="Arial" w:hAnsi="Arial" w:cs="Arial"/>
                <w:sz w:val="20"/>
                <w:szCs w:val="20"/>
              </w:rPr>
              <w:t xml:space="preserve"> (27%)</w:t>
            </w:r>
          </w:p>
        </w:tc>
      </w:tr>
      <w:tr w:rsidR="006E73F6" w:rsidRPr="00AA6AB3" w14:paraId="1CCA53A3" w14:textId="77777777" w:rsidTr="00C67E1D">
        <w:trPr>
          <w:trHeight w:val="585"/>
        </w:trPr>
        <w:tc>
          <w:tcPr>
            <w:tcW w:w="4605" w:type="dxa"/>
          </w:tcPr>
          <w:p w14:paraId="1151C61A" w14:textId="0E42CD49"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Cell tropism</w:t>
            </w:r>
          </w:p>
        </w:tc>
        <w:tc>
          <w:tcPr>
            <w:tcW w:w="4605" w:type="dxa"/>
          </w:tcPr>
          <w:p w14:paraId="09299F20" w14:textId="59785461"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5/52</w:t>
            </w:r>
            <w:r w:rsidR="00427384">
              <w:rPr>
                <w:rFonts w:ascii="Arial" w:hAnsi="Arial" w:cs="Arial"/>
                <w:sz w:val="20"/>
                <w:szCs w:val="20"/>
              </w:rPr>
              <w:t xml:space="preserve"> (10%)</w:t>
            </w:r>
          </w:p>
        </w:tc>
      </w:tr>
      <w:tr w:rsidR="006E73F6" w:rsidRPr="00AA6AB3" w14:paraId="20F4258F" w14:textId="77777777" w:rsidTr="00C67E1D">
        <w:trPr>
          <w:trHeight w:val="585"/>
        </w:trPr>
        <w:tc>
          <w:tcPr>
            <w:tcW w:w="4605" w:type="dxa"/>
          </w:tcPr>
          <w:p w14:paraId="18F752DC" w14:textId="1BE8C968"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Organ systems affected</w:t>
            </w:r>
          </w:p>
        </w:tc>
        <w:tc>
          <w:tcPr>
            <w:tcW w:w="4605" w:type="dxa"/>
          </w:tcPr>
          <w:p w14:paraId="63326FB4" w14:textId="2A09E364"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3/52</w:t>
            </w:r>
            <w:r w:rsidR="00427384">
              <w:rPr>
                <w:rFonts w:ascii="Arial" w:hAnsi="Arial" w:cs="Arial"/>
                <w:sz w:val="20"/>
                <w:szCs w:val="20"/>
              </w:rPr>
              <w:t xml:space="preserve"> (6%)</w:t>
            </w:r>
          </w:p>
        </w:tc>
      </w:tr>
    </w:tbl>
    <w:p w14:paraId="7DD286BF" w14:textId="39451D89" w:rsidR="005E17B8" w:rsidRPr="00C67E1D" w:rsidRDefault="0006574A" w:rsidP="00304735">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 xml:space="preserve">The most frequent reservoir host </w:t>
      </w:r>
      <w:r w:rsidR="00304735">
        <w:rPr>
          <w:rFonts w:ascii="Arial" w:hAnsi="Arial" w:cs="Arial"/>
          <w:sz w:val="20"/>
          <w:szCs w:val="20"/>
        </w:rPr>
        <w:t>w</w:t>
      </w:r>
      <w:r w:rsidRPr="00AA6AB3">
        <w:rPr>
          <w:rFonts w:ascii="Arial" w:hAnsi="Arial" w:cs="Arial"/>
          <w:sz w:val="20"/>
          <w:szCs w:val="20"/>
        </w:rPr>
        <w:t xml:space="preserve">as </w:t>
      </w:r>
      <w:r w:rsidR="00AA6AB3" w:rsidRPr="00AA6AB3">
        <w:rPr>
          <w:rFonts w:ascii="Arial" w:hAnsi="Arial" w:cs="Arial"/>
          <w:sz w:val="20"/>
          <w:szCs w:val="20"/>
        </w:rPr>
        <w:t>humans</w:t>
      </w:r>
      <w:r w:rsidRPr="00AA6AB3">
        <w:rPr>
          <w:rFonts w:ascii="Arial" w:hAnsi="Arial" w:cs="Arial"/>
          <w:sz w:val="20"/>
          <w:szCs w:val="20"/>
        </w:rPr>
        <w:t xml:space="preserve"> </w:t>
      </w:r>
      <w:r w:rsidR="00C67E1D">
        <w:rPr>
          <w:rFonts w:ascii="Arial" w:hAnsi="Arial" w:cs="Arial"/>
          <w:sz w:val="20"/>
          <w:szCs w:val="20"/>
        </w:rPr>
        <w:t>(</w:t>
      </w:r>
      <w:r w:rsidRPr="00AA6AB3">
        <w:rPr>
          <w:rFonts w:ascii="Arial" w:hAnsi="Arial" w:cs="Arial"/>
          <w:sz w:val="20"/>
          <w:szCs w:val="20"/>
        </w:rPr>
        <w:t>34/213</w:t>
      </w:r>
      <w:r w:rsidR="00C67E1D">
        <w:rPr>
          <w:rFonts w:ascii="Arial" w:hAnsi="Arial" w:cs="Arial"/>
          <w:sz w:val="20"/>
          <w:szCs w:val="20"/>
        </w:rPr>
        <w:t>)</w:t>
      </w:r>
      <w:r w:rsidRPr="00AA6AB3">
        <w:rPr>
          <w:rFonts w:ascii="Arial" w:hAnsi="Arial" w:cs="Arial"/>
          <w:sz w:val="20"/>
          <w:szCs w:val="20"/>
        </w:rPr>
        <w:t xml:space="preserve"> followed by </w:t>
      </w:r>
      <w:commentRangeStart w:id="143"/>
      <w:r w:rsidRPr="00AA6AB3">
        <w:rPr>
          <w:rFonts w:ascii="Arial" w:hAnsi="Arial" w:cs="Arial"/>
          <w:sz w:val="20"/>
          <w:szCs w:val="20"/>
        </w:rPr>
        <w:t xml:space="preserve">pigs and dogs (supplementary). </w:t>
      </w:r>
      <w:commentRangeEnd w:id="143"/>
      <w:r w:rsidR="00CA5BD4">
        <w:rPr>
          <w:rStyle w:val="CommentReference"/>
          <w:rFonts w:asciiTheme="minorHAnsi" w:eastAsiaTheme="minorHAnsi" w:hAnsiTheme="minorHAnsi" w:cstheme="minorBidi"/>
        </w:rPr>
        <w:commentReference w:id="143"/>
      </w:r>
      <w:r w:rsidRPr="00AA6AB3">
        <w:rPr>
          <w:rFonts w:ascii="Arial" w:hAnsi="Arial" w:cs="Arial"/>
          <w:sz w:val="20"/>
          <w:szCs w:val="20"/>
        </w:rPr>
        <w:t xml:space="preserve">Spillover hosts </w:t>
      </w:r>
      <w:proofErr w:type="gramStart"/>
      <w:r w:rsidRPr="00AA6AB3">
        <w:rPr>
          <w:rFonts w:ascii="Arial" w:hAnsi="Arial" w:cs="Arial"/>
          <w:sz w:val="20"/>
          <w:szCs w:val="20"/>
        </w:rPr>
        <w:t>was</w:t>
      </w:r>
      <w:proofErr w:type="gramEnd"/>
      <w:r w:rsidRPr="00AA6AB3">
        <w:rPr>
          <w:rFonts w:ascii="Arial" w:hAnsi="Arial" w:cs="Arial"/>
          <w:sz w:val="20"/>
          <w:szCs w:val="20"/>
        </w:rPr>
        <w:t xml:space="preserve"> dominated by humans with 103/213 recorded</w:t>
      </w:r>
      <w:r w:rsidR="00304735">
        <w:rPr>
          <w:rFonts w:ascii="Arial" w:hAnsi="Arial" w:cs="Arial"/>
          <w:sz w:val="20"/>
          <w:szCs w:val="20"/>
        </w:rPr>
        <w:t>.</w:t>
      </w:r>
      <w:r w:rsidR="00A53E60">
        <w:rPr>
          <w:rFonts w:ascii="Arial" w:hAnsi="Arial" w:cs="Arial"/>
          <w:sz w:val="20"/>
          <w:szCs w:val="20"/>
        </w:rPr>
        <w:t xml:space="preserve"> </w:t>
      </w:r>
      <w:r w:rsidR="00304735" w:rsidRPr="00304735">
        <w:rPr>
          <w:rFonts w:ascii="Arial" w:hAnsi="Arial" w:cs="Arial"/>
          <w:sz w:val="20"/>
          <w:szCs w:val="20"/>
        </w:rPr>
        <w:t xml:space="preserve">The nature of interactions between reservoir hosts and spillover hosts is represented in figure </w:t>
      </w:r>
      <w:r w:rsidR="004C2A78">
        <w:rPr>
          <w:rFonts w:ascii="Arial" w:hAnsi="Arial" w:cs="Arial"/>
          <w:sz w:val="20"/>
          <w:szCs w:val="20"/>
        </w:rPr>
        <w:t>3</w:t>
      </w:r>
      <w:r w:rsidR="00A53E60">
        <w:rPr>
          <w:rFonts w:ascii="Arial" w:hAnsi="Arial" w:cs="Arial"/>
          <w:sz w:val="20"/>
          <w:szCs w:val="20"/>
        </w:rPr>
        <w:t xml:space="preserve">. </w:t>
      </w:r>
      <w:proofErr w:type="gramStart"/>
      <w:r w:rsidR="00C44318" w:rsidRPr="00A53E60">
        <w:rPr>
          <w:rFonts w:ascii="Arial" w:hAnsi="Arial" w:cs="Arial"/>
          <w:sz w:val="20"/>
          <w:szCs w:val="20"/>
        </w:rPr>
        <w:t>From</w:t>
      </w:r>
      <w:proofErr w:type="gramEnd"/>
      <w:r w:rsidR="00C44318" w:rsidRPr="00A53E60">
        <w:rPr>
          <w:rFonts w:ascii="Arial" w:hAnsi="Arial" w:cs="Arial"/>
          <w:sz w:val="20"/>
          <w:szCs w:val="20"/>
        </w:rPr>
        <w:t xml:space="preserve"> </w:t>
      </w:r>
      <w:r w:rsidR="006A5F35" w:rsidRPr="00A53E60">
        <w:rPr>
          <w:rFonts w:ascii="Arial" w:hAnsi="Arial" w:cs="Arial"/>
          <w:sz w:val="20"/>
          <w:szCs w:val="20"/>
        </w:rPr>
        <w:t xml:space="preserve">the </w:t>
      </w:r>
      <w:r w:rsidR="00C44318" w:rsidRPr="00A53E60">
        <w:rPr>
          <w:rFonts w:ascii="Arial" w:hAnsi="Arial" w:cs="Arial"/>
          <w:sz w:val="20"/>
          <w:szCs w:val="20"/>
        </w:rPr>
        <w:t>52 viruses</w:t>
      </w:r>
      <w:r w:rsidR="006A5F35" w:rsidRPr="00A53E60">
        <w:rPr>
          <w:rFonts w:ascii="Arial" w:hAnsi="Arial" w:cs="Arial"/>
          <w:sz w:val="20"/>
          <w:szCs w:val="20"/>
        </w:rPr>
        <w:t xml:space="preserve"> recorded</w:t>
      </w:r>
      <w:r w:rsidR="00C44318" w:rsidRPr="00A53E60">
        <w:rPr>
          <w:rFonts w:ascii="Arial" w:hAnsi="Arial" w:cs="Arial"/>
          <w:sz w:val="20"/>
          <w:szCs w:val="20"/>
        </w:rPr>
        <w:t xml:space="preserve"> there </w:t>
      </w:r>
      <w:r w:rsidR="006A5F35" w:rsidRPr="00A53E60">
        <w:rPr>
          <w:rFonts w:ascii="Arial" w:hAnsi="Arial" w:cs="Arial"/>
          <w:sz w:val="20"/>
          <w:szCs w:val="20"/>
        </w:rPr>
        <w:t>we</w:t>
      </w:r>
      <w:r w:rsidR="00C44318" w:rsidRPr="00A53E60">
        <w:rPr>
          <w:rFonts w:ascii="Arial" w:hAnsi="Arial" w:cs="Arial"/>
          <w:sz w:val="20"/>
          <w:szCs w:val="20"/>
        </w:rPr>
        <w:t xml:space="preserve">re 33 different </w:t>
      </w:r>
      <w:r w:rsidR="006A5F35" w:rsidRPr="00A53E60">
        <w:rPr>
          <w:rFonts w:ascii="Arial" w:hAnsi="Arial" w:cs="Arial"/>
          <w:sz w:val="20"/>
          <w:szCs w:val="20"/>
        </w:rPr>
        <w:t xml:space="preserve">cellular </w:t>
      </w:r>
      <w:r w:rsidR="002A07D2" w:rsidRPr="00A53E60">
        <w:rPr>
          <w:rFonts w:ascii="Arial" w:hAnsi="Arial" w:cs="Arial"/>
          <w:sz w:val="20"/>
          <w:szCs w:val="20"/>
        </w:rPr>
        <w:t>receptors plus</w:t>
      </w:r>
      <w:r w:rsidR="00C44318" w:rsidRPr="00A53E60">
        <w:rPr>
          <w:rFonts w:ascii="Arial" w:hAnsi="Arial" w:cs="Arial"/>
          <w:sz w:val="20"/>
          <w:szCs w:val="20"/>
        </w:rPr>
        <w:t xml:space="preserve"> </w:t>
      </w:r>
      <w:r w:rsidR="006A5F35" w:rsidRPr="00A53E60">
        <w:rPr>
          <w:rFonts w:ascii="Arial" w:hAnsi="Arial" w:cs="Arial"/>
          <w:sz w:val="20"/>
          <w:szCs w:val="20"/>
        </w:rPr>
        <w:t xml:space="preserve">a further </w:t>
      </w:r>
      <w:r w:rsidR="00C44318" w:rsidRPr="00A53E60">
        <w:rPr>
          <w:rFonts w:ascii="Arial" w:hAnsi="Arial" w:cs="Arial"/>
          <w:sz w:val="20"/>
          <w:szCs w:val="20"/>
        </w:rPr>
        <w:t>14 unknown</w:t>
      </w:r>
      <w:r w:rsidR="006A5F35" w:rsidRPr="00A53E60">
        <w:rPr>
          <w:rFonts w:ascii="Arial" w:hAnsi="Arial" w:cs="Arial"/>
          <w:sz w:val="20"/>
          <w:szCs w:val="20"/>
        </w:rPr>
        <w:t xml:space="preserve"> receptors</w:t>
      </w:r>
      <w:r w:rsidR="00A53E60" w:rsidRPr="00A53E60">
        <w:rPr>
          <w:rFonts w:ascii="Arial" w:hAnsi="Arial" w:cs="Arial"/>
          <w:sz w:val="20"/>
          <w:szCs w:val="20"/>
        </w:rPr>
        <w:t>.</w:t>
      </w:r>
      <w:r w:rsidR="00A53E60">
        <w:rPr>
          <w:rFonts w:ascii="Arial" w:hAnsi="Arial" w:cs="Arial"/>
          <w:sz w:val="20"/>
          <w:szCs w:val="20"/>
        </w:rPr>
        <w:t xml:space="preserve"> </w:t>
      </w:r>
    </w:p>
    <w:p w14:paraId="1A001A78" w14:textId="2DCBF9F4" w:rsidR="002A6689" w:rsidRDefault="002A6689" w:rsidP="00AD6C3E">
      <w:pPr>
        <w:pStyle w:val="NormalWeb"/>
        <w:spacing w:before="180" w:beforeAutospacing="0" w:after="180" w:afterAutospacing="0" w:line="480" w:lineRule="auto"/>
        <w:rPr>
          <w:rFonts w:ascii="Arial" w:hAnsi="Arial" w:cs="Arial"/>
          <w:b/>
          <w:bCs/>
          <w:sz w:val="20"/>
          <w:szCs w:val="20"/>
        </w:rPr>
      </w:pPr>
    </w:p>
    <w:p w14:paraId="66A09F45" w14:textId="116CE497" w:rsidR="002A6689" w:rsidRDefault="002A6689" w:rsidP="00AD6C3E">
      <w:pPr>
        <w:pStyle w:val="NormalWeb"/>
        <w:spacing w:before="180" w:beforeAutospacing="0" w:after="180" w:afterAutospacing="0" w:line="480" w:lineRule="auto"/>
        <w:rPr>
          <w:rFonts w:ascii="Arial" w:hAnsi="Arial" w:cs="Arial"/>
          <w:b/>
          <w:bCs/>
          <w:sz w:val="20"/>
          <w:szCs w:val="20"/>
        </w:rPr>
      </w:pPr>
    </w:p>
    <w:p w14:paraId="3066A3FF" w14:textId="5C868D19" w:rsidR="002A6689" w:rsidRDefault="002A6689" w:rsidP="00AD6C3E">
      <w:pPr>
        <w:pStyle w:val="NormalWeb"/>
        <w:spacing w:before="180" w:beforeAutospacing="0" w:after="180" w:afterAutospacing="0" w:line="480" w:lineRule="auto"/>
        <w:rPr>
          <w:rFonts w:ascii="Arial" w:hAnsi="Arial" w:cs="Arial"/>
          <w:b/>
          <w:bCs/>
          <w:sz w:val="20"/>
          <w:szCs w:val="20"/>
        </w:rPr>
      </w:pPr>
    </w:p>
    <w:p w14:paraId="70B1B643" w14:textId="4AA107DD" w:rsidR="002A6689" w:rsidRDefault="002A6689" w:rsidP="00AD6C3E">
      <w:pPr>
        <w:pStyle w:val="NormalWeb"/>
        <w:spacing w:before="180" w:beforeAutospacing="0" w:after="180" w:afterAutospacing="0" w:line="480" w:lineRule="auto"/>
        <w:rPr>
          <w:rFonts w:ascii="Arial" w:hAnsi="Arial" w:cs="Arial"/>
          <w:b/>
          <w:bCs/>
          <w:sz w:val="20"/>
          <w:szCs w:val="20"/>
        </w:rPr>
      </w:pPr>
    </w:p>
    <w:p w14:paraId="1EB78599" w14:textId="77777777" w:rsidR="00B347D4" w:rsidRDefault="00B347D4" w:rsidP="00AD6C3E">
      <w:pPr>
        <w:pStyle w:val="NormalWeb"/>
        <w:spacing w:before="180" w:beforeAutospacing="0" w:after="180" w:afterAutospacing="0" w:line="480" w:lineRule="auto"/>
        <w:rPr>
          <w:rFonts w:ascii="Arial" w:hAnsi="Arial" w:cs="Arial"/>
          <w:b/>
          <w:bCs/>
          <w:sz w:val="20"/>
          <w:szCs w:val="20"/>
        </w:rPr>
      </w:pPr>
    </w:p>
    <w:p w14:paraId="566973AC" w14:textId="2312BD25" w:rsidR="002A6689" w:rsidRDefault="00ED030A" w:rsidP="00AD6C3E">
      <w:pPr>
        <w:pStyle w:val="NormalWeb"/>
        <w:spacing w:before="180" w:beforeAutospacing="0" w:after="180" w:afterAutospacing="0" w:line="480" w:lineRule="auto"/>
        <w:rPr>
          <w:rFonts w:ascii="Arial" w:hAnsi="Arial" w:cs="Arial"/>
          <w:b/>
          <w:bCs/>
          <w:sz w:val="20"/>
          <w:szCs w:val="20"/>
        </w:rPr>
      </w:pPr>
      <w:r w:rsidRPr="00304735">
        <w:rPr>
          <w:rFonts w:ascii="Arial" w:hAnsi="Arial" w:cs="Arial"/>
          <w:noProof/>
          <w:sz w:val="20"/>
          <w:szCs w:val="20"/>
        </w:rPr>
        <w:lastRenderedPageBreak/>
        <mc:AlternateContent>
          <mc:Choice Requires="wpg">
            <w:drawing>
              <wp:anchor distT="0" distB="0" distL="114300" distR="114300" simplePos="0" relativeHeight="251727872" behindDoc="1" locked="0" layoutInCell="1" allowOverlap="1" wp14:anchorId="03F66E31" wp14:editId="298FFBF8">
                <wp:simplePos x="0" y="0"/>
                <wp:positionH relativeFrom="column">
                  <wp:posOffset>285750</wp:posOffset>
                </wp:positionH>
                <wp:positionV relativeFrom="paragraph">
                  <wp:posOffset>0</wp:posOffset>
                </wp:positionV>
                <wp:extent cx="5688330" cy="4222115"/>
                <wp:effectExtent l="0" t="0" r="26670" b="26035"/>
                <wp:wrapTopAndBottom/>
                <wp:docPr id="244" name="Group 244"/>
                <wp:cNvGraphicFramePr/>
                <a:graphic xmlns:a="http://schemas.openxmlformats.org/drawingml/2006/main">
                  <a:graphicData uri="http://schemas.microsoft.com/office/word/2010/wordprocessingGroup">
                    <wpg:wgp>
                      <wpg:cNvGrpSpPr/>
                      <wpg:grpSpPr>
                        <a:xfrm>
                          <a:off x="0" y="0"/>
                          <a:ext cx="5688330" cy="4222115"/>
                          <a:chOff x="0" y="2"/>
                          <a:chExt cx="7235668" cy="6877448"/>
                        </a:xfrm>
                      </wpg:grpSpPr>
                      <pic:pic xmlns:pic="http://schemas.openxmlformats.org/drawingml/2006/picture">
                        <pic:nvPicPr>
                          <pic:cNvPr id="245" name="Picture 245" descr="Chart, bar chart&#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b="3080"/>
                          <a:stretch/>
                        </pic:blipFill>
                        <pic:spPr>
                          <a:xfrm>
                            <a:off x="114300" y="2"/>
                            <a:ext cx="5943600" cy="5760511"/>
                          </a:xfrm>
                          <a:prstGeom prst="rect">
                            <a:avLst/>
                          </a:prstGeom>
                        </pic:spPr>
                      </pic:pic>
                      <wps:wsp>
                        <wps:cNvPr id="246" name="Text Box 2"/>
                        <wps:cNvSpPr txBox="1">
                          <a:spLocks noChangeArrowheads="1"/>
                        </wps:cNvSpPr>
                        <wps:spPr bwMode="auto">
                          <a:xfrm>
                            <a:off x="0" y="6027578"/>
                            <a:ext cx="7235668" cy="849872"/>
                          </a:xfrm>
                          <a:prstGeom prst="rect">
                            <a:avLst/>
                          </a:prstGeom>
                          <a:solidFill>
                            <a:srgbClr val="FFFFFF"/>
                          </a:solidFill>
                          <a:ln w="9525">
                            <a:solidFill>
                              <a:srgbClr val="000000"/>
                            </a:solidFill>
                            <a:miter lim="800000"/>
                            <a:headEnd/>
                            <a:tailEnd/>
                          </a:ln>
                        </wps:spPr>
                        <wps:txbx>
                          <w:txbxContent>
                            <w:p w14:paraId="2B727AE1" w14:textId="11D526FB" w:rsidR="006A5F35" w:rsidRDefault="006A5F35" w:rsidP="006A5F35">
                              <w:r>
                                <w:t xml:space="preserve">Fig </w:t>
                              </w:r>
                              <w:r w:rsidR="004C2A78">
                                <w:t>3</w:t>
                              </w:r>
                              <w:r w:rsidR="00ED030A">
                                <w:t xml:space="preserve">: Proportion of each individual cross species transmission event that was recorded as being </w:t>
                              </w:r>
                              <w:r w:rsidR="008F3AB0">
                                <w:t>anthroponotic</w:t>
                              </w:r>
                              <w:r w:rsidR="00ED030A">
                                <w:t>, zoonotic or neither.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3F66E31" id="Group 244" o:spid="_x0000_s1071" style="position:absolute;margin-left:22.5pt;margin-top:0;width:447.9pt;height:332.45pt;z-index:-251588608;mso-width-relative:margin;mso-height-relative:margin" coordorigin="" coordsize="72356,68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6nV7FlAAAgAElEQVQCOqLxTENr&#10;AhEqR8MOorC9qwVD5S6gIxrPNLQmEKFyNOwgCtu7WjBU7gI6ovFMQ2sCESpHww6isL2rBUPlLqAj&#10;Gs80tCYQoXI07CAK27taMFTuAjqi8UxDawIRKkfDDqKwvasFQ+UuoCMazzS0JhChcjTsIArbu1ow&#10;VO4COqLxTENrAhEqR8MOorC9qwVD5S6gIxrPNLQmEKFyNO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">
                <v:shape id="Picture 245" o:spid="_x0000_s1072" type="#_x0000_t75" alt="Chart, bar chart&#10;&#10;Description automatically generated" style="position:absolute;left:1143;width:59436;height:57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">
                  <v:imagedata r:id="rId14" o:title="Chart, bar chart&#10;&#10;Description automatically generated" cropbottom="2019f"/>
                </v:shape>
                <v:shape id="_x0000_s1073" type="#_x0000_t202" style="position:absolute;top:60275;width:72356;height:8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">
                  <v:textbox>
                    <w:txbxContent>
                      <w:p w14:paraId="2B727AE1" w14:textId="11D526FB" w:rsidR="006A5F35" w:rsidRDefault="006A5F35" w:rsidP="006A5F35">
                        <w:r>
                          <w:t xml:space="preserve">Fig </w:t>
                        </w:r>
                        <w:r w:rsidR="004C2A78">
                          <w:t>3</w:t>
                        </w:r>
                        <w:r w:rsidR="00ED030A">
                          <w:t xml:space="preserve">: Proportion of each individual cross species transmission event that was recorded as being </w:t>
                        </w:r>
                        <w:r w:rsidR="008F3AB0">
                          <w:t>anthroponotic</w:t>
                        </w:r>
                        <w:r w:rsidR="00ED030A">
                          <w:t>, zoonotic or neither.</w:t>
                        </w:r>
                      </w:p>
                    </w:txbxContent>
                  </v:textbox>
                </v:shape>
                <w10:wrap type="topAndBottom"/>
              </v:group>
            </w:pict>
          </mc:Fallback>
        </mc:AlternateContent>
      </w:r>
    </w:p>
    <w:p w14:paraId="6B82BE80" w14:textId="1325C77E" w:rsidR="00AD6C3E" w:rsidRDefault="006A5F35" w:rsidP="001C5DAA">
      <w:pPr>
        <w:pStyle w:val="Heading3"/>
      </w:pPr>
      <w:r w:rsidRPr="00304735">
        <w:t xml:space="preserve">Multiple correspondence </w:t>
      </w:r>
      <w:r w:rsidR="002A07D2" w:rsidRPr="00304735">
        <w:t>analysis</w:t>
      </w:r>
      <w:r w:rsidR="002A07D2" w:rsidRPr="00AA6AB3">
        <w:t xml:space="preserve"> </w:t>
      </w:r>
    </w:p>
    <w:p w14:paraId="30057DB8" w14:textId="510C254A" w:rsidR="00A53E60" w:rsidRPr="00B347D4" w:rsidRDefault="002A07D2"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The</w:t>
      </w:r>
      <w:r w:rsidR="006A5F35" w:rsidRPr="00AA6AB3">
        <w:rPr>
          <w:rFonts w:ascii="Arial" w:hAnsi="Arial" w:cs="Arial"/>
          <w:sz w:val="20"/>
          <w:szCs w:val="20"/>
        </w:rPr>
        <w:t xml:space="preserve"> first two dimensions of the MCA explain 35% of the variance in</w:t>
      </w:r>
      <w:r w:rsidR="006A5F35" w:rsidRPr="006A5F35">
        <w:rPr>
          <w:rFonts w:ascii="Arial" w:hAnsi="Arial" w:cs="Arial"/>
          <w:sz w:val="20"/>
          <w:szCs w:val="20"/>
        </w:rPr>
        <w:t xml:space="preserve"> </w:t>
      </w:r>
      <w:r w:rsidR="006A5F35">
        <w:rPr>
          <w:rFonts w:ascii="Arial" w:hAnsi="Arial" w:cs="Arial"/>
          <w:sz w:val="20"/>
          <w:szCs w:val="20"/>
        </w:rPr>
        <w:t>th</w:t>
      </w:r>
      <w:r w:rsidR="006A5F35" w:rsidRPr="00AA6AB3">
        <w:rPr>
          <w:rFonts w:ascii="Arial" w:hAnsi="Arial" w:cs="Arial"/>
          <w:sz w:val="20"/>
          <w:szCs w:val="20"/>
        </w:rPr>
        <w:t xml:space="preserve">e data. The major variables which contribute to the first two dimensions are shown in </w:t>
      </w:r>
      <w:r w:rsidR="00A0572F">
        <w:rPr>
          <w:rFonts w:ascii="Arial" w:hAnsi="Arial" w:cs="Arial"/>
          <w:sz w:val="20"/>
          <w:szCs w:val="20"/>
        </w:rPr>
        <w:t xml:space="preserve">supplementary </w:t>
      </w:r>
      <w:r w:rsidR="006A5F35" w:rsidRPr="00AA6AB3">
        <w:rPr>
          <w:rFonts w:ascii="Arial" w:hAnsi="Arial" w:cs="Arial"/>
          <w:sz w:val="20"/>
          <w:szCs w:val="20"/>
        </w:rPr>
        <w:t xml:space="preserve">figure </w:t>
      </w:r>
      <w:r w:rsidR="004C2A78">
        <w:rPr>
          <w:rFonts w:ascii="Arial" w:hAnsi="Arial" w:cs="Arial"/>
          <w:sz w:val="20"/>
          <w:szCs w:val="20"/>
        </w:rPr>
        <w:t>1</w:t>
      </w:r>
      <w:r w:rsidR="006A5F35" w:rsidRPr="00AA6AB3">
        <w:rPr>
          <w:rFonts w:ascii="Arial" w:hAnsi="Arial" w:cs="Arial"/>
          <w:sz w:val="20"/>
          <w:szCs w:val="20"/>
        </w:rPr>
        <w:t xml:space="preserve">. </w:t>
      </w:r>
      <w:r w:rsidR="006A5F35">
        <w:rPr>
          <w:rFonts w:ascii="Arial" w:hAnsi="Arial" w:cs="Arial"/>
          <w:sz w:val="20"/>
          <w:szCs w:val="20"/>
        </w:rPr>
        <w:t>The MCA</w:t>
      </w:r>
      <w:r w:rsidR="00AD6C3E">
        <w:rPr>
          <w:rFonts w:ascii="Arial" w:hAnsi="Arial" w:cs="Arial"/>
          <w:b/>
          <w:bCs/>
          <w:i/>
          <w:iCs/>
          <w:sz w:val="20"/>
          <w:szCs w:val="20"/>
          <w:u w:val="single"/>
        </w:rPr>
        <w:t xml:space="preserve"> </w:t>
      </w:r>
      <w:r w:rsidR="00304735">
        <w:rPr>
          <w:rFonts w:ascii="Arial" w:hAnsi="Arial" w:cs="Arial"/>
          <w:sz w:val="20"/>
          <w:szCs w:val="20"/>
        </w:rPr>
        <w:t xml:space="preserve">for individual host interactions </w:t>
      </w:r>
      <w:r w:rsidR="00304735" w:rsidRPr="00B347D4">
        <w:rPr>
          <w:rFonts w:ascii="Arial" w:hAnsi="Arial" w:cs="Arial"/>
          <w:sz w:val="20"/>
          <w:szCs w:val="20"/>
        </w:rPr>
        <w:t xml:space="preserve">(figure </w:t>
      </w:r>
      <w:r w:rsidR="004C2A78">
        <w:rPr>
          <w:rFonts w:ascii="Arial" w:hAnsi="Arial" w:cs="Arial"/>
          <w:sz w:val="20"/>
          <w:szCs w:val="20"/>
        </w:rPr>
        <w:t>4</w:t>
      </w:r>
      <w:r w:rsidR="00304735" w:rsidRPr="00B347D4">
        <w:rPr>
          <w:rFonts w:ascii="Arial" w:hAnsi="Arial" w:cs="Arial"/>
          <w:sz w:val="20"/>
          <w:szCs w:val="20"/>
        </w:rPr>
        <w:t xml:space="preserve">) clusters epithelial spread and </w:t>
      </w:r>
      <w:r w:rsidR="002D2C53" w:rsidRPr="00B347D4">
        <w:rPr>
          <w:rFonts w:ascii="Arial" w:hAnsi="Arial" w:cs="Arial"/>
          <w:sz w:val="20"/>
          <w:szCs w:val="20"/>
        </w:rPr>
        <w:t>respiratory</w:t>
      </w:r>
      <w:r w:rsidR="00304735" w:rsidRPr="00B347D4">
        <w:rPr>
          <w:rFonts w:ascii="Arial" w:hAnsi="Arial" w:cs="Arial"/>
          <w:sz w:val="20"/>
          <w:szCs w:val="20"/>
        </w:rPr>
        <w:t xml:space="preserve"> pathology with </w:t>
      </w:r>
      <w:proofErr w:type="spellStart"/>
      <w:r w:rsidR="00304735" w:rsidRPr="00B347D4">
        <w:rPr>
          <w:rFonts w:ascii="Arial" w:hAnsi="Arial" w:cs="Arial"/>
          <w:sz w:val="20"/>
          <w:szCs w:val="20"/>
        </w:rPr>
        <w:t>anthroponosis</w:t>
      </w:r>
      <w:proofErr w:type="spellEnd"/>
      <w:r w:rsidR="00304735" w:rsidRPr="00B347D4">
        <w:rPr>
          <w:rFonts w:ascii="Arial" w:hAnsi="Arial" w:cs="Arial"/>
          <w:sz w:val="20"/>
          <w:szCs w:val="20"/>
        </w:rPr>
        <w:t xml:space="preserve">, suggesting an association between these variables. There also appears to be an </w:t>
      </w:r>
      <w:r w:rsidR="002D2C53" w:rsidRPr="00B347D4">
        <w:rPr>
          <w:rFonts w:ascii="Arial" w:hAnsi="Arial" w:cs="Arial"/>
          <w:sz w:val="20"/>
          <w:szCs w:val="20"/>
        </w:rPr>
        <w:t>association</w:t>
      </w:r>
      <w:r w:rsidR="00304735" w:rsidRPr="00B347D4">
        <w:rPr>
          <w:rFonts w:ascii="Arial" w:hAnsi="Arial" w:cs="Arial"/>
          <w:sz w:val="20"/>
          <w:szCs w:val="20"/>
        </w:rPr>
        <w:t xml:space="preserve"> between </w:t>
      </w:r>
      <w:commentRangeStart w:id="144"/>
      <w:r w:rsidR="00304735" w:rsidRPr="00B347D4">
        <w:rPr>
          <w:rFonts w:ascii="Arial" w:hAnsi="Arial" w:cs="Arial"/>
          <w:sz w:val="20"/>
          <w:szCs w:val="20"/>
        </w:rPr>
        <w:t>lymphocytic tropism and not being zoonotic.</w:t>
      </w:r>
      <w:commentRangeEnd w:id="144"/>
      <w:r w:rsidR="00142773" w:rsidRPr="00B347D4">
        <w:rPr>
          <w:rStyle w:val="CommentReference"/>
          <w:rFonts w:asciiTheme="minorHAnsi" w:eastAsiaTheme="minorHAnsi" w:hAnsiTheme="minorHAnsi" w:cstheme="minorBidi"/>
        </w:rPr>
        <w:commentReference w:id="144"/>
      </w:r>
      <w:r w:rsidR="00AD6C3E" w:rsidRPr="00B347D4">
        <w:rPr>
          <w:rFonts w:ascii="Arial" w:hAnsi="Arial" w:cs="Arial"/>
          <w:sz w:val="20"/>
          <w:szCs w:val="20"/>
        </w:rPr>
        <w:t xml:space="preserve"> </w:t>
      </w:r>
      <w:r w:rsidR="00A53E60" w:rsidRPr="00B347D4">
        <w:rPr>
          <w:rFonts w:ascii="Arial" w:hAnsi="Arial" w:cs="Arial"/>
          <w:sz w:val="20"/>
          <w:szCs w:val="20"/>
        </w:rPr>
        <w:t xml:space="preserve">95% confidence ellipses for anthroponotic cluster separately from </w:t>
      </w:r>
      <w:proofErr w:type="spellStart"/>
      <w:r w:rsidR="00A53E60" w:rsidRPr="00B347D4">
        <w:rPr>
          <w:rFonts w:ascii="Arial" w:hAnsi="Arial" w:cs="Arial"/>
          <w:sz w:val="20"/>
          <w:szCs w:val="20"/>
        </w:rPr>
        <w:t>not_zoon</w:t>
      </w:r>
      <w:r w:rsidR="00A0572F">
        <w:rPr>
          <w:rFonts w:ascii="Arial" w:hAnsi="Arial" w:cs="Arial"/>
          <w:sz w:val="20"/>
          <w:szCs w:val="20"/>
        </w:rPr>
        <w:t>o</w:t>
      </w:r>
      <w:r w:rsidR="00A53E60" w:rsidRPr="00B347D4">
        <w:rPr>
          <w:rFonts w:ascii="Arial" w:hAnsi="Arial" w:cs="Arial"/>
          <w:sz w:val="20"/>
          <w:szCs w:val="20"/>
        </w:rPr>
        <w:t>tic</w:t>
      </w:r>
      <w:proofErr w:type="spellEnd"/>
      <w:r w:rsidR="00A53E60" w:rsidRPr="00B347D4">
        <w:rPr>
          <w:rFonts w:ascii="Arial" w:hAnsi="Arial" w:cs="Arial"/>
          <w:sz w:val="20"/>
          <w:szCs w:val="20"/>
        </w:rPr>
        <w:t>, suggest</w:t>
      </w:r>
      <w:r w:rsidR="00F30EFD">
        <w:rPr>
          <w:rFonts w:ascii="Arial" w:hAnsi="Arial" w:cs="Arial"/>
          <w:sz w:val="20"/>
          <w:szCs w:val="20"/>
        </w:rPr>
        <w:t>ing</w:t>
      </w:r>
      <w:r w:rsidR="00A53E60" w:rsidRPr="00B347D4">
        <w:rPr>
          <w:rFonts w:ascii="Arial" w:hAnsi="Arial" w:cs="Arial"/>
          <w:sz w:val="20"/>
          <w:szCs w:val="20"/>
        </w:rPr>
        <w:t xml:space="preserve"> pathological features differ. (</w:t>
      </w:r>
      <w:proofErr w:type="gramStart"/>
      <w:r w:rsidR="00A53E60" w:rsidRPr="00B347D4">
        <w:rPr>
          <w:rFonts w:ascii="Arial" w:hAnsi="Arial" w:cs="Arial"/>
          <w:sz w:val="20"/>
          <w:szCs w:val="20"/>
        </w:rPr>
        <w:t>fig</w:t>
      </w:r>
      <w:proofErr w:type="gramEnd"/>
      <w:r w:rsidR="00A53E60" w:rsidRPr="00B347D4">
        <w:rPr>
          <w:rFonts w:ascii="Arial" w:hAnsi="Arial" w:cs="Arial"/>
          <w:sz w:val="20"/>
          <w:szCs w:val="20"/>
        </w:rPr>
        <w:t xml:space="preserve"> </w:t>
      </w:r>
      <w:r w:rsidR="004C2A78">
        <w:rPr>
          <w:rFonts w:ascii="Arial" w:hAnsi="Arial" w:cs="Arial"/>
          <w:sz w:val="20"/>
          <w:szCs w:val="20"/>
        </w:rPr>
        <w:t>4</w:t>
      </w:r>
      <w:r w:rsidR="00A53E60" w:rsidRPr="00B347D4">
        <w:rPr>
          <w:rFonts w:ascii="Arial" w:hAnsi="Arial" w:cs="Arial"/>
          <w:sz w:val="20"/>
          <w:szCs w:val="20"/>
        </w:rPr>
        <w:t>.</w:t>
      </w:r>
    </w:p>
    <w:p w14:paraId="3BCDEF9A" w14:textId="285B89AE" w:rsidR="00164ADF" w:rsidRPr="00AA6AB3" w:rsidRDefault="00A53E60" w:rsidP="00AA6AB3">
      <w:pPr>
        <w:pStyle w:val="NormalWeb"/>
        <w:spacing w:before="180" w:beforeAutospacing="0" w:after="180" w:afterAutospacing="0" w:line="480" w:lineRule="auto"/>
        <w:rPr>
          <w:rFonts w:ascii="Arial" w:hAnsi="Arial" w:cs="Arial"/>
          <w:sz w:val="20"/>
          <w:szCs w:val="20"/>
        </w:rPr>
      </w:pPr>
      <w:r w:rsidRPr="00B347D4">
        <w:rPr>
          <w:rFonts w:ascii="Arial" w:hAnsi="Arial" w:cs="Arial"/>
          <w:sz w:val="20"/>
          <w:szCs w:val="20"/>
        </w:rPr>
        <w:t>T</w:t>
      </w:r>
      <w:r w:rsidR="00304735" w:rsidRPr="00B347D4">
        <w:rPr>
          <w:rFonts w:ascii="Arial" w:hAnsi="Arial" w:cs="Arial"/>
          <w:sz w:val="20"/>
          <w:szCs w:val="20"/>
        </w:rPr>
        <w:t xml:space="preserve">he MCA </w:t>
      </w:r>
      <w:r w:rsidRPr="00B347D4">
        <w:rPr>
          <w:rFonts w:ascii="Arial" w:hAnsi="Arial" w:cs="Arial"/>
          <w:sz w:val="20"/>
          <w:szCs w:val="20"/>
        </w:rPr>
        <w:t>wa</w:t>
      </w:r>
      <w:r w:rsidR="00304735" w:rsidRPr="00B347D4">
        <w:rPr>
          <w:rFonts w:ascii="Arial" w:hAnsi="Arial" w:cs="Arial"/>
          <w:sz w:val="20"/>
          <w:szCs w:val="20"/>
        </w:rPr>
        <w:t>s repeated with</w:t>
      </w:r>
      <w:r w:rsidR="00C67E1D" w:rsidRPr="00B347D4">
        <w:rPr>
          <w:rFonts w:ascii="Arial" w:hAnsi="Arial" w:cs="Arial"/>
          <w:sz w:val="20"/>
          <w:szCs w:val="20"/>
        </w:rPr>
        <w:t xml:space="preserve"> </w:t>
      </w:r>
      <w:r w:rsidR="00F30EFD">
        <w:rPr>
          <w:rFonts w:ascii="Arial" w:hAnsi="Arial" w:cs="Arial"/>
          <w:sz w:val="20"/>
          <w:szCs w:val="20"/>
        </w:rPr>
        <w:t>the unique</w:t>
      </w:r>
      <w:commentRangeStart w:id="145"/>
      <w:commentRangeStart w:id="146"/>
      <w:r w:rsidR="00304735" w:rsidRPr="00B347D4">
        <w:rPr>
          <w:rFonts w:ascii="Arial" w:hAnsi="Arial" w:cs="Arial"/>
          <w:sz w:val="20"/>
          <w:szCs w:val="20"/>
        </w:rPr>
        <w:t xml:space="preserve"> viruses (fig </w:t>
      </w:r>
      <w:r w:rsidR="004C2A78">
        <w:rPr>
          <w:rFonts w:ascii="Arial" w:hAnsi="Arial" w:cs="Arial"/>
          <w:sz w:val="20"/>
          <w:szCs w:val="20"/>
        </w:rPr>
        <w:t>5</w:t>
      </w:r>
      <w:r w:rsidR="00304735" w:rsidRPr="00B347D4">
        <w:rPr>
          <w:rFonts w:ascii="Arial" w:hAnsi="Arial" w:cs="Arial"/>
          <w:sz w:val="20"/>
          <w:szCs w:val="20"/>
        </w:rPr>
        <w:t>)</w:t>
      </w:r>
      <w:ins w:id="147" w:author="Nicole LYNN Gottdenker" w:date="2023-04-09T17:44:00Z">
        <w:r w:rsidR="00CA5BD4">
          <w:rPr>
            <w:rFonts w:ascii="Arial" w:hAnsi="Arial" w:cs="Arial"/>
            <w:sz w:val="20"/>
            <w:szCs w:val="20"/>
          </w:rPr>
          <w:t xml:space="preserve">, </w:t>
        </w:r>
      </w:ins>
      <w:del w:id="148" w:author="Nicole LYNN Gottdenker" w:date="2023-04-09T17:44:00Z">
        <w:r w:rsidR="00A0572F" w:rsidDel="00CA5BD4">
          <w:rPr>
            <w:rFonts w:ascii="Arial" w:hAnsi="Arial" w:cs="Arial"/>
            <w:sz w:val="20"/>
            <w:szCs w:val="20"/>
          </w:rPr>
          <w:delText>.</w:delText>
        </w:r>
        <w:r w:rsidR="00304735" w:rsidRPr="00B347D4" w:rsidDel="00CA5BD4">
          <w:rPr>
            <w:rFonts w:ascii="Arial" w:hAnsi="Arial" w:cs="Arial"/>
            <w:sz w:val="20"/>
            <w:szCs w:val="20"/>
          </w:rPr>
          <w:delText xml:space="preserve"> </w:delText>
        </w:r>
      </w:del>
      <w:ins w:id="149" w:author="Nicole LYNN Gottdenker" w:date="2023-04-09T17:44:00Z">
        <w:r w:rsidR="00CA5BD4">
          <w:rPr>
            <w:rFonts w:ascii="Arial" w:hAnsi="Arial" w:cs="Arial"/>
            <w:sz w:val="20"/>
            <w:szCs w:val="20"/>
          </w:rPr>
          <w:t>u</w:t>
        </w:r>
      </w:ins>
      <w:del w:id="150" w:author="Nicole LYNN Gottdenker" w:date="2023-04-09T17:44:00Z">
        <w:r w:rsidR="00F30EFD" w:rsidDel="00CA5BD4">
          <w:rPr>
            <w:rFonts w:ascii="Arial" w:hAnsi="Arial" w:cs="Arial"/>
            <w:sz w:val="20"/>
            <w:szCs w:val="20"/>
          </w:rPr>
          <w:delText>U</w:delText>
        </w:r>
      </w:del>
      <w:r w:rsidR="00F30EFD">
        <w:rPr>
          <w:rFonts w:ascii="Arial" w:hAnsi="Arial" w:cs="Arial"/>
          <w:sz w:val="20"/>
          <w:szCs w:val="20"/>
        </w:rPr>
        <w:t>nique</w:t>
      </w:r>
      <w:r w:rsidRPr="00B347D4">
        <w:rPr>
          <w:rFonts w:ascii="Arial" w:hAnsi="Arial" w:cs="Arial"/>
          <w:sz w:val="20"/>
          <w:szCs w:val="20"/>
        </w:rPr>
        <w:t xml:space="preserve"> viruses being a viral species which has been involved in a spillover event, so that there is one entry per virus. Whereas in the original search and analysis many viruses had multiple entries as they were involved in multiple spillover events involving different species. In this case g</w:t>
      </w:r>
      <w:r w:rsidR="00304735" w:rsidRPr="00B347D4">
        <w:rPr>
          <w:rFonts w:ascii="Arial" w:hAnsi="Arial" w:cs="Arial"/>
          <w:sz w:val="20"/>
          <w:szCs w:val="20"/>
        </w:rPr>
        <w:t xml:space="preserve">astrointestinal </w:t>
      </w:r>
      <w:commentRangeEnd w:id="145"/>
      <w:r w:rsidR="00132795" w:rsidRPr="00B347D4">
        <w:rPr>
          <w:rStyle w:val="CommentReference"/>
          <w:rFonts w:asciiTheme="minorHAnsi" w:eastAsiaTheme="minorHAnsi" w:hAnsiTheme="minorHAnsi" w:cstheme="minorBidi"/>
        </w:rPr>
        <w:commentReference w:id="145"/>
      </w:r>
      <w:commentRangeEnd w:id="146"/>
      <w:r w:rsidR="00132795" w:rsidRPr="00B347D4">
        <w:rPr>
          <w:rStyle w:val="CommentReference"/>
          <w:rFonts w:asciiTheme="minorHAnsi" w:eastAsiaTheme="minorHAnsi" w:hAnsiTheme="minorHAnsi" w:cstheme="minorBidi"/>
        </w:rPr>
        <w:commentReference w:id="146"/>
      </w:r>
      <w:r w:rsidR="00304735" w:rsidRPr="00B347D4">
        <w:rPr>
          <w:rFonts w:ascii="Arial" w:hAnsi="Arial" w:cs="Arial"/>
          <w:sz w:val="20"/>
          <w:szCs w:val="20"/>
        </w:rPr>
        <w:t xml:space="preserve">pathology is </w:t>
      </w:r>
      <w:r w:rsidR="002D2C53" w:rsidRPr="00B347D4">
        <w:rPr>
          <w:rFonts w:ascii="Arial" w:hAnsi="Arial" w:cs="Arial"/>
          <w:sz w:val="20"/>
          <w:szCs w:val="20"/>
        </w:rPr>
        <w:t>associated with</w:t>
      </w:r>
      <w:r w:rsidR="00304735" w:rsidRPr="00B347D4">
        <w:rPr>
          <w:rFonts w:ascii="Arial" w:hAnsi="Arial" w:cs="Arial"/>
          <w:sz w:val="20"/>
          <w:szCs w:val="20"/>
        </w:rPr>
        <w:t xml:space="preserve"> </w:t>
      </w:r>
      <w:r w:rsidR="002D2C53" w:rsidRPr="00B347D4">
        <w:rPr>
          <w:rFonts w:ascii="Arial" w:hAnsi="Arial" w:cs="Arial"/>
          <w:sz w:val="20"/>
          <w:szCs w:val="20"/>
        </w:rPr>
        <w:t>not zoonotic</w:t>
      </w:r>
      <w:r w:rsidR="00304735" w:rsidRPr="00B347D4">
        <w:rPr>
          <w:rFonts w:ascii="Arial" w:hAnsi="Arial" w:cs="Arial"/>
          <w:sz w:val="20"/>
          <w:szCs w:val="20"/>
        </w:rPr>
        <w:t xml:space="preserve"> in addition to lymphocyte tropism.</w:t>
      </w:r>
      <w:r w:rsidR="00AE0E9C" w:rsidRPr="00B347D4">
        <w:rPr>
          <w:rFonts w:ascii="Arial" w:hAnsi="Arial" w:cs="Arial"/>
          <w:sz w:val="20"/>
          <w:szCs w:val="20"/>
        </w:rPr>
        <w:t xml:space="preserve"> </w:t>
      </w:r>
      <w:r w:rsidR="002A07D2" w:rsidRPr="00B347D4">
        <w:rPr>
          <w:rFonts w:ascii="Arial" w:hAnsi="Arial" w:cs="Arial"/>
          <w:sz w:val="20"/>
          <w:szCs w:val="20"/>
        </w:rPr>
        <w:t>The</w:t>
      </w:r>
      <w:r w:rsidR="00304735" w:rsidRPr="00B347D4">
        <w:rPr>
          <w:rFonts w:ascii="Arial" w:hAnsi="Arial" w:cs="Arial"/>
          <w:sz w:val="20"/>
          <w:szCs w:val="20"/>
        </w:rPr>
        <w:t xml:space="preserve"> zoonotic ellipses for the </w:t>
      </w:r>
      <w:r w:rsidR="001C5DAA">
        <w:rPr>
          <w:rFonts w:ascii="Arial" w:hAnsi="Arial" w:cs="Arial"/>
          <w:sz w:val="20"/>
          <w:szCs w:val="20"/>
        </w:rPr>
        <w:t>unique</w:t>
      </w:r>
      <w:r w:rsidR="00304735" w:rsidRPr="00B347D4">
        <w:rPr>
          <w:rFonts w:ascii="Arial" w:hAnsi="Arial" w:cs="Arial"/>
          <w:sz w:val="20"/>
          <w:szCs w:val="20"/>
        </w:rPr>
        <w:t xml:space="preserve"> virus MCA have the zoonotic ellipse as a smaller </w:t>
      </w:r>
      <w:r w:rsidR="002D2C53" w:rsidRPr="00B347D4">
        <w:rPr>
          <w:rFonts w:ascii="Arial" w:hAnsi="Arial" w:cs="Arial"/>
          <w:sz w:val="20"/>
          <w:szCs w:val="20"/>
        </w:rPr>
        <w:lastRenderedPageBreak/>
        <w:t>ellipse</w:t>
      </w:r>
      <w:r w:rsidR="00304735" w:rsidRPr="00B347D4">
        <w:rPr>
          <w:rFonts w:ascii="Arial" w:hAnsi="Arial" w:cs="Arial"/>
          <w:sz w:val="20"/>
          <w:szCs w:val="20"/>
        </w:rPr>
        <w:t xml:space="preserve"> within a larger ellipse for </w:t>
      </w:r>
      <w:r w:rsidR="002D2C53" w:rsidRPr="00B347D4">
        <w:rPr>
          <w:rFonts w:ascii="Arial" w:hAnsi="Arial" w:cs="Arial"/>
          <w:sz w:val="20"/>
          <w:szCs w:val="20"/>
        </w:rPr>
        <w:t>not zoonotic. (</w:t>
      </w:r>
      <w:proofErr w:type="gramStart"/>
      <w:r w:rsidR="00304735" w:rsidRPr="00B347D4">
        <w:rPr>
          <w:rFonts w:ascii="Arial" w:hAnsi="Arial" w:cs="Arial"/>
          <w:sz w:val="20"/>
          <w:szCs w:val="20"/>
        </w:rPr>
        <w:t>fi</w:t>
      </w:r>
      <w:r w:rsidR="004C2A78">
        <w:rPr>
          <w:rFonts w:ascii="Arial" w:hAnsi="Arial" w:cs="Arial"/>
          <w:sz w:val="20"/>
          <w:szCs w:val="20"/>
        </w:rPr>
        <w:t>g</w:t>
      </w:r>
      <w:proofErr w:type="gramEnd"/>
      <w:r w:rsidR="00304735" w:rsidRPr="00B347D4">
        <w:rPr>
          <w:rFonts w:ascii="Arial" w:hAnsi="Arial" w:cs="Arial"/>
          <w:sz w:val="20"/>
          <w:szCs w:val="20"/>
        </w:rPr>
        <w:t xml:space="preserve"> </w:t>
      </w:r>
      <w:r w:rsidR="004C2A78">
        <w:rPr>
          <w:rFonts w:ascii="Arial" w:hAnsi="Arial" w:cs="Arial"/>
          <w:sz w:val="20"/>
          <w:szCs w:val="20"/>
        </w:rPr>
        <w:t>5)</w:t>
      </w:r>
      <w:r w:rsidR="00A0572F">
        <w:rPr>
          <w:rFonts w:ascii="Arial" w:hAnsi="Arial" w:cs="Arial"/>
          <w:sz w:val="20"/>
          <w:szCs w:val="20"/>
        </w:rPr>
        <w:t xml:space="preserve"> this suggests that the zoonotic interactions have a narrower range of pathologies compared to the </w:t>
      </w:r>
      <w:proofErr w:type="spellStart"/>
      <w:r w:rsidR="00A0572F">
        <w:rPr>
          <w:rFonts w:ascii="Arial" w:hAnsi="Arial" w:cs="Arial"/>
          <w:sz w:val="20"/>
          <w:szCs w:val="20"/>
        </w:rPr>
        <w:t>not_zoonotic</w:t>
      </w:r>
      <w:proofErr w:type="spellEnd"/>
      <w:r w:rsidR="00A0572F">
        <w:rPr>
          <w:rFonts w:ascii="Arial" w:hAnsi="Arial" w:cs="Arial"/>
          <w:sz w:val="20"/>
          <w:szCs w:val="20"/>
        </w:rPr>
        <w:t>.</w:t>
      </w:r>
    </w:p>
    <w:p w14:paraId="3271F737"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182755B8"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5EE6A4C7"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78AC22D6"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5A1DF9B3"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0A345D02"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6AD5EA18"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4CF11C4F"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6B799435"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1E0DFD1E"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30FD7BD8" w14:textId="47F039F2" w:rsidR="00B347D4" w:rsidRDefault="00B347D4" w:rsidP="00B04025">
      <w:pPr>
        <w:pStyle w:val="NormalWeb"/>
        <w:spacing w:before="180" w:beforeAutospacing="0" w:after="180" w:afterAutospacing="0" w:line="480" w:lineRule="auto"/>
        <w:rPr>
          <w:rFonts w:ascii="Arial" w:hAnsi="Arial" w:cs="Arial"/>
          <w:b/>
          <w:bCs/>
          <w:sz w:val="20"/>
          <w:szCs w:val="20"/>
        </w:rPr>
      </w:pPr>
    </w:p>
    <w:p w14:paraId="10B8F2BA" w14:textId="296E7441" w:rsidR="00B347D4" w:rsidRDefault="00903081" w:rsidP="00B04025">
      <w:pPr>
        <w:pStyle w:val="NormalWeb"/>
        <w:spacing w:before="180" w:beforeAutospacing="0" w:after="180" w:afterAutospacing="0" w:line="480" w:lineRule="auto"/>
        <w:rPr>
          <w:rFonts w:ascii="Arial" w:hAnsi="Arial" w:cs="Arial"/>
          <w:b/>
          <w:bCs/>
          <w:sz w:val="20"/>
          <w:szCs w:val="20"/>
        </w:rPr>
      </w:pPr>
      <w:r>
        <w:rPr>
          <w:rFonts w:ascii="Arial" w:hAnsi="Arial" w:cs="Arial"/>
          <w:noProof/>
          <w:sz w:val="20"/>
          <w:szCs w:val="20"/>
        </w:rPr>
        <w:lastRenderedPageBreak/>
        <mc:AlternateContent>
          <mc:Choice Requires="wpg">
            <w:drawing>
              <wp:anchor distT="0" distB="0" distL="114300" distR="114300" simplePos="0" relativeHeight="251729920" behindDoc="0" locked="0" layoutInCell="1" allowOverlap="1" wp14:anchorId="62BA3B9B" wp14:editId="1A909EDD">
                <wp:simplePos x="0" y="0"/>
                <wp:positionH relativeFrom="column">
                  <wp:posOffset>-177800</wp:posOffset>
                </wp:positionH>
                <wp:positionV relativeFrom="paragraph">
                  <wp:posOffset>4225925</wp:posOffset>
                </wp:positionV>
                <wp:extent cx="5192395" cy="3978275"/>
                <wp:effectExtent l="0" t="0" r="27305" b="22225"/>
                <wp:wrapTopAndBottom/>
                <wp:docPr id="250" name="Group 250"/>
                <wp:cNvGraphicFramePr/>
                <a:graphic xmlns:a="http://schemas.openxmlformats.org/drawingml/2006/main">
                  <a:graphicData uri="http://schemas.microsoft.com/office/word/2010/wordprocessingGroup">
                    <wpg:wgp>
                      <wpg:cNvGrpSpPr/>
                      <wpg:grpSpPr>
                        <a:xfrm>
                          <a:off x="0" y="0"/>
                          <a:ext cx="5192395" cy="3978275"/>
                          <a:chOff x="-336881" y="1987756"/>
                          <a:chExt cx="6107932" cy="4717431"/>
                        </a:xfrm>
                      </wpg:grpSpPr>
                      <pic:pic xmlns:pic="http://schemas.openxmlformats.org/drawingml/2006/picture">
                        <pic:nvPicPr>
                          <pic:cNvPr id="251" name="Picture 251" descr="Diagram&#10;&#10;Description automatically generated with medium confidence"/>
                          <pic:cNvPicPr>
                            <a:picLocks noChangeAspect="1"/>
                          </pic:cNvPicPr>
                        </pic:nvPicPr>
                        <pic:blipFill rotWithShape="1">
                          <a:blip r:embed="rId15" cstate="print">
                            <a:extLst>
                              <a:ext uri="{28A0092B-C50C-407E-A947-70E740481C1C}">
                                <a14:useLocalDpi xmlns:a14="http://schemas.microsoft.com/office/drawing/2010/main" val="0"/>
                              </a:ext>
                            </a:extLst>
                          </a:blip>
                          <a:srcRect t="6158"/>
                          <a:stretch/>
                        </pic:blipFill>
                        <pic:spPr>
                          <a:xfrm>
                            <a:off x="-336881" y="1987756"/>
                            <a:ext cx="5943599" cy="3441879"/>
                          </a:xfrm>
                          <a:prstGeom prst="rect">
                            <a:avLst/>
                          </a:prstGeom>
                        </pic:spPr>
                      </pic:pic>
                      <wps:wsp>
                        <wps:cNvPr id="252" name="Text Box 2"/>
                        <wps:cNvSpPr txBox="1">
                          <a:spLocks noChangeArrowheads="1"/>
                        </wps:cNvSpPr>
                        <wps:spPr bwMode="auto">
                          <a:xfrm>
                            <a:off x="-172549" y="5511507"/>
                            <a:ext cx="5943600" cy="1193680"/>
                          </a:xfrm>
                          <a:prstGeom prst="rect">
                            <a:avLst/>
                          </a:prstGeom>
                          <a:solidFill>
                            <a:srgbClr val="FFFFFF"/>
                          </a:solidFill>
                          <a:ln w="9525">
                            <a:solidFill>
                              <a:srgbClr val="000000"/>
                            </a:solidFill>
                            <a:miter lim="800000"/>
                            <a:headEnd/>
                            <a:tailEnd/>
                          </a:ln>
                        </wps:spPr>
                        <wps:txbx>
                          <w:txbxContent>
                            <w:p w14:paraId="34708C76" w14:textId="4F4BB723" w:rsidR="00522EC7" w:rsidRDefault="006A5F35" w:rsidP="00522EC7">
                              <w:r>
                                <w:t xml:space="preserve">Fig </w:t>
                              </w:r>
                              <w:r w:rsidR="004C2A78">
                                <w:t>5</w:t>
                              </w:r>
                              <w:r w:rsidR="00522EC7">
                                <w:t>:</w:t>
                              </w:r>
                              <w:r w:rsidR="00522EC7" w:rsidRPr="00522EC7">
                                <w:t xml:space="preserve"> </w:t>
                              </w:r>
                              <w:r w:rsidR="00522EC7">
                                <w:t xml:space="preserve">multiple correspondence analysis biplot for the n=52 </w:t>
                              </w:r>
                              <w:proofErr w:type="gramStart"/>
                              <w:r w:rsidR="00522EC7">
                                <w:t>unique  RNA</w:t>
                              </w:r>
                              <w:proofErr w:type="gramEnd"/>
                              <w:r w:rsidR="00522EC7">
                                <w:t xml:space="preserve"> viruses from the literature search. The yellow points represent the variables. 95% confidence </w:t>
                              </w:r>
                              <w:r w:rsidR="008F3AB0">
                                <w:t>ellipses</w:t>
                              </w:r>
                              <w:r w:rsidR="00522EC7">
                                <w:t xml:space="preserve"> for cross species </w:t>
                              </w:r>
                              <w:r w:rsidR="008F3AB0">
                                <w:t>transmission</w:t>
                              </w:r>
                              <w:r w:rsidR="00522EC7">
                                <w:t xml:space="preserve"> events </w:t>
                              </w:r>
                              <w:r w:rsidR="008F3AB0">
                                <w:t>classified</w:t>
                              </w:r>
                              <w:r w:rsidR="00522EC7">
                                <w:t xml:space="preserve"> as zoonotic, or not zoonotic have been drawn over the </w:t>
                              </w:r>
                              <w:r w:rsidR="008F3AB0">
                                <w:t>individual</w:t>
                              </w:r>
                              <w:r w:rsidR="00522EC7">
                                <w:t xml:space="preserve"> observations in the plot.</w:t>
                              </w:r>
                            </w:p>
                            <w:p w14:paraId="6C0B3E06" w14:textId="5CC954F8" w:rsidR="006A5F35" w:rsidRDefault="006A5F35" w:rsidP="006A5F35"/>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2BA3B9B" id="Group 250" o:spid="_x0000_s1074" style="position:absolute;margin-left:-14pt;margin-top:332.75pt;width:408.85pt;height:313.25pt;z-index:251729920;mso-width-relative:margin;mso-height-relative:margin" coordorigin="-3368,19877" coordsize="61079,47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">
                <v:shape id="Picture 251" o:spid="_x0000_s1075" type="#_x0000_t75" alt="Diagram&#10;&#10;Description automatically generated with medium confidence" style="position:absolute;left:-3368;top:19877;width:59435;height:34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">
                  <v:imagedata r:id="rId16" o:title="Diagram&#10;&#10;Description automatically generated with medium confidence" croptop="4036f"/>
                </v:shape>
                <v:shape id="_x0000_s1076" type="#_x0000_t202" style="position:absolute;left:-1725;top:55115;width:59435;height:1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">
                  <v:textbox>
                    <w:txbxContent>
                      <w:p w14:paraId="34708C76" w14:textId="4F4BB723" w:rsidR="00522EC7" w:rsidRDefault="006A5F35" w:rsidP="00522EC7">
                        <w:r>
                          <w:t xml:space="preserve">Fig </w:t>
                        </w:r>
                        <w:r w:rsidR="004C2A78">
                          <w:t>5</w:t>
                        </w:r>
                        <w:r w:rsidR="00522EC7">
                          <w:t>:</w:t>
                        </w:r>
                        <w:r w:rsidR="00522EC7" w:rsidRPr="00522EC7">
                          <w:t xml:space="preserve"> </w:t>
                        </w:r>
                        <w:r w:rsidR="00522EC7">
                          <w:t xml:space="preserve">multiple correspondence analysis biplot for the n=52 </w:t>
                        </w:r>
                        <w:proofErr w:type="gramStart"/>
                        <w:r w:rsidR="00522EC7">
                          <w:t>unique  RNA</w:t>
                        </w:r>
                        <w:proofErr w:type="gramEnd"/>
                        <w:r w:rsidR="00522EC7">
                          <w:t xml:space="preserve"> viruses from the literature search. The yellow points represent the variables. 95% confidence </w:t>
                        </w:r>
                        <w:r w:rsidR="008F3AB0">
                          <w:t>ellipses</w:t>
                        </w:r>
                        <w:r w:rsidR="00522EC7">
                          <w:t xml:space="preserve"> for cross species </w:t>
                        </w:r>
                        <w:r w:rsidR="008F3AB0">
                          <w:t>transmission</w:t>
                        </w:r>
                        <w:r w:rsidR="00522EC7">
                          <w:t xml:space="preserve"> events </w:t>
                        </w:r>
                        <w:r w:rsidR="008F3AB0">
                          <w:t>classified</w:t>
                        </w:r>
                        <w:r w:rsidR="00522EC7">
                          <w:t xml:space="preserve"> as zoonotic, or not zoonotic have been drawn over the </w:t>
                        </w:r>
                        <w:r w:rsidR="008F3AB0">
                          <w:t>individual</w:t>
                        </w:r>
                        <w:r w:rsidR="00522EC7">
                          <w:t xml:space="preserve"> observations in the plot.</w:t>
                        </w:r>
                      </w:p>
                      <w:p w14:paraId="6C0B3E06" w14:textId="5CC954F8" w:rsidR="006A5F35" w:rsidRDefault="006A5F35" w:rsidP="006A5F35"/>
                    </w:txbxContent>
                  </v:textbox>
                </v:shape>
                <w10:wrap type="topAndBottom"/>
              </v:group>
            </w:pict>
          </mc:Fallback>
        </mc:AlternateContent>
      </w:r>
      <w:r>
        <w:rPr>
          <w:rFonts w:ascii="Arial" w:hAnsi="Arial" w:cs="Arial"/>
          <w:noProof/>
          <w:sz w:val="20"/>
          <w:szCs w:val="20"/>
        </w:rPr>
        <mc:AlternateContent>
          <mc:Choice Requires="wpg">
            <w:drawing>
              <wp:anchor distT="0" distB="0" distL="114300" distR="114300" simplePos="0" relativeHeight="251728896" behindDoc="0" locked="0" layoutInCell="1" allowOverlap="1" wp14:anchorId="08CAD16F" wp14:editId="13C2284C">
                <wp:simplePos x="0" y="0"/>
                <wp:positionH relativeFrom="column">
                  <wp:posOffset>-43815</wp:posOffset>
                </wp:positionH>
                <wp:positionV relativeFrom="paragraph">
                  <wp:posOffset>0</wp:posOffset>
                </wp:positionV>
                <wp:extent cx="4956810" cy="4089400"/>
                <wp:effectExtent l="0" t="0" r="15240" b="25400"/>
                <wp:wrapTopAndBottom/>
                <wp:docPr id="247" name="Group 247"/>
                <wp:cNvGraphicFramePr/>
                <a:graphic xmlns:a="http://schemas.openxmlformats.org/drawingml/2006/main">
                  <a:graphicData uri="http://schemas.microsoft.com/office/word/2010/wordprocessingGroup">
                    <wpg:wgp>
                      <wpg:cNvGrpSpPr/>
                      <wpg:grpSpPr>
                        <a:xfrm>
                          <a:off x="0" y="0"/>
                          <a:ext cx="4956810" cy="4089400"/>
                          <a:chOff x="0" y="241340"/>
                          <a:chExt cx="6019800" cy="4856975"/>
                        </a:xfrm>
                      </wpg:grpSpPr>
                      <wps:wsp>
                        <wps:cNvPr id="248" name="Text Box 2"/>
                        <wps:cNvSpPr txBox="1">
                          <a:spLocks noChangeArrowheads="1"/>
                        </wps:cNvSpPr>
                        <wps:spPr bwMode="auto">
                          <a:xfrm>
                            <a:off x="76199" y="3784599"/>
                            <a:ext cx="5943601" cy="1313716"/>
                          </a:xfrm>
                          <a:prstGeom prst="rect">
                            <a:avLst/>
                          </a:prstGeom>
                          <a:solidFill>
                            <a:srgbClr val="FFFFFF"/>
                          </a:solidFill>
                          <a:ln w="9525">
                            <a:solidFill>
                              <a:srgbClr val="000000"/>
                            </a:solidFill>
                            <a:miter lim="800000"/>
                            <a:headEnd/>
                            <a:tailEnd/>
                          </a:ln>
                        </wps:spPr>
                        <wps:txbx>
                          <w:txbxContent>
                            <w:p w14:paraId="0803BEEC" w14:textId="0BB33035" w:rsidR="006A5F35" w:rsidRDefault="006A5F35" w:rsidP="006A5F35">
                              <w:r>
                                <w:t xml:space="preserve">Fig </w:t>
                              </w:r>
                              <w:r w:rsidR="004C2A78">
                                <w:t>4</w:t>
                              </w:r>
                              <w:r w:rsidR="00522EC7">
                                <w:t xml:space="preserve">: multiple correspondence analysis biplot for the n=2xx individual observations of cross species </w:t>
                              </w:r>
                              <w:r w:rsidR="008F3AB0">
                                <w:t>transmission</w:t>
                              </w:r>
                              <w:r w:rsidR="00522EC7">
                                <w:t xml:space="preserve"> of RNA viruses from the literature search. The yellow points represent the variables. 95% confidence </w:t>
                              </w:r>
                              <w:r w:rsidR="008F3AB0">
                                <w:t>ellipses</w:t>
                              </w:r>
                              <w:r w:rsidR="00522EC7">
                                <w:t xml:space="preserve"> for cross species </w:t>
                              </w:r>
                              <w:r w:rsidR="008F3AB0">
                                <w:t>transmission</w:t>
                              </w:r>
                              <w:r w:rsidR="00522EC7">
                                <w:t xml:space="preserve"> events </w:t>
                              </w:r>
                              <w:r w:rsidR="008F3AB0">
                                <w:t>classified</w:t>
                              </w:r>
                              <w:r w:rsidR="00522EC7">
                                <w:t xml:space="preserve"> as zoonotic, anthroponotic or not zoonotic have been drawn over the </w:t>
                              </w:r>
                              <w:r w:rsidR="008F3AB0">
                                <w:t>individual</w:t>
                              </w:r>
                              <w:r w:rsidR="00522EC7">
                                <w:t xml:space="preserve"> observations in the plot.</w:t>
                              </w:r>
                            </w:p>
                          </w:txbxContent>
                        </wps:txbx>
                        <wps:bodyPr rot="0" vert="horz" wrap="square" lIns="91440" tIns="45720" rIns="91440" bIns="45720" anchor="t" anchorCtr="0">
                          <a:noAutofit/>
                        </wps:bodyPr>
                      </wps:wsp>
                      <pic:pic xmlns:pic="http://schemas.openxmlformats.org/drawingml/2006/picture">
                        <pic:nvPicPr>
                          <pic:cNvPr id="249" name="Picture 249"/>
                          <pic:cNvPicPr>
                            <a:picLocks noChangeAspect="1"/>
                          </pic:cNvPicPr>
                        </pic:nvPicPr>
                        <pic:blipFill rotWithShape="1">
                          <a:blip r:embed="rId17" cstate="print">
                            <a:extLst>
                              <a:ext uri="{28A0092B-C50C-407E-A947-70E740481C1C}">
                                <a14:useLocalDpi xmlns:a14="http://schemas.microsoft.com/office/drawing/2010/main" val="0"/>
                              </a:ext>
                            </a:extLst>
                          </a:blip>
                          <a:srcRect t="6580"/>
                          <a:stretch/>
                        </pic:blipFill>
                        <pic:spPr>
                          <a:xfrm>
                            <a:off x="0" y="241340"/>
                            <a:ext cx="5943601" cy="34264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8CAD16F" id="Group 247" o:spid="_x0000_s1077" style="position:absolute;margin-left:-3.45pt;margin-top:0;width:390.3pt;height:322pt;z-index:251728896;mso-width-relative:margin;mso-height-relative:margin" coordorigin=",2413" coordsize="60198,485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">
                <v:shape id="_x0000_s1078" type="#_x0000_t202" style="position:absolute;left:761;top:37845;width:59437;height:13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">
                  <v:textbox>
                    <w:txbxContent>
                      <w:p w14:paraId="0803BEEC" w14:textId="0BB33035" w:rsidR="006A5F35" w:rsidRDefault="006A5F35" w:rsidP="006A5F35">
                        <w:r>
                          <w:t xml:space="preserve">Fig </w:t>
                        </w:r>
                        <w:r w:rsidR="004C2A78">
                          <w:t>4</w:t>
                        </w:r>
                        <w:r w:rsidR="00522EC7">
                          <w:t xml:space="preserve">: multiple correspondence analysis biplot for the n=2xx individual observations of cross species </w:t>
                        </w:r>
                        <w:r w:rsidR="008F3AB0">
                          <w:t>transmission</w:t>
                        </w:r>
                        <w:r w:rsidR="00522EC7">
                          <w:t xml:space="preserve"> of RNA viruses from the literature search. The yellow points represent the variables. 95% confidence </w:t>
                        </w:r>
                        <w:r w:rsidR="008F3AB0">
                          <w:t>ellipses</w:t>
                        </w:r>
                        <w:r w:rsidR="00522EC7">
                          <w:t xml:space="preserve"> for cross species </w:t>
                        </w:r>
                        <w:r w:rsidR="008F3AB0">
                          <w:t>transmission</w:t>
                        </w:r>
                        <w:r w:rsidR="00522EC7">
                          <w:t xml:space="preserve"> events </w:t>
                        </w:r>
                        <w:r w:rsidR="008F3AB0">
                          <w:t>classified</w:t>
                        </w:r>
                        <w:r w:rsidR="00522EC7">
                          <w:t xml:space="preserve"> as zoonotic, anthroponotic or not zoonotic have been drawn over the </w:t>
                        </w:r>
                        <w:r w:rsidR="008F3AB0">
                          <w:t>individual</w:t>
                        </w:r>
                        <w:r w:rsidR="00522EC7">
                          <w:t xml:space="preserve"> observations in the plot.</w:t>
                        </w:r>
                      </w:p>
                    </w:txbxContent>
                  </v:textbox>
                </v:shape>
                <v:shape id="Picture 249" o:spid="_x0000_s1079" type="#_x0000_t75" style="position:absolute;top:2413;width:59436;height:34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">
                  <v:imagedata r:id="rId18" o:title="" croptop="4312f"/>
                </v:shape>
                <w10:wrap type="topAndBottom"/>
              </v:group>
            </w:pict>
          </mc:Fallback>
        </mc:AlternateContent>
      </w:r>
    </w:p>
    <w:p w14:paraId="3B160928" w14:textId="5A271C1D" w:rsidR="00B347D4" w:rsidRDefault="00B347D4" w:rsidP="00B04025">
      <w:pPr>
        <w:pStyle w:val="NormalWeb"/>
        <w:spacing w:before="180" w:beforeAutospacing="0" w:after="180" w:afterAutospacing="0" w:line="480" w:lineRule="auto"/>
        <w:rPr>
          <w:rFonts w:ascii="Arial" w:hAnsi="Arial" w:cs="Arial"/>
          <w:b/>
          <w:bCs/>
          <w:sz w:val="20"/>
          <w:szCs w:val="20"/>
        </w:rPr>
      </w:pPr>
    </w:p>
    <w:p w14:paraId="58E053C9" w14:textId="53982BD0" w:rsidR="008104FE" w:rsidRPr="006A5F35" w:rsidRDefault="00113DE3" w:rsidP="001C5DAA">
      <w:pPr>
        <w:pStyle w:val="Heading3"/>
      </w:pPr>
      <w:r w:rsidRPr="006A5F35">
        <w:t>Hierarchical</w:t>
      </w:r>
      <w:r w:rsidR="008D0723" w:rsidRPr="006A5F35">
        <w:t xml:space="preserve"> cluster analysis </w:t>
      </w:r>
    </w:p>
    <w:p w14:paraId="037D87EC" w14:textId="3DBF23F1" w:rsidR="00AA5361" w:rsidRPr="006A5F35" w:rsidRDefault="00A43FAB" w:rsidP="00B04025">
      <w:pPr>
        <w:pStyle w:val="NormalWeb"/>
        <w:spacing w:before="180" w:beforeAutospacing="0" w:after="180" w:afterAutospacing="0" w:line="480" w:lineRule="auto"/>
        <w:rPr>
          <w:rFonts w:ascii="Arial" w:hAnsi="Arial" w:cs="Arial"/>
          <w:sz w:val="20"/>
          <w:szCs w:val="20"/>
        </w:rPr>
      </w:pPr>
      <w:r w:rsidRPr="006A5F35">
        <w:rPr>
          <w:rFonts w:ascii="Arial" w:hAnsi="Arial" w:cs="Arial"/>
          <w:sz w:val="20"/>
          <w:szCs w:val="20"/>
        </w:rPr>
        <w:t xml:space="preserve">When </w:t>
      </w:r>
      <w:r w:rsidR="002A07D2" w:rsidRPr="006A5F35">
        <w:rPr>
          <w:rFonts w:ascii="Arial" w:hAnsi="Arial" w:cs="Arial"/>
          <w:sz w:val="20"/>
          <w:szCs w:val="20"/>
        </w:rPr>
        <w:t>hierarchical</w:t>
      </w:r>
      <w:r w:rsidRPr="006A5F35">
        <w:rPr>
          <w:rFonts w:ascii="Arial" w:hAnsi="Arial" w:cs="Arial"/>
          <w:sz w:val="20"/>
          <w:szCs w:val="20"/>
        </w:rPr>
        <w:t xml:space="preserve"> cluster analysis is performed on the second data set of 52 viruses and their typical </w:t>
      </w:r>
      <w:proofErr w:type="gramStart"/>
      <w:r w:rsidRPr="006A5F35">
        <w:rPr>
          <w:rFonts w:ascii="Arial" w:hAnsi="Arial" w:cs="Arial"/>
          <w:sz w:val="20"/>
          <w:szCs w:val="20"/>
        </w:rPr>
        <w:t>pathogenesis</w:t>
      </w:r>
      <w:proofErr w:type="gramEnd"/>
      <w:r w:rsidRPr="006A5F35">
        <w:rPr>
          <w:rFonts w:ascii="Arial" w:hAnsi="Arial" w:cs="Arial"/>
          <w:sz w:val="20"/>
          <w:szCs w:val="20"/>
        </w:rPr>
        <w:t xml:space="preserve"> they tend to cluster into distinct groups based on pathology</w:t>
      </w:r>
      <w:r>
        <w:rPr>
          <w:rFonts w:ascii="Arial" w:hAnsi="Arial" w:cs="Arial"/>
          <w:sz w:val="20"/>
          <w:szCs w:val="20"/>
        </w:rPr>
        <w:t>.</w:t>
      </w:r>
      <w:r w:rsidRPr="006A5F35">
        <w:rPr>
          <w:rFonts w:ascii="Arial" w:hAnsi="Arial" w:cs="Arial"/>
          <w:sz w:val="20"/>
          <w:szCs w:val="20"/>
        </w:rPr>
        <w:t xml:space="preserve"> </w:t>
      </w:r>
      <w:r w:rsidR="002A07D2">
        <w:rPr>
          <w:rFonts w:ascii="Arial" w:hAnsi="Arial" w:cs="Arial"/>
          <w:sz w:val="20"/>
          <w:szCs w:val="20"/>
        </w:rPr>
        <w:t xml:space="preserve">Six </w:t>
      </w:r>
      <w:r w:rsidR="002A07D2" w:rsidRPr="006A5F35">
        <w:rPr>
          <w:rFonts w:ascii="Arial" w:hAnsi="Arial" w:cs="Arial"/>
          <w:sz w:val="20"/>
          <w:szCs w:val="20"/>
        </w:rPr>
        <w:t>main</w:t>
      </w:r>
      <w:r w:rsidR="00AA5361" w:rsidRPr="006A5F35">
        <w:rPr>
          <w:rFonts w:ascii="Arial" w:hAnsi="Arial" w:cs="Arial"/>
          <w:sz w:val="20"/>
          <w:szCs w:val="20"/>
        </w:rPr>
        <w:t xml:space="preserve"> clusters</w:t>
      </w:r>
      <w:r>
        <w:rPr>
          <w:rFonts w:ascii="Arial" w:hAnsi="Arial" w:cs="Arial"/>
          <w:sz w:val="20"/>
          <w:szCs w:val="20"/>
        </w:rPr>
        <w:t xml:space="preserve"> were formed</w:t>
      </w:r>
      <w:r w:rsidR="00AA5361" w:rsidRPr="006A5F35">
        <w:rPr>
          <w:rFonts w:ascii="Arial" w:hAnsi="Arial" w:cs="Arial"/>
          <w:sz w:val="20"/>
          <w:szCs w:val="20"/>
        </w:rPr>
        <w:t xml:space="preserve">, with </w:t>
      </w:r>
      <w:r>
        <w:rPr>
          <w:rFonts w:ascii="Arial" w:hAnsi="Arial" w:cs="Arial"/>
          <w:sz w:val="20"/>
          <w:szCs w:val="20"/>
        </w:rPr>
        <w:t>five</w:t>
      </w:r>
      <w:r w:rsidR="00AA5361" w:rsidRPr="006A5F35">
        <w:rPr>
          <w:rFonts w:ascii="Arial" w:hAnsi="Arial" w:cs="Arial"/>
          <w:sz w:val="20"/>
          <w:szCs w:val="20"/>
        </w:rPr>
        <w:t xml:space="preserve"> of these based on pathology and </w:t>
      </w:r>
      <w:r w:rsidR="002A07D2" w:rsidRPr="006A5F35">
        <w:rPr>
          <w:rFonts w:ascii="Arial" w:hAnsi="Arial" w:cs="Arial"/>
          <w:sz w:val="20"/>
          <w:szCs w:val="20"/>
        </w:rPr>
        <w:t>morbilliviruses</w:t>
      </w:r>
      <w:r w:rsidR="00AA5361" w:rsidRPr="006A5F35">
        <w:rPr>
          <w:rFonts w:ascii="Arial" w:hAnsi="Arial" w:cs="Arial"/>
          <w:sz w:val="20"/>
          <w:szCs w:val="20"/>
        </w:rPr>
        <w:t xml:space="preserve"> forming their own cluster</w:t>
      </w:r>
      <w:r>
        <w:rPr>
          <w:rFonts w:ascii="Arial" w:hAnsi="Arial" w:cs="Arial"/>
          <w:sz w:val="20"/>
          <w:szCs w:val="20"/>
        </w:rPr>
        <w:t>. There were also a</w:t>
      </w:r>
      <w:r w:rsidR="00AA5361" w:rsidRPr="006A5F35">
        <w:rPr>
          <w:rFonts w:ascii="Arial" w:hAnsi="Arial" w:cs="Arial"/>
          <w:sz w:val="20"/>
          <w:szCs w:val="20"/>
        </w:rPr>
        <w:t xml:space="preserve">n additional </w:t>
      </w:r>
      <w:r>
        <w:rPr>
          <w:rFonts w:ascii="Arial" w:hAnsi="Arial" w:cs="Arial"/>
          <w:sz w:val="20"/>
          <w:szCs w:val="20"/>
        </w:rPr>
        <w:t>six</w:t>
      </w:r>
      <w:r w:rsidR="00AA5361" w:rsidRPr="006A5F35">
        <w:rPr>
          <w:rFonts w:ascii="Arial" w:hAnsi="Arial" w:cs="Arial"/>
          <w:sz w:val="20"/>
          <w:szCs w:val="20"/>
        </w:rPr>
        <w:t xml:space="preserve"> “orphan viruses</w:t>
      </w:r>
      <w:r w:rsidR="009C4E0F">
        <w:rPr>
          <w:rFonts w:ascii="Arial" w:hAnsi="Arial" w:cs="Arial"/>
          <w:sz w:val="20"/>
          <w:szCs w:val="20"/>
        </w:rPr>
        <w:t>”</w:t>
      </w:r>
      <w:r w:rsidR="00AA5361" w:rsidRPr="006A5F35">
        <w:rPr>
          <w:rFonts w:ascii="Arial" w:hAnsi="Arial" w:cs="Arial"/>
          <w:sz w:val="20"/>
          <w:szCs w:val="20"/>
        </w:rPr>
        <w:t xml:space="preserve"> that did not cluster with any others based on pathology</w:t>
      </w:r>
      <w:r>
        <w:rPr>
          <w:rFonts w:ascii="Arial" w:hAnsi="Arial" w:cs="Arial"/>
          <w:sz w:val="20"/>
          <w:szCs w:val="20"/>
        </w:rPr>
        <w:t xml:space="preserve"> Figure </w:t>
      </w:r>
      <w:r w:rsidR="004C2A78">
        <w:rPr>
          <w:rFonts w:ascii="Arial" w:hAnsi="Arial" w:cs="Arial"/>
          <w:sz w:val="20"/>
          <w:szCs w:val="20"/>
        </w:rPr>
        <w:t>6</w:t>
      </w:r>
      <w:r w:rsidR="00AA5361" w:rsidRPr="006A5F35">
        <w:rPr>
          <w:rFonts w:ascii="Arial" w:hAnsi="Arial" w:cs="Arial"/>
          <w:sz w:val="20"/>
          <w:szCs w:val="20"/>
        </w:rPr>
        <w:t>.</w:t>
      </w:r>
    </w:p>
    <w:p w14:paraId="14062E18" w14:textId="6CA9BCF5" w:rsidR="00AA5361" w:rsidRPr="006A5F35" w:rsidRDefault="00A87940" w:rsidP="00A43FAB">
      <w:pPr>
        <w:pStyle w:val="NormalWeb"/>
        <w:spacing w:before="180" w:beforeAutospacing="0" w:after="180" w:afterAutospacing="0" w:line="480" w:lineRule="auto"/>
        <w:rPr>
          <w:rFonts w:ascii="Arial" w:hAnsi="Arial" w:cs="Arial"/>
          <w:sz w:val="20"/>
          <w:szCs w:val="20"/>
        </w:rPr>
      </w:pPr>
      <w:r w:rsidRPr="006A5F35">
        <w:rPr>
          <w:rFonts w:ascii="Arial" w:hAnsi="Arial" w:cs="Arial"/>
          <w:sz w:val="20"/>
          <w:szCs w:val="20"/>
        </w:rPr>
        <w:t xml:space="preserve">. </w:t>
      </w:r>
    </w:p>
    <w:p w14:paraId="38FDA1CC" w14:textId="23498A1A" w:rsidR="008104FE" w:rsidRPr="006A5F35" w:rsidRDefault="00547C81" w:rsidP="00B04025">
      <w:pPr>
        <w:pStyle w:val="NormalWeb"/>
        <w:spacing w:before="180" w:beforeAutospacing="0" w:after="180" w:afterAutospacing="0" w:line="480" w:lineRule="auto"/>
        <w:rPr>
          <w:rFonts w:ascii="Arial" w:hAnsi="Arial" w:cs="Arial"/>
          <w:sz w:val="20"/>
          <w:szCs w:val="20"/>
        </w:rPr>
      </w:pPr>
      <w:r>
        <w:rPr>
          <w:rFonts w:ascii="Arial" w:hAnsi="Arial" w:cs="Arial"/>
          <w:noProof/>
          <w:sz w:val="20"/>
          <w:szCs w:val="20"/>
        </w:rPr>
        <w:lastRenderedPageBreak/>
        <mc:AlternateContent>
          <mc:Choice Requires="wpg">
            <w:drawing>
              <wp:anchor distT="0" distB="0" distL="114300" distR="114300" simplePos="0" relativeHeight="251734016" behindDoc="0" locked="0" layoutInCell="1" allowOverlap="1" wp14:anchorId="378E547F" wp14:editId="392B410E">
                <wp:simplePos x="0" y="0"/>
                <wp:positionH relativeFrom="column">
                  <wp:posOffset>0</wp:posOffset>
                </wp:positionH>
                <wp:positionV relativeFrom="paragraph">
                  <wp:posOffset>0</wp:posOffset>
                </wp:positionV>
                <wp:extent cx="6022866" cy="8012430"/>
                <wp:effectExtent l="0" t="0" r="0" b="26670"/>
                <wp:wrapTopAndBottom/>
                <wp:docPr id="4" name="Group 4"/>
                <wp:cNvGraphicFramePr/>
                <a:graphic xmlns:a="http://schemas.openxmlformats.org/drawingml/2006/main">
                  <a:graphicData uri="http://schemas.microsoft.com/office/word/2010/wordprocessingGroup">
                    <wpg:wgp>
                      <wpg:cNvGrpSpPr/>
                      <wpg:grpSpPr>
                        <a:xfrm>
                          <a:off x="0" y="0"/>
                          <a:ext cx="6022866" cy="8012430"/>
                          <a:chOff x="0" y="0"/>
                          <a:chExt cx="6022866" cy="8012430"/>
                        </a:xfrm>
                      </wpg:grpSpPr>
                      <wpg:grpSp>
                        <wpg:cNvPr id="204" name="Group 204"/>
                        <wpg:cNvGrpSpPr/>
                        <wpg:grpSpPr>
                          <a:xfrm>
                            <a:off x="0" y="0"/>
                            <a:ext cx="6019800" cy="8012430"/>
                            <a:chOff x="0" y="0"/>
                            <a:chExt cx="6019800" cy="8013971"/>
                          </a:xfrm>
                        </wpg:grpSpPr>
                        <pic:pic xmlns:pic="http://schemas.openxmlformats.org/drawingml/2006/picture">
                          <pic:nvPicPr>
                            <pic:cNvPr id="60" name="Picture 60" descr="Char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76200" y="254000"/>
                              <a:ext cx="5943600" cy="5943600"/>
                            </a:xfrm>
                            <a:prstGeom prst="rect">
                              <a:avLst/>
                            </a:prstGeom>
                          </pic:spPr>
                        </pic:pic>
                        <wpg:grpSp>
                          <wpg:cNvPr id="203" name="Group 203"/>
                          <wpg:cNvGrpSpPr/>
                          <wpg:grpSpPr>
                            <a:xfrm>
                              <a:off x="0" y="0"/>
                              <a:ext cx="6017260" cy="8013971"/>
                              <a:chOff x="0" y="0"/>
                              <a:chExt cx="6017260" cy="8013971"/>
                            </a:xfrm>
                          </wpg:grpSpPr>
                          <wps:wsp>
                            <wps:cNvPr id="61" name="Text Box 2"/>
                            <wps:cNvSpPr txBox="1">
                              <a:spLocks noChangeArrowheads="1"/>
                            </wps:cNvSpPr>
                            <wps:spPr bwMode="auto">
                              <a:xfrm rot="16200000">
                                <a:off x="5335270" y="2232660"/>
                                <a:ext cx="1060450" cy="303530"/>
                              </a:xfrm>
                              <a:prstGeom prst="rect">
                                <a:avLst/>
                              </a:prstGeom>
                              <a:solidFill>
                                <a:srgbClr val="FFFFFF"/>
                              </a:solidFill>
                              <a:ln w="9525">
                                <a:noFill/>
                                <a:miter lim="800000"/>
                                <a:headEnd/>
                                <a:tailEnd/>
                              </a:ln>
                            </wps:spPr>
                            <wps:txbx>
                              <w:txbxContent>
                                <w:p w14:paraId="056724E8" w14:textId="5F2F4CA2" w:rsidR="00BE501D" w:rsidRPr="008C5894" w:rsidRDefault="00BE501D">
                                  <w:pPr>
                                    <w:rPr>
                                      <w:sz w:val="20"/>
                                      <w:szCs w:val="20"/>
                                    </w:rPr>
                                  </w:pPr>
                                  <w:r w:rsidRPr="008C5894">
                                    <w:rPr>
                                      <w:sz w:val="20"/>
                                      <w:szCs w:val="20"/>
                                    </w:rPr>
                                    <w:t xml:space="preserve">Neurological </w:t>
                                  </w:r>
                                </w:p>
                              </w:txbxContent>
                            </wps:txbx>
                            <wps:bodyPr rot="0" vert="horz" wrap="square" lIns="91440" tIns="45720" rIns="91440" bIns="45720" anchor="t" anchorCtr="0">
                              <a:noAutofit/>
                            </wps:bodyPr>
                          </wps:wsp>
                          <wps:wsp>
                            <wps:cNvPr id="62" name="Text Box 2"/>
                            <wps:cNvSpPr txBox="1">
                              <a:spLocks noChangeArrowheads="1"/>
                            </wps:cNvSpPr>
                            <wps:spPr bwMode="auto">
                              <a:xfrm rot="16200000">
                                <a:off x="5335270" y="1432560"/>
                                <a:ext cx="1060450" cy="303530"/>
                              </a:xfrm>
                              <a:prstGeom prst="rect">
                                <a:avLst/>
                              </a:prstGeom>
                              <a:solidFill>
                                <a:srgbClr val="FFFFFF"/>
                              </a:solidFill>
                              <a:ln w="9525">
                                <a:noFill/>
                                <a:miter lim="800000"/>
                                <a:headEnd/>
                                <a:tailEnd/>
                              </a:ln>
                            </wps:spPr>
                            <wps:txbx>
                              <w:txbxContent>
                                <w:p w14:paraId="4B1B25AD" w14:textId="5F2681A8" w:rsidR="00BE501D" w:rsidRPr="008C5894" w:rsidRDefault="00BE501D" w:rsidP="00BE501D">
                                  <w:pPr>
                                    <w:rPr>
                                      <w:sz w:val="20"/>
                                      <w:szCs w:val="20"/>
                                      <w:lang w:val="en-GB"/>
                                    </w:rPr>
                                  </w:pPr>
                                  <w:r>
                                    <w:rPr>
                                      <w:sz w:val="20"/>
                                      <w:szCs w:val="20"/>
                                      <w:lang w:val="en-GB"/>
                                    </w:rPr>
                                    <w:t>Gastrointestinal</w:t>
                                  </w:r>
                                </w:p>
                              </w:txbxContent>
                            </wps:txbx>
                            <wps:bodyPr rot="0" vert="horz" wrap="square" lIns="91440" tIns="45720" rIns="91440" bIns="45720" anchor="t" anchorCtr="0">
                              <a:noAutofit/>
                            </wps:bodyPr>
                          </wps:wsp>
                          <wps:wsp>
                            <wps:cNvPr id="63" name="Text Box 2"/>
                            <wps:cNvSpPr txBox="1">
                              <a:spLocks noChangeArrowheads="1"/>
                            </wps:cNvSpPr>
                            <wps:spPr bwMode="auto">
                              <a:xfrm rot="16200000">
                                <a:off x="5407260" y="3323205"/>
                                <a:ext cx="842810" cy="229870"/>
                              </a:xfrm>
                              <a:prstGeom prst="rect">
                                <a:avLst/>
                              </a:prstGeom>
                              <a:solidFill>
                                <a:srgbClr val="FFFFFF"/>
                              </a:solidFill>
                              <a:ln w="9525">
                                <a:noFill/>
                                <a:miter lim="800000"/>
                                <a:headEnd/>
                                <a:tailEnd/>
                              </a:ln>
                            </wps:spPr>
                            <wps:txbx>
                              <w:txbxContent>
                                <w:p w14:paraId="5BE45A25" w14:textId="0819EBD5" w:rsidR="00BE501D" w:rsidRPr="008C5894" w:rsidRDefault="00BE501D" w:rsidP="00BE501D">
                                  <w:pPr>
                                    <w:rPr>
                                      <w:sz w:val="20"/>
                                      <w:szCs w:val="20"/>
                                      <w:lang w:val="en-GB"/>
                                    </w:rPr>
                                  </w:pPr>
                                  <w:r>
                                    <w:rPr>
                                      <w:sz w:val="20"/>
                                      <w:szCs w:val="20"/>
                                      <w:lang w:val="en-GB"/>
                                    </w:rPr>
                                    <w:t>Respiratory</w:t>
                                  </w:r>
                                </w:p>
                              </w:txbxContent>
                            </wps:txbx>
                            <wps:bodyPr rot="0" vert="horz" wrap="square" lIns="91440" tIns="45720" rIns="91440" bIns="45720" anchor="t" anchorCtr="0">
                              <a:noAutofit/>
                            </wps:bodyPr>
                          </wps:wsp>
                          <wps:wsp>
                            <wps:cNvPr id="192" name="Text Box 2"/>
                            <wps:cNvSpPr txBox="1">
                              <a:spLocks noChangeArrowheads="1"/>
                            </wps:cNvSpPr>
                            <wps:spPr bwMode="auto">
                              <a:xfrm rot="16200000">
                                <a:off x="5335270" y="378460"/>
                                <a:ext cx="1060450" cy="303530"/>
                              </a:xfrm>
                              <a:prstGeom prst="rect">
                                <a:avLst/>
                              </a:prstGeom>
                              <a:solidFill>
                                <a:srgbClr val="FFFFFF"/>
                              </a:solidFill>
                              <a:ln w="9525">
                                <a:noFill/>
                                <a:miter lim="800000"/>
                                <a:headEnd/>
                                <a:tailEnd/>
                              </a:ln>
                            </wps:spPr>
                            <wps:txbx>
                              <w:txbxContent>
                                <w:p w14:paraId="3963E060" w14:textId="1E01D1A9" w:rsidR="00BE501D" w:rsidRPr="008C5894" w:rsidRDefault="00BE501D" w:rsidP="00BE501D">
                                  <w:pPr>
                                    <w:rPr>
                                      <w:sz w:val="20"/>
                                      <w:szCs w:val="20"/>
                                    </w:rPr>
                                  </w:pPr>
                                  <w:r>
                                    <w:rPr>
                                      <w:sz w:val="20"/>
                                      <w:szCs w:val="20"/>
                                    </w:rPr>
                                    <w:t>Endothelial</w:t>
                                  </w:r>
                                  <w:r w:rsidRPr="008C5894">
                                    <w:rPr>
                                      <w:sz w:val="20"/>
                                      <w:szCs w:val="20"/>
                                    </w:rPr>
                                    <w:t xml:space="preserve"> </w:t>
                                  </w:r>
                                </w:p>
                              </w:txbxContent>
                            </wps:txbx>
                            <wps:bodyPr rot="0" vert="horz" wrap="square" lIns="91440" tIns="45720" rIns="91440" bIns="45720" anchor="t" anchorCtr="0">
                              <a:noAutofit/>
                            </wps:bodyPr>
                          </wps:wsp>
                          <wps:wsp>
                            <wps:cNvPr id="193" name="Text Box 2"/>
                            <wps:cNvSpPr txBox="1">
                              <a:spLocks noChangeArrowheads="1"/>
                            </wps:cNvSpPr>
                            <wps:spPr bwMode="auto">
                              <a:xfrm rot="16200000">
                                <a:off x="5335270" y="4203403"/>
                                <a:ext cx="1060450" cy="303530"/>
                              </a:xfrm>
                              <a:prstGeom prst="rect">
                                <a:avLst/>
                              </a:prstGeom>
                              <a:solidFill>
                                <a:srgbClr val="FFFFFF"/>
                              </a:solidFill>
                              <a:ln w="9525">
                                <a:noFill/>
                                <a:miter lim="800000"/>
                                <a:headEnd/>
                                <a:tailEnd/>
                              </a:ln>
                            </wps:spPr>
                            <wps:txbx>
                              <w:txbxContent>
                                <w:p w14:paraId="32CB10CC" w14:textId="40015D5C" w:rsidR="00BE501D" w:rsidRPr="008C5894" w:rsidRDefault="00BE501D" w:rsidP="00BE501D">
                                  <w:pPr>
                                    <w:rPr>
                                      <w:lang w:val="en-GB"/>
                                    </w:rPr>
                                  </w:pPr>
                                  <w:r>
                                    <w:rPr>
                                      <w:sz w:val="20"/>
                                      <w:szCs w:val="20"/>
                                      <w:lang w:val="en-GB"/>
                                    </w:rPr>
                                    <w:t>Immunological</w:t>
                                  </w:r>
                                </w:p>
                              </w:txbxContent>
                            </wps:txbx>
                            <wps:bodyPr rot="0" vert="horz" wrap="square" lIns="91440" tIns="45720" rIns="91440" bIns="45720" anchor="t" anchorCtr="0">
                              <a:noAutofit/>
                            </wps:bodyPr>
                          </wps:wsp>
                          <wps:wsp>
                            <wps:cNvPr id="202" name="Text Box 2"/>
                            <wps:cNvSpPr txBox="1">
                              <a:spLocks noChangeArrowheads="1"/>
                            </wps:cNvSpPr>
                            <wps:spPr bwMode="auto">
                              <a:xfrm>
                                <a:off x="0" y="6346190"/>
                                <a:ext cx="5943600" cy="1667781"/>
                              </a:xfrm>
                              <a:prstGeom prst="rect">
                                <a:avLst/>
                              </a:prstGeom>
                              <a:solidFill>
                                <a:srgbClr val="FFFFFF"/>
                              </a:solidFill>
                              <a:ln w="9525">
                                <a:solidFill>
                                  <a:srgbClr val="000000"/>
                                </a:solidFill>
                                <a:miter lim="800000"/>
                                <a:headEnd/>
                                <a:tailEnd/>
                              </a:ln>
                            </wps:spPr>
                            <wps:txbx>
                              <w:txbxContent>
                                <w:p w14:paraId="64F8C376" w14:textId="2D6D1223" w:rsidR="00AA5361" w:rsidRDefault="008104FE" w:rsidP="008104FE">
                                  <w:r>
                                    <w:t xml:space="preserve">Fig </w:t>
                                  </w:r>
                                  <w:r w:rsidR="004C2A78">
                                    <w:t xml:space="preserve">6: </w:t>
                                  </w:r>
                                  <w:r w:rsidR="00284505" w:rsidRPr="00284505">
                                    <w:t xml:space="preserve">Dendrogram generated from </w:t>
                                  </w:r>
                                  <w:r w:rsidR="004D5603">
                                    <w:t xml:space="preserve">52 </w:t>
                                  </w:r>
                                  <w:r w:rsidR="001C5DAA">
                                    <w:t>unique</w:t>
                                  </w:r>
                                  <w:r w:rsidR="004D5603">
                                    <w:t xml:space="preserve"> viruses and their pathological </w:t>
                                  </w:r>
                                  <w:proofErr w:type="gramStart"/>
                                  <w:r w:rsidR="004D5603">
                                    <w:t>data.</w:t>
                                  </w:r>
                                  <w:r w:rsidR="00284505" w:rsidRPr="00284505">
                                    <w:t>.</w:t>
                                  </w:r>
                                  <w:proofErr w:type="gramEnd"/>
                                  <w:r w:rsidR="00284505" w:rsidRPr="00284505">
                                    <w:t xml:space="preserve"> To generate the dendrogram, each pathway was assigned codes reflecting its content; these data were then used to generate a distance matrix. We performed a hierarchical cluster analysis on the matrix to group similar p</w:t>
                                  </w:r>
                                  <w:r w:rsidR="004D5603">
                                    <w:t>athological data.</w:t>
                                  </w:r>
                                  <w:r w:rsidR="00284505" w:rsidRPr="00284505">
                                    <w:t xml:space="preserve"> The dendrogram was cut to divide the tree into </w:t>
                                  </w:r>
                                  <w:r w:rsidR="004D5603">
                                    <w:t>12</w:t>
                                  </w:r>
                                  <w:r w:rsidR="00284505" w:rsidRPr="00284505">
                                    <w:t xml:space="preserve"> clusters, each of which is represented by a different </w:t>
                                  </w:r>
                                  <w:proofErr w:type="spellStart"/>
                                  <w:r w:rsidR="00284505" w:rsidRPr="00284505">
                                    <w:t>colour</w:t>
                                  </w:r>
                                  <w:proofErr w:type="spellEnd"/>
                                  <w:r w:rsidR="00284505" w:rsidRPr="00284505">
                                    <w:t>.</w:t>
                                  </w:r>
                                  <w:r w:rsidR="004D5603">
                                    <w:t xml:space="preserve"> The six major clusters are named based on the predominant pathology in each (in addition to the </w:t>
                                  </w:r>
                                  <w:proofErr w:type="spellStart"/>
                                  <w:r w:rsidR="004D5603">
                                    <w:t>morbilivirus</w:t>
                                  </w:r>
                                  <w:proofErr w:type="spellEnd"/>
                                  <w:r w:rsidR="004D5603">
                                    <w:t xml:space="preserve"> cluster)</w:t>
                                  </w:r>
                                </w:p>
                              </w:txbxContent>
                            </wps:txbx>
                            <wps:bodyPr rot="0" vert="horz" wrap="square" lIns="91440" tIns="45720" rIns="91440" bIns="45720" anchor="t" anchorCtr="0">
                              <a:noAutofit/>
                            </wps:bodyPr>
                          </wps:wsp>
                        </wpg:grpSp>
                      </wpg:grpSp>
                      <wps:wsp>
                        <wps:cNvPr id="3" name="Text Box 2"/>
                        <wps:cNvSpPr txBox="1">
                          <a:spLocks noChangeArrowheads="1"/>
                        </wps:cNvSpPr>
                        <wps:spPr bwMode="auto">
                          <a:xfrm rot="16200000">
                            <a:off x="5341193" y="5031106"/>
                            <a:ext cx="1059815" cy="303530"/>
                          </a:xfrm>
                          <a:prstGeom prst="rect">
                            <a:avLst/>
                          </a:prstGeom>
                          <a:noFill/>
                          <a:ln w="9525">
                            <a:noFill/>
                            <a:miter lim="800000"/>
                            <a:headEnd/>
                            <a:tailEnd/>
                          </a:ln>
                        </wps:spPr>
                        <wps:txbx>
                          <w:txbxContent>
                            <w:p w14:paraId="271280D3" w14:textId="63D9802D" w:rsidR="00995610" w:rsidRDefault="00995610" w:rsidP="00995610">
                              <w:pPr>
                                <w:rPr>
                                  <w:sz w:val="20"/>
                                  <w:szCs w:val="20"/>
                                  <w:lang w:val="en-GB"/>
                                </w:rPr>
                              </w:pPr>
                              <w:r>
                                <w:rPr>
                                  <w:sz w:val="20"/>
                                  <w:szCs w:val="20"/>
                                  <w:lang w:val="en-GB"/>
                                </w:rPr>
                                <w:t>Morbilliviruses</w:t>
                              </w:r>
                            </w:p>
                            <w:p w14:paraId="3E8759E1" w14:textId="77777777" w:rsidR="00995610" w:rsidRPr="008C5894" w:rsidRDefault="00995610" w:rsidP="00995610">
                              <w:pPr>
                                <w:rPr>
                                  <w:lang w:val="en-GB"/>
                                </w:rPr>
                              </w:pPr>
                            </w:p>
                          </w:txbxContent>
                        </wps:txbx>
                        <wps:bodyPr rot="0" vert="horz" wrap="square" lIns="91440" tIns="45720" rIns="91440" bIns="45720" anchor="t" anchorCtr="0">
                          <a:noAutofit/>
                        </wps:bodyPr>
                      </wps:wsp>
                    </wpg:wgp>
                  </a:graphicData>
                </a:graphic>
              </wp:anchor>
            </w:drawing>
          </mc:Choice>
          <mc:Fallback>
            <w:pict>
              <v:group w14:anchorId="378E547F" id="Group 4" o:spid="_x0000_s1080" style="position:absolute;margin-left:0;margin-top:0;width:474.25pt;height:630.9pt;z-index:251734016" coordsize="60228,80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">
                <v:group id="Group 204" o:spid="_x0000_s1081" style="position:absolute;width:60198;height:80124" coordsize="60198,8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shape id="Picture 60" o:spid="_x0000_s1082" type="#_x0000_t75" alt="Chart&#10;&#10;Description automatically generated" style="position:absolute;left:762;top:2540;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">
                    <v:imagedata r:id="rId20" o:title="Chart&#10;&#10;Description automatically generated"/>
                  </v:shape>
                  <v:group id="Group 203" o:spid="_x0000_s1083" style="position:absolute;width:60172;height:80139" coordsize="60172,8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_x0000_s1084" type="#_x0000_t202" style="position:absolute;left:53353;top:22326;width:10604;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" stroked="f">
                      <v:textbox>
                        <w:txbxContent>
                          <w:p w14:paraId="056724E8" w14:textId="5F2F4CA2" w:rsidR="00BE501D" w:rsidRPr="008C5894" w:rsidRDefault="00BE501D">
                            <w:pPr>
                              <w:rPr>
                                <w:sz w:val="20"/>
                                <w:szCs w:val="20"/>
                              </w:rPr>
                            </w:pPr>
                            <w:r w:rsidRPr="008C5894">
                              <w:rPr>
                                <w:sz w:val="20"/>
                                <w:szCs w:val="20"/>
                              </w:rPr>
                              <w:t xml:space="preserve">Neurological </w:t>
                            </w:r>
                          </w:p>
                        </w:txbxContent>
                      </v:textbox>
                    </v:shape>
                    <v:shape id="_x0000_s1085" type="#_x0000_t202" style="position:absolute;left:53353;top:14325;width:10604;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" stroked="f">
                      <v:textbox>
                        <w:txbxContent>
                          <w:p w14:paraId="4B1B25AD" w14:textId="5F2681A8" w:rsidR="00BE501D" w:rsidRPr="008C5894" w:rsidRDefault="00BE501D" w:rsidP="00BE501D">
                            <w:pPr>
                              <w:rPr>
                                <w:sz w:val="20"/>
                                <w:szCs w:val="20"/>
                                <w:lang w:val="en-GB"/>
                              </w:rPr>
                            </w:pPr>
                            <w:r>
                              <w:rPr>
                                <w:sz w:val="20"/>
                                <w:szCs w:val="20"/>
                                <w:lang w:val="en-GB"/>
                              </w:rPr>
                              <w:t>Gastrointestinal</w:t>
                            </w:r>
                          </w:p>
                        </w:txbxContent>
                      </v:textbox>
                    </v:shape>
                    <v:shape id="_x0000_s1086" type="#_x0000_t202" style="position:absolute;left:54073;top:33231;width:8428;height:229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" stroked="f">
                      <v:textbox>
                        <w:txbxContent>
                          <w:p w14:paraId="5BE45A25" w14:textId="0819EBD5" w:rsidR="00BE501D" w:rsidRPr="008C5894" w:rsidRDefault="00BE501D" w:rsidP="00BE501D">
                            <w:pPr>
                              <w:rPr>
                                <w:sz w:val="20"/>
                                <w:szCs w:val="20"/>
                                <w:lang w:val="en-GB"/>
                              </w:rPr>
                            </w:pPr>
                            <w:r>
                              <w:rPr>
                                <w:sz w:val="20"/>
                                <w:szCs w:val="20"/>
                                <w:lang w:val="en-GB"/>
                              </w:rPr>
                              <w:t>Respiratory</w:t>
                            </w:r>
                          </w:p>
                        </w:txbxContent>
                      </v:textbox>
                    </v:shape>
                    <v:shape id="_x0000_s1087" type="#_x0000_t202" style="position:absolute;left:53353;top:3784;width:10604;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" stroked="f">
                      <v:textbox>
                        <w:txbxContent>
                          <w:p w14:paraId="3963E060" w14:textId="1E01D1A9" w:rsidR="00BE501D" w:rsidRPr="008C5894" w:rsidRDefault="00BE501D" w:rsidP="00BE501D">
                            <w:pPr>
                              <w:rPr>
                                <w:sz w:val="20"/>
                                <w:szCs w:val="20"/>
                              </w:rPr>
                            </w:pPr>
                            <w:r>
                              <w:rPr>
                                <w:sz w:val="20"/>
                                <w:szCs w:val="20"/>
                              </w:rPr>
                              <w:t>Endothelial</w:t>
                            </w:r>
                            <w:r w:rsidRPr="008C5894">
                              <w:rPr>
                                <w:sz w:val="20"/>
                                <w:szCs w:val="20"/>
                              </w:rPr>
                              <w:t xml:space="preserve"> </w:t>
                            </w:r>
                          </w:p>
                        </w:txbxContent>
                      </v:textbox>
                    </v:shape>
                    <v:shape id="_x0000_s1088" type="#_x0000_t202" style="position:absolute;left:53353;top:42033;width:10604;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" stroked="f">
                      <v:textbox>
                        <w:txbxContent>
                          <w:p w14:paraId="32CB10CC" w14:textId="40015D5C" w:rsidR="00BE501D" w:rsidRPr="008C5894" w:rsidRDefault="00BE501D" w:rsidP="00BE501D">
                            <w:pPr>
                              <w:rPr>
                                <w:lang w:val="en-GB"/>
                              </w:rPr>
                            </w:pPr>
                            <w:r>
                              <w:rPr>
                                <w:sz w:val="20"/>
                                <w:szCs w:val="20"/>
                                <w:lang w:val="en-GB"/>
                              </w:rPr>
                              <w:t>Immunological</w:t>
                            </w:r>
                          </w:p>
                        </w:txbxContent>
                      </v:textbox>
                    </v:shape>
                    <v:shape id="_x0000_s1089" type="#_x0000_t202" style="position:absolute;top:63461;width:59436;height:16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">
                      <v:textbox>
                        <w:txbxContent>
                          <w:p w14:paraId="64F8C376" w14:textId="2D6D1223" w:rsidR="00AA5361" w:rsidRDefault="008104FE" w:rsidP="008104FE">
                            <w:r>
                              <w:t xml:space="preserve">Fig </w:t>
                            </w:r>
                            <w:r w:rsidR="004C2A78">
                              <w:t xml:space="preserve">6: </w:t>
                            </w:r>
                            <w:r w:rsidR="00284505" w:rsidRPr="00284505">
                              <w:t xml:space="preserve">Dendrogram generated from </w:t>
                            </w:r>
                            <w:r w:rsidR="004D5603">
                              <w:t xml:space="preserve">52 </w:t>
                            </w:r>
                            <w:r w:rsidR="001C5DAA">
                              <w:t>unique</w:t>
                            </w:r>
                            <w:r w:rsidR="004D5603">
                              <w:t xml:space="preserve"> viruses and their pathological </w:t>
                            </w:r>
                            <w:proofErr w:type="gramStart"/>
                            <w:r w:rsidR="004D5603">
                              <w:t>data.</w:t>
                            </w:r>
                            <w:r w:rsidR="00284505" w:rsidRPr="00284505">
                              <w:t>.</w:t>
                            </w:r>
                            <w:proofErr w:type="gramEnd"/>
                            <w:r w:rsidR="00284505" w:rsidRPr="00284505">
                              <w:t xml:space="preserve"> To generate the dendrogram, each pathway was assigned codes reflecting its content; these data were then used to generate a distance matrix. We performed a hierarchical cluster analysis on the matrix to group similar p</w:t>
                            </w:r>
                            <w:r w:rsidR="004D5603">
                              <w:t>athological data.</w:t>
                            </w:r>
                            <w:r w:rsidR="00284505" w:rsidRPr="00284505">
                              <w:t xml:space="preserve"> The dendrogram was cut to divide the tree into </w:t>
                            </w:r>
                            <w:r w:rsidR="004D5603">
                              <w:t>12</w:t>
                            </w:r>
                            <w:r w:rsidR="00284505" w:rsidRPr="00284505">
                              <w:t xml:space="preserve"> clusters, each of which is represented by a different </w:t>
                            </w:r>
                            <w:proofErr w:type="spellStart"/>
                            <w:r w:rsidR="00284505" w:rsidRPr="00284505">
                              <w:t>colour</w:t>
                            </w:r>
                            <w:proofErr w:type="spellEnd"/>
                            <w:r w:rsidR="00284505" w:rsidRPr="00284505">
                              <w:t>.</w:t>
                            </w:r>
                            <w:r w:rsidR="004D5603">
                              <w:t xml:space="preserve"> The six major clusters are named based on the predominant pathology in each (in addition to the </w:t>
                            </w:r>
                            <w:proofErr w:type="spellStart"/>
                            <w:r w:rsidR="004D5603">
                              <w:t>morbilivirus</w:t>
                            </w:r>
                            <w:proofErr w:type="spellEnd"/>
                            <w:r w:rsidR="004D5603">
                              <w:t xml:space="preserve"> cluster)</w:t>
                            </w:r>
                          </w:p>
                        </w:txbxContent>
                      </v:textbox>
                    </v:shape>
                  </v:group>
                </v:group>
                <v:shape id="_x0000_s1090" type="#_x0000_t202" style="position:absolute;left:53412;top:50310;width:10598;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" filled="f" stroked="f">
                  <v:textbox>
                    <w:txbxContent>
                      <w:p w14:paraId="271280D3" w14:textId="63D9802D" w:rsidR="00995610" w:rsidRDefault="00995610" w:rsidP="00995610">
                        <w:pPr>
                          <w:rPr>
                            <w:sz w:val="20"/>
                            <w:szCs w:val="20"/>
                            <w:lang w:val="en-GB"/>
                          </w:rPr>
                        </w:pPr>
                        <w:r>
                          <w:rPr>
                            <w:sz w:val="20"/>
                            <w:szCs w:val="20"/>
                            <w:lang w:val="en-GB"/>
                          </w:rPr>
                          <w:t>Morbilliviruses</w:t>
                        </w:r>
                      </w:p>
                      <w:p w14:paraId="3E8759E1" w14:textId="77777777" w:rsidR="00995610" w:rsidRPr="008C5894" w:rsidRDefault="00995610" w:rsidP="00995610">
                        <w:pPr>
                          <w:rPr>
                            <w:lang w:val="en-GB"/>
                          </w:rPr>
                        </w:pPr>
                      </w:p>
                    </w:txbxContent>
                  </v:textbox>
                </v:shape>
                <w10:wrap type="topAndBottom"/>
              </v:group>
            </w:pict>
          </mc:Fallback>
        </mc:AlternateContent>
      </w:r>
    </w:p>
    <w:p w14:paraId="060B338E" w14:textId="75C0924B" w:rsidR="00B04025" w:rsidRDefault="00304735" w:rsidP="00C06652">
      <w:pPr>
        <w:pStyle w:val="Heading2"/>
      </w:pPr>
      <w:commentRangeStart w:id="151"/>
      <w:r w:rsidRPr="00DB752E">
        <w:lastRenderedPageBreak/>
        <w:t xml:space="preserve">Discussion </w:t>
      </w:r>
      <w:commentRangeEnd w:id="151"/>
      <w:r w:rsidR="00376E97">
        <w:rPr>
          <w:rStyle w:val="CommentReference"/>
          <w:rFonts w:asciiTheme="minorHAnsi" w:eastAsiaTheme="minorHAnsi" w:hAnsiTheme="minorHAnsi" w:cstheme="minorBidi"/>
        </w:rPr>
        <w:commentReference w:id="151"/>
      </w:r>
    </w:p>
    <w:p w14:paraId="77B93FBA" w14:textId="42F24B8C" w:rsidR="00C06652" w:rsidRPr="00C06652" w:rsidRDefault="00C06652" w:rsidP="00C06652">
      <w:pPr>
        <w:pStyle w:val="Heading3"/>
      </w:pPr>
      <w:r>
        <w:t>Overview</w:t>
      </w:r>
    </w:p>
    <w:p w14:paraId="4E13E3E1" w14:textId="70B45B90" w:rsidR="00B04025" w:rsidRDefault="00B04025" w:rsidP="00B04025">
      <w:pPr>
        <w:pStyle w:val="NormalWeb"/>
        <w:spacing w:before="180" w:beforeAutospacing="0" w:after="180" w:afterAutospacing="0" w:line="480" w:lineRule="auto"/>
        <w:rPr>
          <w:rFonts w:ascii="Arial" w:hAnsi="Arial" w:cs="Arial"/>
          <w:sz w:val="20"/>
          <w:szCs w:val="20"/>
        </w:rPr>
      </w:pPr>
      <w:r w:rsidRPr="00B04025">
        <w:rPr>
          <w:rFonts w:ascii="Arial" w:hAnsi="Arial" w:cs="Arial"/>
          <w:sz w:val="20"/>
          <w:szCs w:val="20"/>
        </w:rPr>
        <w:t>The current study</w:t>
      </w:r>
      <w:r w:rsidR="00427384">
        <w:rPr>
          <w:rFonts w:ascii="Arial" w:hAnsi="Arial" w:cs="Arial"/>
          <w:sz w:val="20"/>
          <w:szCs w:val="20"/>
        </w:rPr>
        <w:t xml:space="preserve"> investigated the nature of available </w:t>
      </w:r>
      <w:r w:rsidR="003B74CB">
        <w:rPr>
          <w:rFonts w:ascii="Arial" w:hAnsi="Arial" w:cs="Arial"/>
          <w:sz w:val="20"/>
          <w:szCs w:val="20"/>
        </w:rPr>
        <w:t>pathological</w:t>
      </w:r>
      <w:r w:rsidR="00427384">
        <w:rPr>
          <w:rFonts w:ascii="Arial" w:hAnsi="Arial" w:cs="Arial"/>
          <w:sz w:val="20"/>
          <w:szCs w:val="20"/>
        </w:rPr>
        <w:t xml:space="preserve"> data as it relates to cases of cross species RNA virus transmission events. The study identified some major gaps in </w:t>
      </w:r>
      <w:proofErr w:type="gramStart"/>
      <w:r w:rsidR="00427384">
        <w:rPr>
          <w:rFonts w:ascii="Arial" w:hAnsi="Arial" w:cs="Arial"/>
          <w:sz w:val="20"/>
          <w:szCs w:val="20"/>
        </w:rPr>
        <w:t xml:space="preserve">the </w:t>
      </w:r>
      <w:r w:rsidR="003B74CB">
        <w:rPr>
          <w:rFonts w:ascii="Arial" w:hAnsi="Arial" w:cs="Arial"/>
          <w:sz w:val="20"/>
          <w:szCs w:val="20"/>
        </w:rPr>
        <w:t>scientific</w:t>
      </w:r>
      <w:proofErr w:type="gramEnd"/>
      <w:r w:rsidR="00427384">
        <w:rPr>
          <w:rFonts w:ascii="Arial" w:hAnsi="Arial" w:cs="Arial"/>
          <w:sz w:val="20"/>
          <w:szCs w:val="20"/>
        </w:rPr>
        <w:t xml:space="preserve"> literature particular at a molecular level when it comes to understanding the cellular level </w:t>
      </w:r>
      <w:r w:rsidR="003B74CB">
        <w:rPr>
          <w:rFonts w:ascii="Arial" w:hAnsi="Arial" w:cs="Arial"/>
          <w:sz w:val="20"/>
          <w:szCs w:val="20"/>
        </w:rPr>
        <w:t>pathogenesis</w:t>
      </w:r>
      <w:r w:rsidR="00427384">
        <w:rPr>
          <w:rFonts w:ascii="Arial" w:hAnsi="Arial" w:cs="Arial"/>
          <w:sz w:val="20"/>
          <w:szCs w:val="20"/>
        </w:rPr>
        <w:t xml:space="preserve"> of cross species </w:t>
      </w:r>
      <w:r w:rsidR="003B74CB">
        <w:rPr>
          <w:rFonts w:ascii="Arial" w:hAnsi="Arial" w:cs="Arial"/>
          <w:sz w:val="20"/>
          <w:szCs w:val="20"/>
        </w:rPr>
        <w:t>transmission</w:t>
      </w:r>
      <w:r w:rsidR="00427384">
        <w:rPr>
          <w:rFonts w:ascii="Arial" w:hAnsi="Arial" w:cs="Arial"/>
          <w:sz w:val="20"/>
          <w:szCs w:val="20"/>
        </w:rPr>
        <w:t xml:space="preserve"> events.</w:t>
      </w:r>
      <w:r w:rsidRPr="00B04025">
        <w:rPr>
          <w:rFonts w:ascii="Arial" w:hAnsi="Arial" w:cs="Arial"/>
          <w:sz w:val="20"/>
          <w:szCs w:val="20"/>
        </w:rPr>
        <w:t xml:space="preserve"> </w:t>
      </w:r>
      <w:r w:rsidR="00427384">
        <w:rPr>
          <w:rFonts w:ascii="Arial" w:hAnsi="Arial" w:cs="Arial"/>
          <w:sz w:val="20"/>
          <w:szCs w:val="20"/>
        </w:rPr>
        <w:t xml:space="preserve">Secondly we </w:t>
      </w:r>
      <w:r w:rsidR="002D2C53" w:rsidRPr="00B04025">
        <w:rPr>
          <w:rFonts w:ascii="Arial" w:hAnsi="Arial" w:cs="Arial"/>
          <w:sz w:val="20"/>
          <w:szCs w:val="20"/>
        </w:rPr>
        <w:t>analyzed</w:t>
      </w:r>
      <w:r w:rsidRPr="00B04025">
        <w:rPr>
          <w:rFonts w:ascii="Arial" w:hAnsi="Arial" w:cs="Arial"/>
          <w:sz w:val="20"/>
          <w:szCs w:val="20"/>
        </w:rPr>
        <w:t xml:space="preserve"> the results of a literature search for cross-species transmission events in RNA viruses</w:t>
      </w:r>
      <w:r w:rsidR="00427384">
        <w:rPr>
          <w:rFonts w:ascii="Arial" w:hAnsi="Arial" w:cs="Arial"/>
          <w:sz w:val="20"/>
          <w:szCs w:val="20"/>
        </w:rPr>
        <w:t xml:space="preserve"> using multiple correspondence </w:t>
      </w:r>
      <w:r w:rsidR="003B74CB">
        <w:rPr>
          <w:rFonts w:ascii="Arial" w:hAnsi="Arial" w:cs="Arial"/>
          <w:sz w:val="20"/>
          <w:szCs w:val="20"/>
        </w:rPr>
        <w:t>analysis</w:t>
      </w:r>
      <w:r w:rsidRPr="00B04025">
        <w:rPr>
          <w:rFonts w:ascii="Arial" w:hAnsi="Arial" w:cs="Arial"/>
          <w:sz w:val="20"/>
          <w:szCs w:val="20"/>
        </w:rPr>
        <w:t xml:space="preserve"> and </w:t>
      </w:r>
      <w:r w:rsidR="00427384">
        <w:rPr>
          <w:rFonts w:ascii="Arial" w:hAnsi="Arial" w:cs="Arial"/>
          <w:sz w:val="20"/>
          <w:szCs w:val="20"/>
        </w:rPr>
        <w:t>identified</w:t>
      </w:r>
      <w:r w:rsidRPr="00B04025">
        <w:rPr>
          <w:rFonts w:ascii="Arial" w:hAnsi="Arial" w:cs="Arial"/>
          <w:sz w:val="20"/>
          <w:szCs w:val="20"/>
        </w:rPr>
        <w:t xml:space="preserve"> trends in the pathological </w:t>
      </w:r>
      <w:r w:rsidR="00427384">
        <w:rPr>
          <w:rFonts w:ascii="Arial" w:hAnsi="Arial" w:cs="Arial"/>
          <w:sz w:val="20"/>
          <w:szCs w:val="20"/>
        </w:rPr>
        <w:t>traits</w:t>
      </w:r>
      <w:r w:rsidRPr="00B04025">
        <w:rPr>
          <w:rFonts w:ascii="Arial" w:hAnsi="Arial" w:cs="Arial"/>
          <w:sz w:val="20"/>
          <w:szCs w:val="20"/>
        </w:rPr>
        <w:t xml:space="preserve"> associated with </w:t>
      </w:r>
      <w:r w:rsidR="002D2C53" w:rsidRPr="00B04025">
        <w:rPr>
          <w:rFonts w:ascii="Arial" w:hAnsi="Arial" w:cs="Arial"/>
          <w:sz w:val="20"/>
          <w:szCs w:val="20"/>
        </w:rPr>
        <w:t>these</w:t>
      </w:r>
      <w:r w:rsidRPr="00B04025">
        <w:rPr>
          <w:rFonts w:ascii="Arial" w:hAnsi="Arial" w:cs="Arial"/>
          <w:sz w:val="20"/>
          <w:szCs w:val="20"/>
        </w:rPr>
        <w:t xml:space="preserve"> infections</w:t>
      </w:r>
      <w:r w:rsidR="00427384">
        <w:rPr>
          <w:rFonts w:ascii="Arial" w:hAnsi="Arial" w:cs="Arial"/>
          <w:sz w:val="20"/>
          <w:szCs w:val="20"/>
        </w:rPr>
        <w:t xml:space="preserve">,  particularly as they related to </w:t>
      </w:r>
      <w:r w:rsidR="003B74CB">
        <w:rPr>
          <w:rFonts w:ascii="Arial" w:hAnsi="Arial" w:cs="Arial"/>
          <w:sz w:val="20"/>
          <w:szCs w:val="20"/>
        </w:rPr>
        <w:t>spillover</w:t>
      </w:r>
      <w:r w:rsidR="00427384">
        <w:rPr>
          <w:rFonts w:ascii="Arial" w:hAnsi="Arial" w:cs="Arial"/>
          <w:sz w:val="20"/>
          <w:szCs w:val="20"/>
        </w:rPr>
        <w:t xml:space="preserve"> events involving humans</w:t>
      </w:r>
      <w:r w:rsidR="001D7662">
        <w:rPr>
          <w:rFonts w:ascii="Arial" w:hAnsi="Arial" w:cs="Arial"/>
          <w:sz w:val="20"/>
          <w:szCs w:val="20"/>
        </w:rPr>
        <w:t xml:space="preserve"> Thirdly</w:t>
      </w:r>
      <w:ins w:id="152" w:author="Nicole LYNN Gottdenker" w:date="2023-04-09T17:46:00Z">
        <w:r w:rsidR="00CA5BD4">
          <w:rPr>
            <w:rFonts w:ascii="Arial" w:hAnsi="Arial" w:cs="Arial"/>
            <w:sz w:val="20"/>
            <w:szCs w:val="20"/>
          </w:rPr>
          <w:t xml:space="preserve">, </w:t>
        </w:r>
      </w:ins>
      <w:del w:id="153" w:author="Nicole LYNN Gottdenker" w:date="2023-04-09T17:46:00Z">
        <w:r w:rsidR="001D7662" w:rsidDel="00CA5BD4">
          <w:rPr>
            <w:rFonts w:ascii="Arial" w:hAnsi="Arial" w:cs="Arial"/>
            <w:sz w:val="20"/>
            <w:szCs w:val="20"/>
          </w:rPr>
          <w:delText xml:space="preserve"> </w:delText>
        </w:r>
      </w:del>
      <w:r w:rsidR="003B74CB">
        <w:rPr>
          <w:rFonts w:ascii="Arial" w:hAnsi="Arial" w:cs="Arial"/>
          <w:sz w:val="20"/>
          <w:szCs w:val="20"/>
        </w:rPr>
        <w:t>hierarchical</w:t>
      </w:r>
      <w:r w:rsidR="001D7662">
        <w:rPr>
          <w:rFonts w:ascii="Arial" w:hAnsi="Arial" w:cs="Arial"/>
          <w:sz w:val="20"/>
          <w:szCs w:val="20"/>
        </w:rPr>
        <w:t xml:space="preserve"> cluster </w:t>
      </w:r>
      <w:r w:rsidR="003B74CB">
        <w:rPr>
          <w:rFonts w:ascii="Arial" w:hAnsi="Arial" w:cs="Arial"/>
          <w:sz w:val="20"/>
          <w:szCs w:val="20"/>
        </w:rPr>
        <w:t>analysis</w:t>
      </w:r>
      <w:r w:rsidR="001D7662">
        <w:rPr>
          <w:rFonts w:ascii="Arial" w:hAnsi="Arial" w:cs="Arial"/>
          <w:sz w:val="20"/>
          <w:szCs w:val="20"/>
        </w:rPr>
        <w:t xml:space="preserve"> identified the </w:t>
      </w:r>
      <w:r w:rsidR="003B74CB">
        <w:rPr>
          <w:rFonts w:ascii="Arial" w:hAnsi="Arial" w:cs="Arial"/>
          <w:sz w:val="20"/>
          <w:szCs w:val="20"/>
        </w:rPr>
        <w:t>existence</w:t>
      </w:r>
      <w:r w:rsidR="001D7662">
        <w:rPr>
          <w:rFonts w:ascii="Arial" w:hAnsi="Arial" w:cs="Arial"/>
          <w:sz w:val="20"/>
          <w:szCs w:val="20"/>
        </w:rPr>
        <w:t xml:space="preserve"> of “</w:t>
      </w:r>
      <w:r w:rsidR="003B74CB">
        <w:rPr>
          <w:rFonts w:ascii="Arial" w:hAnsi="Arial" w:cs="Arial"/>
          <w:sz w:val="20"/>
          <w:szCs w:val="20"/>
        </w:rPr>
        <w:t>pathological</w:t>
      </w:r>
      <w:r w:rsidR="001D7662">
        <w:rPr>
          <w:rFonts w:ascii="Arial" w:hAnsi="Arial" w:cs="Arial"/>
          <w:sz w:val="20"/>
          <w:szCs w:val="20"/>
        </w:rPr>
        <w:t xml:space="preserve"> groups” of viruses which cluster based on their </w:t>
      </w:r>
      <w:r w:rsidR="003B74CB">
        <w:rPr>
          <w:rFonts w:ascii="Arial" w:hAnsi="Arial" w:cs="Arial"/>
          <w:sz w:val="20"/>
          <w:szCs w:val="20"/>
        </w:rPr>
        <w:t>pathological</w:t>
      </w:r>
      <w:r w:rsidR="001D7662">
        <w:rPr>
          <w:rFonts w:ascii="Arial" w:hAnsi="Arial" w:cs="Arial"/>
          <w:sz w:val="20"/>
          <w:szCs w:val="20"/>
        </w:rPr>
        <w:t xml:space="preserve"> traits which tend to have other </w:t>
      </w:r>
      <w:r w:rsidR="003B74CB">
        <w:rPr>
          <w:rFonts w:ascii="Arial" w:hAnsi="Arial" w:cs="Arial"/>
          <w:sz w:val="20"/>
          <w:szCs w:val="20"/>
        </w:rPr>
        <w:t>similar</w:t>
      </w:r>
      <w:r w:rsidR="001D7662">
        <w:rPr>
          <w:rFonts w:ascii="Arial" w:hAnsi="Arial" w:cs="Arial"/>
          <w:sz w:val="20"/>
          <w:szCs w:val="20"/>
        </w:rPr>
        <w:t xml:space="preserve"> traits, especially hosts involved and transmission mechanisms. </w:t>
      </w:r>
      <w:r w:rsidRPr="00B04025">
        <w:rPr>
          <w:rFonts w:ascii="Arial" w:hAnsi="Arial" w:cs="Arial"/>
          <w:sz w:val="20"/>
          <w:szCs w:val="20"/>
        </w:rPr>
        <w:t xml:space="preserve"> </w:t>
      </w:r>
    </w:p>
    <w:p w14:paraId="65B3803E" w14:textId="6390D2B1" w:rsidR="00C06652" w:rsidRDefault="00C06652" w:rsidP="00C06652">
      <w:pPr>
        <w:pStyle w:val="Heading3"/>
      </w:pPr>
      <w:r>
        <w:t>Data availability</w:t>
      </w:r>
    </w:p>
    <w:p w14:paraId="65882C35" w14:textId="603D17A0" w:rsidR="00C06652" w:rsidRDefault="00316396" w:rsidP="00C06652">
      <w:pPr>
        <w:pStyle w:val="NormalWeb"/>
        <w:spacing w:before="180" w:beforeAutospacing="0" w:after="180" w:afterAutospacing="0" w:line="480" w:lineRule="auto"/>
        <w:rPr>
          <w:rFonts w:ascii="Arial" w:hAnsi="Arial" w:cs="Arial"/>
          <w:sz w:val="20"/>
          <w:szCs w:val="20"/>
        </w:rPr>
      </w:pPr>
      <w:r w:rsidRPr="001C5DAA">
        <w:rPr>
          <w:rFonts w:ascii="Arial" w:hAnsi="Arial" w:cs="Arial"/>
          <w:sz w:val="20"/>
          <w:szCs w:val="20"/>
        </w:rPr>
        <w:t>W</w:t>
      </w:r>
      <w:r w:rsidR="00C06652" w:rsidRPr="001C5DAA">
        <w:rPr>
          <w:rFonts w:ascii="Arial" w:hAnsi="Arial" w:cs="Arial"/>
          <w:sz w:val="20"/>
          <w:szCs w:val="20"/>
        </w:rPr>
        <w:t xml:space="preserve">ith respect to the </w:t>
      </w:r>
      <w:r w:rsidR="006601BB" w:rsidRPr="006601BB">
        <w:rPr>
          <w:rFonts w:ascii="Arial" w:hAnsi="Arial" w:cs="Arial"/>
          <w:sz w:val="20"/>
          <w:szCs w:val="20"/>
        </w:rPr>
        <w:t>availability</w:t>
      </w:r>
      <w:r w:rsidR="00C06652" w:rsidRPr="001C5DAA">
        <w:rPr>
          <w:rFonts w:ascii="Arial" w:hAnsi="Arial" w:cs="Arial"/>
          <w:sz w:val="20"/>
          <w:szCs w:val="20"/>
        </w:rPr>
        <w:t xml:space="preserve"> of pathological data there was a trend between the microscopic level of the data and level of unavailability, with</w:t>
      </w:r>
      <w:commentRangeStart w:id="154"/>
      <w:r w:rsidR="00C06652" w:rsidRPr="001C5DAA">
        <w:rPr>
          <w:rFonts w:ascii="Arial" w:hAnsi="Arial" w:cs="Arial"/>
          <w:sz w:val="20"/>
          <w:szCs w:val="20"/>
        </w:rPr>
        <w:t xml:space="preserve"> microscopic traits like cellular receptor being less available than</w:t>
      </w:r>
      <w:ins w:id="155" w:author="Nicole LYNN Gottdenker" w:date="2023-04-09T17:47:00Z">
        <w:r w:rsidR="00CA5BD4">
          <w:rPr>
            <w:rFonts w:ascii="Arial" w:hAnsi="Arial" w:cs="Arial"/>
            <w:sz w:val="20"/>
            <w:szCs w:val="20"/>
          </w:rPr>
          <w:t xml:space="preserve"> relatively </w:t>
        </w:r>
        <w:proofErr w:type="gramStart"/>
        <w:r w:rsidR="00CA5BD4">
          <w:rPr>
            <w:rFonts w:ascii="Arial" w:hAnsi="Arial" w:cs="Arial"/>
            <w:sz w:val="20"/>
            <w:szCs w:val="20"/>
          </w:rPr>
          <w:t xml:space="preserve">more </w:t>
        </w:r>
      </w:ins>
      <w:ins w:id="156" w:author="Nicole LYNN Gottdenker" w:date="2023-04-09T17:48:00Z">
        <w:r w:rsidR="00CA5BD4">
          <w:rPr>
            <w:rFonts w:ascii="Arial" w:hAnsi="Arial" w:cs="Arial"/>
            <w:sz w:val="20"/>
            <w:szCs w:val="20"/>
          </w:rPr>
          <w:t>coarse</w:t>
        </w:r>
        <w:proofErr w:type="gramEnd"/>
        <w:r w:rsidR="00CA5BD4">
          <w:rPr>
            <w:rFonts w:ascii="Arial" w:hAnsi="Arial" w:cs="Arial"/>
            <w:sz w:val="20"/>
            <w:szCs w:val="20"/>
          </w:rPr>
          <w:t xml:space="preserve"> scaled </w:t>
        </w:r>
      </w:ins>
      <w:del w:id="157" w:author="Nicole LYNN Gottdenker" w:date="2023-04-09T17:47:00Z">
        <w:r w:rsidR="00C06652" w:rsidRPr="001C5DAA" w:rsidDel="00CA5BD4">
          <w:rPr>
            <w:rFonts w:ascii="Arial" w:hAnsi="Arial" w:cs="Arial"/>
            <w:sz w:val="20"/>
            <w:szCs w:val="20"/>
          </w:rPr>
          <w:delText xml:space="preserve"> more macroscopic </w:delText>
        </w:r>
      </w:del>
      <w:r w:rsidR="00C06652" w:rsidRPr="001C5DAA">
        <w:rPr>
          <w:rFonts w:ascii="Arial" w:hAnsi="Arial" w:cs="Arial"/>
          <w:sz w:val="20"/>
          <w:szCs w:val="20"/>
        </w:rPr>
        <w:t xml:space="preserve">data </w:t>
      </w:r>
      <w:ins w:id="158" w:author="Nicole LYNN Gottdenker" w:date="2023-04-09T17:48:00Z">
        <w:r w:rsidR="00CA5BD4">
          <w:rPr>
            <w:rFonts w:ascii="Arial" w:hAnsi="Arial" w:cs="Arial"/>
            <w:sz w:val="20"/>
            <w:szCs w:val="20"/>
          </w:rPr>
          <w:t xml:space="preserve">such as </w:t>
        </w:r>
      </w:ins>
      <w:del w:id="159" w:author="Nicole LYNN Gottdenker" w:date="2023-04-09T17:48:00Z">
        <w:r w:rsidR="00C06652" w:rsidRPr="001C5DAA" w:rsidDel="00CA5BD4">
          <w:rPr>
            <w:rFonts w:ascii="Arial" w:hAnsi="Arial" w:cs="Arial"/>
            <w:sz w:val="20"/>
            <w:szCs w:val="20"/>
          </w:rPr>
          <w:delText>like</w:delText>
        </w:r>
      </w:del>
      <w:r w:rsidR="00C06652" w:rsidRPr="001C5DAA">
        <w:rPr>
          <w:rFonts w:ascii="Arial" w:hAnsi="Arial" w:cs="Arial"/>
          <w:sz w:val="20"/>
          <w:szCs w:val="20"/>
        </w:rPr>
        <w:t xml:space="preserve"> organ systems affected (Fig X). </w:t>
      </w:r>
      <w:commentRangeEnd w:id="154"/>
      <w:r w:rsidR="00CA5BD4">
        <w:rPr>
          <w:rStyle w:val="CommentReference"/>
          <w:rFonts w:asciiTheme="minorHAnsi" w:eastAsiaTheme="minorHAnsi" w:hAnsiTheme="minorHAnsi" w:cstheme="minorBidi"/>
        </w:rPr>
        <w:commentReference w:id="154"/>
      </w:r>
      <w:r w:rsidR="00C06652" w:rsidRPr="001C5DAA">
        <w:rPr>
          <w:rFonts w:ascii="Arial" w:hAnsi="Arial" w:cs="Arial"/>
          <w:sz w:val="20"/>
          <w:szCs w:val="20"/>
        </w:rPr>
        <w:t xml:space="preserve">The percentage of unknowns for pathological data increased the more </w:t>
      </w:r>
      <w:del w:id="160" w:author="Nicole LYNN Gottdenker" w:date="2023-04-09T17:48:00Z">
        <w:r w:rsidR="00C06652" w:rsidRPr="001C5DAA" w:rsidDel="00CA5BD4">
          <w:rPr>
            <w:rFonts w:ascii="Arial" w:hAnsi="Arial" w:cs="Arial"/>
            <w:sz w:val="20"/>
            <w:szCs w:val="20"/>
          </w:rPr>
          <w:delText xml:space="preserve">microscopic </w:delText>
        </w:r>
      </w:del>
      <w:ins w:id="161" w:author="Nicole LYNN Gottdenker" w:date="2023-04-09T17:48:00Z">
        <w:r w:rsidR="00CA5BD4">
          <w:rPr>
            <w:rFonts w:ascii="Arial" w:hAnsi="Arial" w:cs="Arial"/>
            <w:sz w:val="20"/>
            <w:szCs w:val="20"/>
          </w:rPr>
          <w:t>finer scale (cell or molecular level)</w:t>
        </w:r>
        <w:r w:rsidR="00CA5BD4" w:rsidRPr="001C5DAA">
          <w:rPr>
            <w:rFonts w:ascii="Arial" w:hAnsi="Arial" w:cs="Arial"/>
            <w:sz w:val="20"/>
            <w:szCs w:val="20"/>
          </w:rPr>
          <w:t xml:space="preserve"> </w:t>
        </w:r>
      </w:ins>
      <w:r w:rsidR="00C06652" w:rsidRPr="001C5DAA">
        <w:rPr>
          <w:rFonts w:ascii="Arial" w:hAnsi="Arial" w:cs="Arial"/>
          <w:sz w:val="20"/>
          <w:szCs w:val="20"/>
        </w:rPr>
        <w:t xml:space="preserve">the level of the pathological </w:t>
      </w:r>
      <w:commentRangeStart w:id="162"/>
      <w:r w:rsidR="00C06652" w:rsidRPr="001C5DAA">
        <w:rPr>
          <w:rFonts w:ascii="Arial" w:hAnsi="Arial" w:cs="Arial"/>
          <w:sz w:val="20"/>
          <w:szCs w:val="20"/>
        </w:rPr>
        <w:t xml:space="preserve">variable, with cellular receptors being the most unknown. Whilst one of the aims was to study cellular receptor trends from the 52 </w:t>
      </w:r>
      <w:commentRangeStart w:id="163"/>
      <w:r w:rsidR="00C06652" w:rsidRPr="001C5DAA">
        <w:rPr>
          <w:rFonts w:ascii="Arial" w:hAnsi="Arial" w:cs="Arial"/>
          <w:sz w:val="20"/>
          <w:szCs w:val="20"/>
        </w:rPr>
        <w:t>viruses recorded there were 33 different cellular receptors</w:t>
      </w:r>
      <w:ins w:id="164" w:author="Nicole LYNN Gottdenker" w:date="2023-04-09T17:49:00Z">
        <w:r w:rsidR="00CA5BD4">
          <w:rPr>
            <w:rFonts w:ascii="Arial" w:hAnsi="Arial" w:cs="Arial"/>
            <w:sz w:val="20"/>
            <w:szCs w:val="20"/>
          </w:rPr>
          <w:t xml:space="preserve"> for virus infections known</w:t>
        </w:r>
      </w:ins>
      <w:r w:rsidR="00C06652" w:rsidRPr="001C5DAA">
        <w:rPr>
          <w:rFonts w:ascii="Arial" w:hAnsi="Arial" w:cs="Arial"/>
          <w:sz w:val="20"/>
          <w:szCs w:val="20"/>
        </w:rPr>
        <w:t xml:space="preserve"> plus a further 14 unknown receptors</w:t>
      </w:r>
      <w:ins w:id="165" w:author="Nicole LYNN Gottdenker" w:date="2023-04-09T17:49:00Z">
        <w:r w:rsidR="00CA5BD4">
          <w:rPr>
            <w:rFonts w:ascii="Arial" w:hAnsi="Arial" w:cs="Arial"/>
            <w:sz w:val="20"/>
            <w:szCs w:val="20"/>
          </w:rPr>
          <w:t xml:space="preserve">. </w:t>
        </w:r>
      </w:ins>
      <w:del w:id="166" w:author="Nicole LYNN Gottdenker" w:date="2023-04-09T17:49:00Z">
        <w:r w:rsidR="00C06652" w:rsidRPr="00C67E1D" w:rsidDel="00CA5BD4">
          <w:rPr>
            <w:rFonts w:ascii="Arial" w:hAnsi="Arial" w:cs="Arial"/>
            <w:sz w:val="20"/>
            <w:szCs w:val="20"/>
          </w:rPr>
          <w:delText xml:space="preserve"> </w:delText>
        </w:r>
      </w:del>
      <w:r w:rsidR="00C06652" w:rsidRPr="00C67E1D">
        <w:rPr>
          <w:rFonts w:ascii="Arial" w:hAnsi="Arial" w:cs="Arial"/>
          <w:sz w:val="20"/>
          <w:szCs w:val="20"/>
        </w:rPr>
        <w:t>While many of</w:t>
      </w:r>
      <w:r w:rsidR="00C06652" w:rsidRPr="00DB752E">
        <w:rPr>
          <w:rFonts w:ascii="Arial" w:hAnsi="Arial" w:cs="Arial"/>
          <w:sz w:val="20"/>
          <w:szCs w:val="20"/>
        </w:rPr>
        <w:t xml:space="preserve"> the cellular receptors for viral entry in the host are unknown, equally many of the recorded receptors are putative or just one piece of the cellular attachment and entry puzzle making this difficult to </w:t>
      </w:r>
      <w:commentRangeEnd w:id="163"/>
      <w:r w:rsidR="00BD4C2C">
        <w:rPr>
          <w:rStyle w:val="CommentReference"/>
          <w:rFonts w:asciiTheme="minorHAnsi" w:eastAsiaTheme="minorHAnsi" w:hAnsiTheme="minorHAnsi" w:cstheme="minorBidi"/>
        </w:rPr>
        <w:commentReference w:id="163"/>
      </w:r>
      <w:r w:rsidR="00C06652" w:rsidRPr="00DB752E">
        <w:rPr>
          <w:rFonts w:ascii="Arial" w:hAnsi="Arial" w:cs="Arial"/>
          <w:sz w:val="20"/>
          <w:szCs w:val="20"/>
        </w:rPr>
        <w:t xml:space="preserve">analyze. </w:t>
      </w:r>
      <w:del w:id="167" w:author="Nicole LYNN Gottdenker" w:date="2023-04-09T17:51:00Z">
        <w:r w:rsidR="00C06652" w:rsidRPr="00DB752E" w:rsidDel="00BD4C2C">
          <w:rPr>
            <w:rFonts w:ascii="Arial" w:hAnsi="Arial" w:cs="Arial"/>
            <w:sz w:val="20"/>
            <w:szCs w:val="20"/>
          </w:rPr>
          <w:delText xml:space="preserve">Although some basic </w:delText>
        </w:r>
      </w:del>
      <w:ins w:id="168" w:author="Nicole LYNN Gottdenker" w:date="2023-04-09T17:51:00Z">
        <w:r w:rsidR="00BD4C2C">
          <w:rPr>
            <w:rFonts w:ascii="Arial" w:hAnsi="Arial" w:cs="Arial"/>
            <w:sz w:val="20"/>
            <w:szCs w:val="20"/>
          </w:rPr>
          <w:t xml:space="preserve">Some basic </w:t>
        </w:r>
      </w:ins>
      <w:r w:rsidR="00C06652" w:rsidRPr="00DB752E">
        <w:rPr>
          <w:rFonts w:ascii="Arial" w:hAnsi="Arial" w:cs="Arial"/>
          <w:sz w:val="20"/>
          <w:szCs w:val="20"/>
        </w:rPr>
        <w:t>types of receptors</w:t>
      </w:r>
      <w:ins w:id="169" w:author="Nicole LYNN Gottdenker" w:date="2023-04-09T17:51:00Z">
        <w:r w:rsidR="00BD4C2C">
          <w:rPr>
            <w:rFonts w:ascii="Arial" w:hAnsi="Arial" w:cs="Arial"/>
            <w:sz w:val="20"/>
            <w:szCs w:val="20"/>
          </w:rPr>
          <w:t xml:space="preserve"> associated with viral-host interaction</w:t>
        </w:r>
      </w:ins>
      <w:r w:rsidR="00C06652" w:rsidRPr="00DB752E">
        <w:rPr>
          <w:rFonts w:ascii="Arial" w:hAnsi="Arial" w:cs="Arial"/>
          <w:sz w:val="20"/>
          <w:szCs w:val="20"/>
        </w:rPr>
        <w:t xml:space="preserve"> did occur regularly</w:t>
      </w:r>
      <w:ins w:id="170" w:author="Nicole LYNN Gottdenker" w:date="2023-04-09T17:51:00Z">
        <w:r w:rsidR="00BD4C2C">
          <w:rPr>
            <w:rFonts w:ascii="Arial" w:hAnsi="Arial" w:cs="Arial"/>
            <w:sz w:val="20"/>
            <w:szCs w:val="20"/>
          </w:rPr>
          <w:t xml:space="preserve"> f</w:t>
        </w:r>
      </w:ins>
      <w:ins w:id="171" w:author="Nicole LYNN Gottdenker" w:date="2023-04-09T17:52:00Z">
        <w:r w:rsidR="00BD4C2C">
          <w:rPr>
            <w:rFonts w:ascii="Arial" w:hAnsi="Arial" w:cs="Arial"/>
            <w:sz w:val="20"/>
            <w:szCs w:val="20"/>
          </w:rPr>
          <w:t>or</w:t>
        </w:r>
      </w:ins>
      <w:del w:id="172" w:author="Nicole LYNN Gottdenker" w:date="2023-04-09T17:51:00Z">
        <w:r w:rsidR="00C06652" w:rsidRPr="00DB752E" w:rsidDel="00BD4C2C">
          <w:rPr>
            <w:rFonts w:ascii="Arial" w:hAnsi="Arial" w:cs="Arial"/>
            <w:sz w:val="20"/>
            <w:szCs w:val="20"/>
          </w:rPr>
          <w:delText xml:space="preserve"> in</w:delText>
        </w:r>
      </w:del>
      <w:r w:rsidR="00C06652" w:rsidRPr="00DB752E">
        <w:rPr>
          <w:rFonts w:ascii="Arial" w:hAnsi="Arial" w:cs="Arial"/>
          <w:sz w:val="20"/>
          <w:szCs w:val="20"/>
        </w:rPr>
        <w:t xml:space="preserve"> integrins and HSPGS</w:t>
      </w:r>
      <w:commentRangeEnd w:id="162"/>
      <w:r w:rsidR="00C06652">
        <w:rPr>
          <w:rStyle w:val="CommentReference"/>
          <w:rFonts w:asciiTheme="minorHAnsi" w:eastAsiaTheme="minorHAnsi" w:hAnsiTheme="minorHAnsi" w:cstheme="minorBidi"/>
        </w:rPr>
        <w:commentReference w:id="162"/>
      </w:r>
      <w:r w:rsidR="00C06652">
        <w:rPr>
          <w:rFonts w:ascii="Arial" w:hAnsi="Arial" w:cs="Arial"/>
          <w:sz w:val="20"/>
          <w:szCs w:val="20"/>
        </w:rPr>
        <w:t xml:space="preserve">, </w:t>
      </w:r>
      <w:r w:rsidR="00C06652" w:rsidRPr="00EE2A68">
        <w:rPr>
          <w:rFonts w:ascii="Arial" w:hAnsi="Arial" w:cs="Arial"/>
          <w:sz w:val="20"/>
          <w:szCs w:val="20"/>
        </w:rPr>
        <w:t xml:space="preserve"> suggesting that these may be a conserved group of receptors for </w:t>
      </w:r>
      <w:proofErr w:type="gramStart"/>
      <w:r w:rsidR="00C06652" w:rsidRPr="00EE2A68">
        <w:rPr>
          <w:rFonts w:ascii="Arial" w:hAnsi="Arial" w:cs="Arial"/>
          <w:sz w:val="20"/>
          <w:szCs w:val="20"/>
        </w:rPr>
        <w:t>a number of</w:t>
      </w:r>
      <w:proofErr w:type="gramEnd"/>
      <w:r w:rsidR="00C06652" w:rsidRPr="00EE2A68">
        <w:rPr>
          <w:rFonts w:ascii="Arial" w:hAnsi="Arial" w:cs="Arial"/>
          <w:sz w:val="20"/>
          <w:szCs w:val="20"/>
        </w:rPr>
        <w:t xml:space="preserve"> viruses, and are known to be widely spread receptors in hosts.</w:t>
      </w:r>
      <w:r w:rsidR="00C06652">
        <w:rPr>
          <w:rFonts w:ascii="Arial" w:hAnsi="Arial" w:cs="Arial"/>
          <w:sz w:val="20"/>
          <w:szCs w:val="20"/>
        </w:rPr>
        <w:t xml:space="preserve"> Recent work has also begun to look at the potential role of sialic acid receptors as a conserved receptor involved in zoonotic infections </w:t>
      </w:r>
      <w:r w:rsidR="00C06652" w:rsidRPr="00AA6AB3">
        <w:rPr>
          <w:rFonts w:ascii="Arial" w:hAnsi="Arial" w:cs="Arial"/>
          <w:sz w:val="20"/>
          <w:szCs w:val="20"/>
        </w:rPr>
        <w:fldChar w:fldCharType="begin">
          <w:fldData xml:space="preserve">PEVuZE5vdGU+PENpdGU+PEF1dGhvcj5LdWNoaXB1ZGk8L0F1dGhvcj48WWVhcj4yMDIxPC9ZZWFy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</w:fldData>
        </w:fldChar>
      </w:r>
      <w:r w:rsidR="00C06652" w:rsidRPr="00AA6AB3">
        <w:rPr>
          <w:rFonts w:ascii="Arial" w:hAnsi="Arial" w:cs="Arial"/>
          <w:sz w:val="20"/>
          <w:szCs w:val="20"/>
        </w:rPr>
        <w:instrText xml:space="preserve"> ADDIN EN.CITE </w:instrText>
      </w:r>
      <w:r w:rsidR="00C06652" w:rsidRPr="00AA6AB3">
        <w:rPr>
          <w:rFonts w:ascii="Arial" w:hAnsi="Arial" w:cs="Arial"/>
          <w:sz w:val="20"/>
          <w:szCs w:val="20"/>
        </w:rPr>
        <w:fldChar w:fldCharType="begin">
          <w:fldData xml:space="preserve">PEVuZE5vdGU+PENpdGU+PEF1dGhvcj5LdWNoaXB1ZGk8L0F1dGhvcj48WWVhcj4yMDIxPC9ZZWFy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</w:fldData>
        </w:fldChar>
      </w:r>
      <w:r w:rsidR="00C06652" w:rsidRPr="00AA6AB3">
        <w:rPr>
          <w:rFonts w:ascii="Arial" w:hAnsi="Arial" w:cs="Arial"/>
          <w:sz w:val="20"/>
          <w:szCs w:val="20"/>
        </w:rPr>
        <w:instrText xml:space="preserve"> ADDIN EN.CITE.DATA </w:instrText>
      </w:r>
      <w:r w:rsidR="00C06652" w:rsidRPr="00AA6AB3">
        <w:rPr>
          <w:rFonts w:ascii="Arial" w:hAnsi="Arial" w:cs="Arial"/>
          <w:sz w:val="20"/>
          <w:szCs w:val="20"/>
        </w:rPr>
      </w:r>
      <w:r w:rsidR="00C06652" w:rsidRPr="00AA6AB3">
        <w:rPr>
          <w:rFonts w:ascii="Arial" w:hAnsi="Arial" w:cs="Arial"/>
          <w:sz w:val="20"/>
          <w:szCs w:val="20"/>
        </w:rPr>
        <w:fldChar w:fldCharType="end"/>
      </w:r>
      <w:r w:rsidR="00C06652" w:rsidRPr="00AA6AB3">
        <w:rPr>
          <w:rFonts w:ascii="Arial" w:hAnsi="Arial" w:cs="Arial"/>
          <w:sz w:val="20"/>
          <w:szCs w:val="20"/>
        </w:rPr>
      </w:r>
      <w:r w:rsidR="00C06652" w:rsidRPr="00AA6AB3">
        <w:rPr>
          <w:rFonts w:ascii="Arial" w:hAnsi="Arial" w:cs="Arial"/>
          <w:sz w:val="20"/>
          <w:szCs w:val="20"/>
        </w:rPr>
        <w:fldChar w:fldCharType="separate"/>
      </w:r>
      <w:r w:rsidR="00C06652" w:rsidRPr="00AA6AB3">
        <w:rPr>
          <w:rFonts w:ascii="Arial" w:hAnsi="Arial" w:cs="Arial"/>
          <w:noProof/>
          <w:sz w:val="20"/>
          <w:szCs w:val="20"/>
        </w:rPr>
        <w:t>(Kuchipudi et al. 2021)</w:t>
      </w:r>
      <w:r w:rsidR="00C06652" w:rsidRPr="00AA6AB3">
        <w:rPr>
          <w:rFonts w:ascii="Arial" w:hAnsi="Arial" w:cs="Arial"/>
          <w:sz w:val="20"/>
          <w:szCs w:val="20"/>
        </w:rPr>
        <w:fldChar w:fldCharType="end"/>
      </w:r>
      <w:r w:rsidR="00C06652">
        <w:rPr>
          <w:rFonts w:ascii="Arial" w:hAnsi="Arial" w:cs="Arial"/>
          <w:sz w:val="20"/>
          <w:szCs w:val="20"/>
        </w:rPr>
        <w:t>. As this may be a promising area of future investigation, the major barrier is highlighted by this study in the absence of ava</w:t>
      </w:r>
      <w:commentRangeStart w:id="173"/>
      <w:r w:rsidR="00C06652">
        <w:rPr>
          <w:rFonts w:ascii="Arial" w:hAnsi="Arial" w:cs="Arial"/>
          <w:sz w:val="20"/>
          <w:szCs w:val="20"/>
        </w:rPr>
        <w:t xml:space="preserve">ilable data at the </w:t>
      </w:r>
      <w:r w:rsidR="00C06652" w:rsidRPr="00BD4C2C">
        <w:rPr>
          <w:rFonts w:ascii="Arial" w:hAnsi="Arial" w:cs="Arial"/>
          <w:i/>
          <w:iCs/>
          <w:sz w:val="20"/>
          <w:szCs w:val="20"/>
          <w:rPrChange w:id="174" w:author="Nicole LYNN Gottdenker" w:date="2023-04-09T17:52:00Z">
            <w:rPr>
              <w:rFonts w:ascii="Arial" w:hAnsi="Arial" w:cs="Arial"/>
              <w:sz w:val="20"/>
              <w:szCs w:val="20"/>
            </w:rPr>
          </w:rPrChange>
        </w:rPr>
        <w:t>cellular receptor level</w:t>
      </w:r>
      <w:r w:rsidR="00C06652">
        <w:rPr>
          <w:rFonts w:ascii="Arial" w:hAnsi="Arial" w:cs="Arial"/>
          <w:sz w:val="20"/>
          <w:szCs w:val="20"/>
        </w:rPr>
        <w:t>.</w:t>
      </w:r>
      <w:r w:rsidR="0063330B">
        <w:rPr>
          <w:rFonts w:ascii="Arial" w:hAnsi="Arial" w:cs="Arial"/>
          <w:sz w:val="20"/>
          <w:szCs w:val="20"/>
        </w:rPr>
        <w:t xml:space="preserve"> </w:t>
      </w:r>
      <w:r w:rsidR="008F3AB0" w:rsidRPr="006601BB">
        <w:rPr>
          <w:rFonts w:ascii="Arial" w:hAnsi="Arial" w:cs="Arial"/>
          <w:sz w:val="20"/>
          <w:szCs w:val="20"/>
        </w:rPr>
        <w:t>Additionally,</w:t>
      </w:r>
      <w:r w:rsidR="0063330B" w:rsidRPr="006601BB">
        <w:rPr>
          <w:rFonts w:ascii="Arial" w:hAnsi="Arial" w:cs="Arial"/>
          <w:sz w:val="20"/>
          <w:szCs w:val="20"/>
        </w:rPr>
        <w:t xml:space="preserve"> </w:t>
      </w:r>
      <w:r w:rsidR="0063330B" w:rsidRPr="001C5DAA">
        <w:rPr>
          <w:rFonts w:ascii="Arial" w:hAnsi="Arial" w:cs="Arial"/>
          <w:sz w:val="20"/>
          <w:szCs w:val="20"/>
        </w:rPr>
        <w:t xml:space="preserve">there may be even less understanding of cellular receptor in viruses involved in novel spillover events as they </w:t>
      </w:r>
      <w:r w:rsidR="0063330B" w:rsidRPr="001C5DAA">
        <w:rPr>
          <w:rFonts w:ascii="Arial" w:hAnsi="Arial" w:cs="Arial"/>
          <w:sz w:val="20"/>
          <w:szCs w:val="20"/>
        </w:rPr>
        <w:lastRenderedPageBreak/>
        <w:t>have been known for less time, so less research has occurred, compared to other diseases which have been endemic in humans or certain domestic species for a long period of time</w:t>
      </w:r>
      <w:r w:rsidR="0063330B" w:rsidRPr="006601BB">
        <w:rPr>
          <w:rFonts w:ascii="Arial" w:hAnsi="Arial" w:cs="Arial"/>
          <w:sz w:val="20"/>
          <w:szCs w:val="20"/>
        </w:rPr>
        <w:t>.</w:t>
      </w:r>
      <w:commentRangeEnd w:id="173"/>
      <w:r w:rsidR="00BD4C2C">
        <w:rPr>
          <w:rStyle w:val="CommentReference"/>
          <w:rFonts w:asciiTheme="minorHAnsi" w:eastAsiaTheme="minorHAnsi" w:hAnsiTheme="minorHAnsi" w:cstheme="minorBidi"/>
        </w:rPr>
        <w:commentReference w:id="173"/>
      </w:r>
    </w:p>
    <w:p w14:paraId="45EFB228" w14:textId="435405A1" w:rsidR="00C06652" w:rsidRPr="00C06652" w:rsidRDefault="00C06652" w:rsidP="00C06652">
      <w:pPr>
        <w:pStyle w:val="Heading3"/>
      </w:pPr>
      <w:r>
        <w:t>Path</w:t>
      </w:r>
      <w:r w:rsidR="00404FC7">
        <w:t>ological</w:t>
      </w:r>
      <w:r>
        <w:t xml:space="preserve"> trends</w:t>
      </w:r>
    </w:p>
    <w:p w14:paraId="1903CECD" w14:textId="33108CA6" w:rsidR="00316396" w:rsidRDefault="00316396" w:rsidP="00316396">
      <w:pPr>
        <w:pStyle w:val="NormalWeb"/>
        <w:spacing w:before="180" w:beforeAutospacing="0" w:after="180" w:afterAutospacing="0" w:line="480" w:lineRule="auto"/>
        <w:rPr>
          <w:rFonts w:ascii="Arial" w:hAnsi="Arial" w:cs="Arial"/>
          <w:sz w:val="20"/>
          <w:szCs w:val="20"/>
        </w:rPr>
      </w:pPr>
      <w:r w:rsidRPr="001C5DAA">
        <w:rPr>
          <w:rFonts w:ascii="Arial" w:hAnsi="Arial" w:cs="Arial"/>
          <w:sz w:val="20"/>
          <w:szCs w:val="20"/>
        </w:rPr>
        <w:t xml:space="preserve">In the hierarchical cluster analysis, whilst there was some clustering based on viral phylogeny, this was not strict, with some phylogenetically related viruses not clustering together but instead clustering based on the pathology induced. With the HCA it is interesting to note that there are still </w:t>
      </w:r>
      <w:r w:rsidR="008F3AB0" w:rsidRPr="001C5DAA">
        <w:rPr>
          <w:rFonts w:ascii="Arial" w:hAnsi="Arial" w:cs="Arial"/>
          <w:sz w:val="20"/>
          <w:szCs w:val="20"/>
        </w:rPr>
        <w:t>several</w:t>
      </w:r>
      <w:r w:rsidRPr="001C5DAA">
        <w:rPr>
          <w:rFonts w:ascii="Arial" w:hAnsi="Arial" w:cs="Arial"/>
          <w:sz w:val="20"/>
          <w:szCs w:val="20"/>
        </w:rPr>
        <w:t xml:space="preserve"> “orphan viruses” that don’t cluster well, highlighting part of the challenge here in that the interactions between virus and host that produces pathology is complex and can produce some unique outcomes. Could the clustering of viruses in groups be used to predict whether certain viruses in the group will be of risk to hosts which are infected by other viruses </w:t>
      </w:r>
      <w:proofErr w:type="gramStart"/>
      <w:r w:rsidRPr="001C5DAA">
        <w:rPr>
          <w:rFonts w:ascii="Arial" w:hAnsi="Arial" w:cs="Arial"/>
          <w:sz w:val="20"/>
          <w:szCs w:val="20"/>
        </w:rPr>
        <w:t>In</w:t>
      </w:r>
      <w:proofErr w:type="gramEnd"/>
      <w:r w:rsidRPr="001C5DAA">
        <w:rPr>
          <w:rFonts w:ascii="Arial" w:hAnsi="Arial" w:cs="Arial"/>
          <w:sz w:val="20"/>
          <w:szCs w:val="20"/>
        </w:rPr>
        <w:t xml:space="preserve"> the group? For example, the respiratory group all involve humans as reservoir or spillover hosts. Could the neurological group, which contains </w:t>
      </w:r>
      <w:r w:rsidR="008F3AB0" w:rsidRPr="001C5DAA">
        <w:rPr>
          <w:rFonts w:ascii="Arial" w:hAnsi="Arial" w:cs="Arial"/>
          <w:sz w:val="20"/>
          <w:szCs w:val="20"/>
        </w:rPr>
        <w:t>several</w:t>
      </w:r>
      <w:r w:rsidRPr="001C5DAA">
        <w:rPr>
          <w:rFonts w:ascii="Arial" w:hAnsi="Arial" w:cs="Arial"/>
          <w:sz w:val="20"/>
          <w:szCs w:val="20"/>
        </w:rPr>
        <w:t xml:space="preserve"> viruses known to infect humans, in fact all possess this ability based on their shared pathological traits?</w:t>
      </w:r>
    </w:p>
    <w:p w14:paraId="338059EB" w14:textId="77777777" w:rsidR="00C06652" w:rsidRPr="00C67E1D" w:rsidRDefault="00C06652" w:rsidP="00C06652">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Those</w:t>
      </w:r>
      <w:r>
        <w:rPr>
          <w:rFonts w:ascii="Arial" w:hAnsi="Arial" w:cs="Arial"/>
          <w:sz w:val="20"/>
          <w:szCs w:val="20"/>
        </w:rPr>
        <w:t xml:space="preserve"> </w:t>
      </w:r>
      <w:commentRangeStart w:id="175"/>
      <w:commentRangeStart w:id="176"/>
      <w:r>
        <w:rPr>
          <w:rFonts w:ascii="Arial" w:hAnsi="Arial" w:cs="Arial"/>
          <w:sz w:val="20"/>
          <w:szCs w:val="20"/>
        </w:rPr>
        <w:t>viruses</w:t>
      </w:r>
      <w:r w:rsidRPr="00AA6AB3">
        <w:rPr>
          <w:rFonts w:ascii="Arial" w:hAnsi="Arial" w:cs="Arial"/>
          <w:sz w:val="20"/>
          <w:szCs w:val="20"/>
        </w:rPr>
        <w:t xml:space="preserve"> with primary neuronal tropism </w:t>
      </w:r>
      <w:r>
        <w:rPr>
          <w:rFonts w:ascii="Arial" w:hAnsi="Arial" w:cs="Arial"/>
          <w:sz w:val="20"/>
          <w:szCs w:val="20"/>
        </w:rPr>
        <w:t xml:space="preserve">are </w:t>
      </w:r>
      <w:r w:rsidRPr="00AA6AB3">
        <w:rPr>
          <w:rFonts w:ascii="Arial" w:hAnsi="Arial" w:cs="Arial"/>
          <w:sz w:val="20"/>
          <w:szCs w:val="20"/>
        </w:rPr>
        <w:t xml:space="preserve">known </w:t>
      </w:r>
      <w:r>
        <w:rPr>
          <w:rFonts w:ascii="Arial" w:hAnsi="Arial" w:cs="Arial"/>
          <w:sz w:val="20"/>
          <w:szCs w:val="20"/>
        </w:rPr>
        <w:t xml:space="preserve">to have a </w:t>
      </w:r>
      <w:r w:rsidRPr="00AA6AB3">
        <w:rPr>
          <w:rFonts w:ascii="Arial" w:hAnsi="Arial" w:cs="Arial"/>
          <w:sz w:val="20"/>
          <w:szCs w:val="20"/>
        </w:rPr>
        <w:t xml:space="preserve">broad host range. </w:t>
      </w:r>
      <w:r>
        <w:rPr>
          <w:rFonts w:ascii="Arial" w:hAnsi="Arial" w:cs="Arial"/>
          <w:sz w:val="20"/>
          <w:szCs w:val="20"/>
        </w:rPr>
        <w:t>The n</w:t>
      </w:r>
      <w:r w:rsidRPr="006A5F35">
        <w:rPr>
          <w:rFonts w:ascii="Arial" w:hAnsi="Arial" w:cs="Arial"/>
          <w:sz w:val="20"/>
          <w:szCs w:val="20"/>
        </w:rPr>
        <w:t xml:space="preserve">eurological cluster </w:t>
      </w:r>
      <w:r>
        <w:rPr>
          <w:rFonts w:ascii="Arial" w:hAnsi="Arial" w:cs="Arial"/>
          <w:sz w:val="20"/>
          <w:szCs w:val="20"/>
        </w:rPr>
        <w:t xml:space="preserve">of the dendrogram </w:t>
      </w:r>
      <w:r w:rsidRPr="006A5F35">
        <w:rPr>
          <w:rFonts w:ascii="Arial" w:hAnsi="Arial" w:cs="Arial"/>
          <w:sz w:val="20"/>
          <w:szCs w:val="20"/>
        </w:rPr>
        <w:t>featur</w:t>
      </w:r>
      <w:r>
        <w:rPr>
          <w:rFonts w:ascii="Arial" w:hAnsi="Arial" w:cs="Arial"/>
          <w:sz w:val="20"/>
          <w:szCs w:val="20"/>
        </w:rPr>
        <w:t>ed</w:t>
      </w:r>
      <w:r w:rsidRPr="006A5F35">
        <w:rPr>
          <w:rFonts w:ascii="Arial" w:hAnsi="Arial" w:cs="Arial"/>
          <w:sz w:val="20"/>
          <w:szCs w:val="20"/>
        </w:rPr>
        <w:t xml:space="preserve"> more variety in terms of hosts and viruses</w:t>
      </w:r>
      <w:r>
        <w:rPr>
          <w:rFonts w:ascii="Arial" w:hAnsi="Arial" w:cs="Arial"/>
          <w:sz w:val="20"/>
          <w:szCs w:val="20"/>
        </w:rPr>
        <w:t xml:space="preserve"> than other clusters</w:t>
      </w:r>
      <w:r w:rsidRPr="006A5F35">
        <w:rPr>
          <w:rFonts w:ascii="Arial" w:hAnsi="Arial" w:cs="Arial"/>
          <w:sz w:val="20"/>
          <w:szCs w:val="20"/>
        </w:rPr>
        <w:t>.</w:t>
      </w:r>
      <w:r>
        <w:rPr>
          <w:rFonts w:ascii="Arial" w:hAnsi="Arial" w:cs="Arial"/>
          <w:sz w:val="20"/>
          <w:szCs w:val="20"/>
        </w:rPr>
        <w:t xml:space="preserve"> The receptor for rabies virus and possibly other lyssa viruses is the nicotinic acetylcholine receptor which is widely conserved between mammalian </w:t>
      </w:r>
      <w:r w:rsidRPr="00A83448">
        <w:rPr>
          <w:rFonts w:ascii="Arial" w:hAnsi="Arial" w:cs="Arial"/>
          <w:sz w:val="20"/>
          <w:szCs w:val="20"/>
        </w:rPr>
        <w:t>species.</w:t>
      </w:r>
      <w:r w:rsidRPr="00A83448">
        <w:rPr>
          <w:rFonts w:ascii="Arial" w:hAnsi="Arial" w:cs="Arial"/>
          <w:sz w:val="20"/>
          <w:szCs w:val="20"/>
        </w:rPr>
        <w:fldChar w:fldCharType="begin">
          <w:fldData xml:space="preserve">PEVuZE5vdGU+PENpdGU+PEF1dGhvcj5MZSBOb3ZlcmU8L0F1dGhvcj48WWVhcj4xOTk1PC9ZZWFy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</w:fldData>
        </w:fldChar>
      </w:r>
      <w:r w:rsidRPr="00A83448">
        <w:rPr>
          <w:rFonts w:ascii="Arial" w:hAnsi="Arial" w:cs="Arial"/>
          <w:sz w:val="20"/>
          <w:szCs w:val="20"/>
        </w:rPr>
        <w:instrText xml:space="preserve"> ADDIN EN.CITE </w:instrText>
      </w:r>
      <w:r w:rsidRPr="00A83448">
        <w:rPr>
          <w:rFonts w:ascii="Arial" w:hAnsi="Arial" w:cs="Arial"/>
          <w:sz w:val="20"/>
          <w:szCs w:val="20"/>
        </w:rPr>
        <w:fldChar w:fldCharType="begin">
          <w:fldData xml:space="preserve">PEVuZE5vdGU+PENpdGU+PEF1dGhvcj5MZSBOb3ZlcmU8L0F1dGhvcj48WWVhcj4xOTk1PC9ZZWFy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</w:fldData>
        </w:fldChar>
      </w:r>
      <w:r w:rsidRPr="00A83448">
        <w:rPr>
          <w:rFonts w:ascii="Arial" w:hAnsi="Arial" w:cs="Arial"/>
          <w:sz w:val="20"/>
          <w:szCs w:val="20"/>
        </w:rPr>
        <w:instrText xml:space="preserve"> ADDIN EN.CITE.DATA </w:instrText>
      </w:r>
      <w:r w:rsidRPr="00A83448">
        <w:rPr>
          <w:rFonts w:ascii="Arial" w:hAnsi="Arial" w:cs="Arial"/>
          <w:sz w:val="20"/>
          <w:szCs w:val="20"/>
        </w:rPr>
      </w:r>
      <w:r w:rsidRPr="00A83448">
        <w:rPr>
          <w:rFonts w:ascii="Arial" w:hAnsi="Arial" w:cs="Arial"/>
          <w:sz w:val="20"/>
          <w:szCs w:val="20"/>
        </w:rPr>
        <w:fldChar w:fldCharType="end"/>
      </w:r>
      <w:r w:rsidRPr="00A83448">
        <w:rPr>
          <w:rFonts w:ascii="Arial" w:hAnsi="Arial" w:cs="Arial"/>
          <w:sz w:val="20"/>
          <w:szCs w:val="20"/>
        </w:rPr>
      </w:r>
      <w:r w:rsidRPr="00A83448">
        <w:rPr>
          <w:rFonts w:ascii="Arial" w:hAnsi="Arial" w:cs="Arial"/>
          <w:sz w:val="20"/>
          <w:szCs w:val="20"/>
        </w:rPr>
        <w:fldChar w:fldCharType="separate"/>
      </w:r>
      <w:r w:rsidRPr="00A83448">
        <w:rPr>
          <w:rFonts w:ascii="Arial" w:hAnsi="Arial" w:cs="Arial"/>
          <w:sz w:val="20"/>
          <w:szCs w:val="20"/>
        </w:rPr>
        <w:t>(Le Novere and Changeux 1995, Gotti and Clementi 2004)</w:t>
      </w:r>
      <w:r w:rsidRPr="00A83448">
        <w:rPr>
          <w:rFonts w:ascii="Arial" w:hAnsi="Arial" w:cs="Arial"/>
          <w:sz w:val="20"/>
          <w:szCs w:val="20"/>
        </w:rPr>
        <w:fldChar w:fldCharType="end"/>
      </w:r>
      <w:r w:rsidRPr="00A83448">
        <w:rPr>
          <w:rFonts w:ascii="Arial" w:hAnsi="Arial" w:cs="Arial"/>
          <w:sz w:val="20"/>
          <w:szCs w:val="20"/>
        </w:rPr>
        <w:t xml:space="preserve"> This fe</w:t>
      </w:r>
      <w:r w:rsidRPr="00C67E1D">
        <w:rPr>
          <w:rFonts w:ascii="Arial" w:hAnsi="Arial" w:cs="Arial"/>
          <w:sz w:val="20"/>
          <w:szCs w:val="20"/>
        </w:rPr>
        <w:t>ature of the pathogenesis of this virus helps to explain its broad host range and ease of transmission into novel species.</w:t>
      </w:r>
      <w:commentRangeEnd w:id="175"/>
      <w:r>
        <w:rPr>
          <w:rStyle w:val="CommentReference"/>
          <w:rFonts w:asciiTheme="minorHAnsi" w:eastAsiaTheme="minorHAnsi" w:hAnsiTheme="minorHAnsi" w:cstheme="minorBidi"/>
        </w:rPr>
        <w:commentReference w:id="175"/>
      </w:r>
      <w:commentRangeEnd w:id="176"/>
      <w:r>
        <w:rPr>
          <w:rStyle w:val="CommentReference"/>
          <w:rFonts w:asciiTheme="minorHAnsi" w:eastAsiaTheme="minorHAnsi" w:hAnsiTheme="minorHAnsi" w:cstheme="minorBidi"/>
        </w:rPr>
        <w:commentReference w:id="176"/>
      </w:r>
      <w:r w:rsidRPr="00EE2A68">
        <w:rPr>
          <w:rFonts w:ascii="Arial" w:hAnsi="Arial" w:cs="Arial"/>
          <w:sz w:val="20"/>
          <w:szCs w:val="20"/>
        </w:rPr>
        <w:t xml:space="preserve"> </w:t>
      </w:r>
    </w:p>
    <w:p w14:paraId="650A1906" w14:textId="6B855059" w:rsidR="00316396" w:rsidRPr="008F3AB0" w:rsidRDefault="00316396" w:rsidP="00316396">
      <w:pPr>
        <w:pStyle w:val="NormalWeb"/>
        <w:spacing w:before="180" w:beforeAutospacing="0" w:after="180" w:afterAutospacing="0" w:line="480" w:lineRule="auto"/>
        <w:rPr>
          <w:rFonts w:ascii="Arial" w:hAnsi="Arial" w:cs="Arial"/>
          <w:sz w:val="20"/>
          <w:szCs w:val="20"/>
        </w:rPr>
      </w:pPr>
      <w:proofErr w:type="gramStart"/>
      <w:r w:rsidRPr="008F3AB0">
        <w:rPr>
          <w:rFonts w:ascii="Arial" w:hAnsi="Arial" w:cs="Arial"/>
          <w:sz w:val="20"/>
          <w:szCs w:val="20"/>
        </w:rPr>
        <w:t>With the exception of</w:t>
      </w:r>
      <w:proofErr w:type="gramEnd"/>
      <w:r w:rsidRPr="008F3AB0">
        <w:rPr>
          <w:rFonts w:ascii="Arial" w:hAnsi="Arial" w:cs="Arial"/>
          <w:sz w:val="20"/>
          <w:szCs w:val="20"/>
        </w:rPr>
        <w:t xml:space="preserve"> influenza, respiratory tropic viruses tended to be transmitted between more closely related species. High barriers to infection due to mucosal immunity may require more conserved receptors i.e., between more related species for successful cross species </w:t>
      </w:r>
      <w:r w:rsidR="006919BC" w:rsidRPr="008F3AB0">
        <w:rPr>
          <w:rFonts w:ascii="Arial" w:hAnsi="Arial" w:cs="Arial"/>
          <w:sz w:val="20"/>
          <w:szCs w:val="20"/>
        </w:rPr>
        <w:t>transmission</w:t>
      </w:r>
      <w:r w:rsidRPr="008F3AB0">
        <w:rPr>
          <w:rFonts w:ascii="Arial" w:hAnsi="Arial" w:cs="Arial"/>
          <w:sz w:val="20"/>
          <w:szCs w:val="20"/>
        </w:rPr>
        <w:fldChar w:fldCharType="begin"/>
      </w:r>
      <w:r w:rsidRPr="008F3AB0">
        <w:rPr>
          <w:rFonts w:ascii="Arial" w:hAnsi="Arial" w:cs="Arial"/>
          <w:sz w:val="20"/>
          <w:szCs w:val="20"/>
        </w:rPr>
        <w:instrText xml:space="preserve"> ADDIN EN.CITE &lt;EndNote&gt;&lt;Cite&gt;&lt;Author&gt;Sato&lt;/Author&gt;&lt;Year&gt;2012&lt;/Year&gt;&lt;RecNum&gt;7628&lt;/RecNum&gt;&lt;DisplayText&gt;(Sato and Kiyono 2012)&lt;/DisplayText&gt;&lt;record&gt;&lt;rec-number&gt;7628&lt;/rec-number&gt;&lt;foreign-keys&gt;&lt;key app="EN" db-id="pv99xppxsftrpnevsxkp0tvm950xsdp9wz2x" timestamp="1666902335"&gt;7628&lt;/key&gt;&lt;/foreign-keys&gt;&lt;ref-type name="Journal Article"&gt;17&lt;/ref-type&gt;&lt;contributors&gt;&lt;authors&gt;&lt;author&gt;Sato, S.&lt;/author&gt;&lt;author&gt;Kiyono, H.&lt;/author&gt;&lt;/authors&gt;&lt;/contributors&gt;&lt;auth-address&gt;Division of Mucosal Immunology, Department of Microbiology and Immunology, Institute of Medical Science, The University of Tokyo, 4-6-1 Shirokane-dai, Minato-ku, Tokyo 108-8639, Japan.&lt;/auth-address&gt;&lt;titles&gt;&lt;title&gt;The mucosal immune system of the respiratory tract&lt;/title&gt;&lt;secondary-title&gt;Curr Opin Virol&lt;/secondary-title&gt;&lt;/titles&gt;&lt;periodical&gt;&lt;full-title&gt;Curr Opin Virol&lt;/full-title&gt;&lt;/periodical&gt;&lt;pages&gt;225-32&lt;/pages&gt;&lt;volume&gt;2&lt;/volume&gt;&lt;number&gt;3&lt;/number&gt;&lt;edition&gt;2012/05/01&lt;/edition&gt;&lt;keywords&gt;&lt;keyword&gt;Animals&lt;/keyword&gt;&lt;keyword&gt;Humans&lt;/keyword&gt;&lt;keyword&gt;*Immunity, Mucosal&lt;/keyword&gt;&lt;keyword&gt;Models, Biological&lt;/keyword&gt;&lt;keyword&gt;Respiratory Mucosa/*immunology&lt;/keyword&gt;&lt;keyword&gt;Respiratory System/*immunology&lt;/keyword&gt;&lt;keyword&gt;Respiratory Tract Infections/immunology&lt;/keyword&gt;&lt;/keywords&gt;&lt;dates&gt;&lt;year&gt;2012&lt;/year&gt;&lt;pub-dates&gt;&lt;date&gt;Jun&lt;/date&gt;&lt;/pub-dates&gt;&lt;/dates&gt;&lt;isbn&gt;1879-6265 (Electronic)&amp;#xD;1879-6257 (Linking)&lt;/isbn&gt;&lt;accession-num&gt;22542216&lt;/accession-num&gt;&lt;urls&gt;&lt;related-urls&gt;&lt;url&gt;https://www.ncbi.nlm.nih.gov/pubmed/22542216&lt;/url&gt;&lt;/related-urls&gt;&lt;/urls&gt;&lt;electronic-resource-num&gt;10.1016/j.coviro.2012.03.009&lt;/electronic-resource-num&gt;&lt;/record&gt;&lt;/Cite&gt;&lt;/EndNote&gt;</w:instrText>
      </w:r>
      <w:r w:rsidRPr="008F3AB0">
        <w:rPr>
          <w:rFonts w:ascii="Arial" w:hAnsi="Arial" w:cs="Arial"/>
          <w:sz w:val="20"/>
          <w:szCs w:val="20"/>
        </w:rPr>
        <w:fldChar w:fldCharType="separate"/>
      </w:r>
      <w:r w:rsidRPr="008F3AB0">
        <w:rPr>
          <w:rFonts w:ascii="Arial" w:hAnsi="Arial" w:cs="Arial"/>
          <w:noProof/>
          <w:sz w:val="20"/>
          <w:szCs w:val="20"/>
        </w:rPr>
        <w:t>(Sato and Kiyono 2012)</w:t>
      </w:r>
      <w:r w:rsidRPr="008F3AB0">
        <w:rPr>
          <w:rFonts w:ascii="Arial" w:hAnsi="Arial" w:cs="Arial"/>
          <w:sz w:val="20"/>
          <w:szCs w:val="20"/>
        </w:rPr>
        <w:fldChar w:fldCharType="end"/>
      </w:r>
      <w:r w:rsidRPr="008F3AB0">
        <w:rPr>
          <w:rFonts w:ascii="Arial" w:hAnsi="Arial" w:cs="Arial"/>
          <w:sz w:val="20"/>
          <w:szCs w:val="20"/>
        </w:rPr>
        <w:t>.</w:t>
      </w:r>
    </w:p>
    <w:p w14:paraId="5E066BE7" w14:textId="77777777" w:rsidR="00C06652" w:rsidRPr="00C67E1D" w:rsidRDefault="00C06652" w:rsidP="00C06652">
      <w:pPr>
        <w:pStyle w:val="NormalWeb"/>
        <w:spacing w:before="180" w:beforeAutospacing="0" w:after="180" w:afterAutospacing="0" w:line="480" w:lineRule="auto"/>
        <w:rPr>
          <w:rFonts w:ascii="Arial" w:hAnsi="Arial" w:cs="Arial"/>
          <w:sz w:val="20"/>
          <w:szCs w:val="20"/>
        </w:rPr>
      </w:pPr>
      <w:r w:rsidRPr="008F3AB0">
        <w:rPr>
          <w:rFonts w:ascii="Arial" w:hAnsi="Arial" w:cs="Arial"/>
          <w:sz w:val="20"/>
          <w:szCs w:val="20"/>
        </w:rPr>
        <w:t>Despite being associated with cross species transmission events causing severe illness, such as hemorrhagic fever viruses, endotheliotropic viruses there were not many records with endothelial pathology and there wasn’t a strong correspondence with any other factors. This may be due to the difficulty in accessing this receptor due to its location, making it a more specialized virus trait.</w:t>
      </w:r>
      <w:r w:rsidRPr="00AA6AB3">
        <w:rPr>
          <w:rFonts w:ascii="Arial" w:hAnsi="Arial" w:cs="Arial"/>
          <w:sz w:val="20"/>
          <w:szCs w:val="20"/>
        </w:rPr>
        <w:t xml:space="preserve"> </w:t>
      </w:r>
    </w:p>
    <w:p w14:paraId="37666D76" w14:textId="77777777" w:rsidR="00C06652" w:rsidRPr="00C67E1D" w:rsidRDefault="00C06652" w:rsidP="00C06652">
      <w:pPr>
        <w:pStyle w:val="NormalWeb"/>
        <w:spacing w:before="180" w:beforeAutospacing="0" w:after="180" w:afterAutospacing="0" w:line="480" w:lineRule="auto"/>
        <w:rPr>
          <w:rFonts w:ascii="Arial" w:hAnsi="Arial" w:cs="Arial"/>
          <w:sz w:val="20"/>
          <w:szCs w:val="20"/>
        </w:rPr>
      </w:pPr>
      <w:r w:rsidRPr="00C67E1D">
        <w:rPr>
          <w:rFonts w:ascii="Arial" w:hAnsi="Arial" w:cs="Arial"/>
          <w:sz w:val="20"/>
          <w:szCs w:val="20"/>
        </w:rPr>
        <w:lastRenderedPageBreak/>
        <w:t xml:space="preserve">Lymphoid tropism was associated with viruses categorized as </w:t>
      </w:r>
      <w:proofErr w:type="spellStart"/>
      <w:r w:rsidRPr="00C67E1D">
        <w:rPr>
          <w:rFonts w:ascii="Arial" w:hAnsi="Arial" w:cs="Arial"/>
          <w:sz w:val="20"/>
          <w:szCs w:val="20"/>
        </w:rPr>
        <w:t>not_zoontoic</w:t>
      </w:r>
      <w:proofErr w:type="spellEnd"/>
      <w:r w:rsidRPr="00C67E1D">
        <w:rPr>
          <w:rFonts w:ascii="Arial" w:hAnsi="Arial" w:cs="Arial"/>
          <w:sz w:val="20"/>
          <w:szCs w:val="20"/>
        </w:rPr>
        <w:t>. This greater host range may be related to co-opting the host immune system to bypass some of these interspecific barriers or perhaps there may be conserved immunological virus receptors between species.</w:t>
      </w:r>
    </w:p>
    <w:p w14:paraId="6F821AF6" w14:textId="51BD5DA4" w:rsidR="00C06652" w:rsidRPr="00C67E1D" w:rsidRDefault="00C06652" w:rsidP="00C06652">
      <w:pPr>
        <w:pStyle w:val="NormalWeb"/>
        <w:spacing w:before="180" w:beforeAutospacing="0" w:after="180" w:afterAutospacing="0" w:line="480" w:lineRule="auto"/>
        <w:rPr>
          <w:rFonts w:ascii="Arial" w:hAnsi="Arial" w:cs="Arial"/>
          <w:sz w:val="20"/>
          <w:szCs w:val="20"/>
        </w:rPr>
      </w:pPr>
      <w:r w:rsidRPr="00C67E1D">
        <w:rPr>
          <w:rFonts w:ascii="Arial" w:hAnsi="Arial" w:cs="Arial"/>
          <w:sz w:val="20"/>
          <w:szCs w:val="20"/>
        </w:rPr>
        <w:t>There are some outlying variables in the MCA e.g., muscle</w:t>
      </w:r>
      <w:r w:rsidRPr="00A43FAB">
        <w:rPr>
          <w:rFonts w:ascii="Arial" w:hAnsi="Arial" w:cs="Arial"/>
          <w:sz w:val="20"/>
          <w:szCs w:val="20"/>
          <w:highlight w:val="yellow"/>
        </w:rPr>
        <w:t>,</w:t>
      </w:r>
      <w:r w:rsidRPr="00C67E1D">
        <w:rPr>
          <w:rFonts w:ascii="Arial" w:hAnsi="Arial" w:cs="Arial"/>
          <w:sz w:val="20"/>
          <w:szCs w:val="20"/>
        </w:rPr>
        <w:t xml:space="preserve"> caused by individual recordings, which are likely not important to overall trends in pathogenesis but highlight the importance of </w:t>
      </w:r>
      <w:r w:rsidR="008F3AB0" w:rsidRPr="00C67E1D">
        <w:rPr>
          <w:rFonts w:ascii="Arial" w:hAnsi="Arial" w:cs="Arial"/>
          <w:sz w:val="20"/>
          <w:szCs w:val="20"/>
        </w:rPr>
        <w:t>referring</w:t>
      </w:r>
      <w:r w:rsidRPr="00C67E1D">
        <w:rPr>
          <w:rFonts w:ascii="Arial" w:hAnsi="Arial" w:cs="Arial"/>
          <w:sz w:val="20"/>
          <w:szCs w:val="20"/>
        </w:rPr>
        <w:t xml:space="preserve"> to the actual data when interpreting MCA.</w:t>
      </w:r>
    </w:p>
    <w:p w14:paraId="5466CE96" w14:textId="475A6285" w:rsidR="00C06652" w:rsidRPr="00C06652" w:rsidRDefault="00C06652" w:rsidP="00C06652">
      <w:pPr>
        <w:pStyle w:val="Heading3"/>
      </w:pPr>
      <w:r>
        <w:t xml:space="preserve">Human related </w:t>
      </w:r>
      <w:r w:rsidR="00404FC7">
        <w:t>features</w:t>
      </w:r>
    </w:p>
    <w:p w14:paraId="63A87A69" w14:textId="760C4CE5" w:rsidR="00C06652" w:rsidRPr="00B04025" w:rsidRDefault="00C06652" w:rsidP="00C06652">
      <w:pPr>
        <w:pStyle w:val="NormalWeb"/>
        <w:spacing w:before="180" w:beforeAutospacing="0" w:after="180" w:afterAutospacing="0" w:line="480" w:lineRule="auto"/>
        <w:rPr>
          <w:rFonts w:ascii="Arial" w:hAnsi="Arial" w:cs="Arial"/>
          <w:sz w:val="20"/>
          <w:szCs w:val="20"/>
        </w:rPr>
      </w:pPr>
      <w:r w:rsidRPr="00B04025">
        <w:rPr>
          <w:rFonts w:ascii="Arial" w:hAnsi="Arial" w:cs="Arial"/>
          <w:sz w:val="20"/>
          <w:szCs w:val="20"/>
        </w:rPr>
        <w:t xml:space="preserve">64% of articles involved humans as either reservoir or spillover host highlighting the inherit human bias in cross species transmission research. Humans are </w:t>
      </w:r>
      <w:proofErr w:type="gramStart"/>
      <w:r w:rsidRPr="00B04025">
        <w:rPr>
          <w:rFonts w:ascii="Arial" w:hAnsi="Arial" w:cs="Arial"/>
          <w:sz w:val="20"/>
          <w:szCs w:val="20"/>
        </w:rPr>
        <w:t>in close proximity to</w:t>
      </w:r>
      <w:proofErr w:type="gramEnd"/>
      <w:r w:rsidRPr="00B04025">
        <w:rPr>
          <w:rFonts w:ascii="Arial" w:hAnsi="Arial" w:cs="Arial"/>
          <w:sz w:val="20"/>
          <w:szCs w:val="20"/>
        </w:rPr>
        <w:t xml:space="preserve"> spillover events involving them as reservoir or spillover hosts and can report symptoms etc., They also have a vested interest in research involving these diseases that affect them directly. This is reflected in the 4 most common viruses in the dataset; influenza A, rabies, hepatitis E and simian foamy virus which are all known to infect humans. In addition to cases involving humans themselves</w:t>
      </w:r>
      <w:r>
        <w:rPr>
          <w:rFonts w:ascii="Arial" w:hAnsi="Arial" w:cs="Arial"/>
          <w:sz w:val="20"/>
          <w:szCs w:val="20"/>
        </w:rPr>
        <w:t>,</w:t>
      </w:r>
      <w:r w:rsidRPr="00B04025">
        <w:rPr>
          <w:rFonts w:ascii="Arial" w:hAnsi="Arial" w:cs="Arial"/>
          <w:sz w:val="20"/>
          <w:szCs w:val="20"/>
        </w:rPr>
        <w:t xml:space="preserve"> 66% of records involved what would be considered a domestic species (either livestock or pet) as reservoir or spillover host, with only 8% of records involving neither humans nor domestic species. This demonstrates the inherent bias that exists in this type of data with either the proximity to these species resulting in reporting biases or the interest in surveillance of diseases in these species. </w:t>
      </w:r>
    </w:p>
    <w:p w14:paraId="00310F51" w14:textId="77777777" w:rsidR="00C06652" w:rsidRPr="00DB752E" w:rsidRDefault="00C06652" w:rsidP="00C06652">
      <w:pPr>
        <w:pStyle w:val="NormalWeb"/>
        <w:spacing w:before="180" w:beforeAutospacing="0" w:after="180" w:afterAutospacing="0" w:line="480" w:lineRule="auto"/>
        <w:rPr>
          <w:rFonts w:ascii="Arial" w:hAnsi="Arial" w:cs="Arial"/>
          <w:sz w:val="20"/>
          <w:szCs w:val="20"/>
        </w:rPr>
      </w:pPr>
      <w:r w:rsidRPr="00DB752E">
        <w:rPr>
          <w:rFonts w:ascii="Arial" w:hAnsi="Arial" w:cs="Arial"/>
          <w:sz w:val="20"/>
          <w:szCs w:val="20"/>
        </w:rPr>
        <w:t>In addition to domesticated species</w:t>
      </w:r>
      <w:r>
        <w:rPr>
          <w:rFonts w:ascii="Arial" w:hAnsi="Arial" w:cs="Arial"/>
          <w:sz w:val="20"/>
          <w:szCs w:val="20"/>
        </w:rPr>
        <w:t>,</w:t>
      </w:r>
      <w:r w:rsidRPr="00DB752E">
        <w:rPr>
          <w:rFonts w:ascii="Arial" w:hAnsi="Arial" w:cs="Arial"/>
          <w:sz w:val="20"/>
          <w:szCs w:val="20"/>
        </w:rPr>
        <w:t xml:space="preserve"> whereby contact is likely an important facto</w:t>
      </w:r>
      <w:r>
        <w:rPr>
          <w:rFonts w:ascii="Arial" w:hAnsi="Arial" w:cs="Arial"/>
          <w:sz w:val="20"/>
          <w:szCs w:val="20"/>
        </w:rPr>
        <w:t>r,</w:t>
      </w:r>
      <w:r w:rsidRPr="00DB752E">
        <w:rPr>
          <w:rFonts w:ascii="Arial" w:hAnsi="Arial" w:cs="Arial"/>
          <w:sz w:val="20"/>
          <w:szCs w:val="20"/>
        </w:rPr>
        <w:t xml:space="preserve"> the other major group of species with which humans exchanged viruses are primates. This is likely due to lower barriers to cross species transmission in this case due to phylogenetic relatedness </w:t>
      </w:r>
      <w:r>
        <w:rPr>
          <w:rFonts w:ascii="Arial" w:hAnsi="Arial" w:cs="Arial"/>
          <w:sz w:val="20"/>
          <w:szCs w:val="20"/>
        </w:rPr>
        <w:fldChar w:fldCharType="begin">
          <w:fldData xml:space="preserve">PEVuZE5vdGU+PENpdGU+PEF1dGhvcj5HdXRoPC9BdXRob3I+PFllYXI+MjAxOTwvWWVhcj48UmVj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==
</w:fldData>
        </w:fldChar>
      </w:r>
      <w:r>
        <w:rPr>
          <w:rFonts w:ascii="Arial" w:hAnsi="Arial" w:cs="Arial"/>
          <w:sz w:val="20"/>
          <w:szCs w:val="20"/>
        </w:rPr>
        <w:instrText xml:space="preserve"> ADDIN EN.CITE </w:instrText>
      </w:r>
      <w:r>
        <w:rPr>
          <w:rFonts w:ascii="Arial" w:hAnsi="Arial" w:cs="Arial"/>
          <w:sz w:val="20"/>
          <w:szCs w:val="20"/>
        </w:rPr>
        <w:fldChar w:fldCharType="begin">
          <w:fldData xml:space="preserve">PEVuZE5vdGU+PENpdGU+PEF1dGhvcj5HdXRoPC9BdXRob3I+PFllYXI+MjAxOTwvWWVhcj48UmVj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==
</w:fldData>
        </w:fldChar>
      </w:r>
      <w:r>
        <w:rPr>
          <w:rFonts w:ascii="Arial" w:hAnsi="Arial" w:cs="Arial"/>
          <w:sz w:val="20"/>
          <w:szCs w:val="20"/>
        </w:rPr>
        <w:instrText xml:space="preserve"> ADDIN EN.CITE.DATA </w:instrText>
      </w:r>
      <w:r>
        <w:rPr>
          <w:rFonts w:ascii="Arial" w:hAnsi="Arial" w:cs="Arial"/>
          <w:sz w:val="20"/>
          <w:szCs w:val="20"/>
        </w:rPr>
      </w:r>
      <w:r>
        <w:rPr>
          <w:rFonts w:ascii="Arial" w:hAnsi="Arial" w:cs="Arial"/>
          <w:sz w:val="20"/>
          <w:szCs w:val="20"/>
        </w:rPr>
        <w:fldChar w:fldCharType="end"/>
      </w:r>
      <w:r>
        <w:rPr>
          <w:rFonts w:ascii="Arial" w:hAnsi="Arial" w:cs="Arial"/>
          <w:sz w:val="20"/>
          <w:szCs w:val="20"/>
        </w:rPr>
      </w:r>
      <w:r>
        <w:rPr>
          <w:rFonts w:ascii="Arial" w:hAnsi="Arial" w:cs="Arial"/>
          <w:sz w:val="20"/>
          <w:szCs w:val="20"/>
        </w:rPr>
        <w:fldChar w:fldCharType="separate"/>
      </w:r>
      <w:r>
        <w:rPr>
          <w:rFonts w:ascii="Arial" w:hAnsi="Arial" w:cs="Arial"/>
          <w:noProof/>
          <w:sz w:val="20"/>
          <w:szCs w:val="20"/>
        </w:rPr>
        <w:t>(Olival et al. 2017, Guth et al. 2019)</w:t>
      </w:r>
      <w:r>
        <w:rPr>
          <w:rFonts w:ascii="Arial" w:hAnsi="Arial" w:cs="Arial"/>
          <w:sz w:val="20"/>
          <w:szCs w:val="20"/>
        </w:rPr>
        <w:fldChar w:fldCharType="end"/>
      </w:r>
    </w:p>
    <w:p w14:paraId="2A6AAD14" w14:textId="50EEECCB" w:rsidR="00C06652" w:rsidRPr="006A5F35" w:rsidRDefault="00C06652" w:rsidP="006601BB">
      <w:pPr>
        <w:pStyle w:val="NormalWeb"/>
        <w:spacing w:before="180" w:beforeAutospacing="0" w:after="180" w:afterAutospacing="0" w:line="480" w:lineRule="auto"/>
      </w:pPr>
      <w:r w:rsidRPr="00DB752E">
        <w:rPr>
          <w:rFonts w:ascii="Arial" w:hAnsi="Arial" w:cs="Arial"/>
          <w:sz w:val="20"/>
          <w:szCs w:val="20"/>
        </w:rPr>
        <w:t xml:space="preserve">The association between </w:t>
      </w:r>
      <w:proofErr w:type="spellStart"/>
      <w:r w:rsidRPr="00DB752E">
        <w:rPr>
          <w:rFonts w:ascii="Arial" w:hAnsi="Arial" w:cs="Arial"/>
          <w:sz w:val="20"/>
          <w:szCs w:val="20"/>
        </w:rPr>
        <w:t>anthroponosis</w:t>
      </w:r>
      <w:proofErr w:type="spellEnd"/>
      <w:r w:rsidRPr="00DB752E">
        <w:rPr>
          <w:rFonts w:ascii="Arial" w:hAnsi="Arial" w:cs="Arial"/>
          <w:sz w:val="20"/>
          <w:szCs w:val="20"/>
        </w:rPr>
        <w:t>, those cases of virus transmission from human to other species and respiratory pathology may have to do with human behaviors. Respiratory pathology is generally caused by viruses with a respiratory droplet mode of transmission</w:t>
      </w:r>
      <w:r>
        <w:rPr>
          <w:rFonts w:ascii="Arial" w:hAnsi="Arial" w:cs="Arial"/>
          <w:sz w:val="20"/>
          <w:szCs w:val="20"/>
        </w:rPr>
        <w:fldChar w:fldCharType="begin"/>
      </w:r>
      <w:r>
        <w:rPr>
          <w:rFonts w:ascii="Arial" w:hAnsi="Arial" w:cs="Arial"/>
          <w:sz w:val="20"/>
          <w:szCs w:val="20"/>
        </w:rPr>
        <w:instrText xml:space="preserve"> ADDIN EN.CITE &lt;EndNote&gt;&lt;Cite&gt;&lt;Author&gt;Wang&lt;/Author&gt;&lt;Year&gt;2021&lt;/Year&gt;&lt;RecNum&gt;7787&lt;/RecNum&gt;&lt;DisplayText&gt;(Wang et al. 2021)&lt;/DisplayText&gt;&lt;record&gt;&lt;rec-number&gt;7787&lt;/rec-number&gt;&lt;foreign-keys&gt;&lt;key app="EN" db-id="pv99xppxsftrpnevsxkp0tvm950xsdp9wz2x" timestamp="1676559472"&gt;7787&lt;/key&gt;&lt;/foreign-keys&gt;&lt;ref-type name="Journal Article"&gt;17&lt;/ref-type&gt;&lt;contributors&gt;&lt;authors&gt;&lt;author&gt;Wang, Chia C&lt;/author&gt;&lt;author&gt;Prather, Kimberly A&lt;/author&gt;&lt;author&gt;Sznitman, Josué&lt;/author&gt;&lt;author&gt;Jimenez, Jose L&lt;/author&gt;&lt;author&gt;Lakdawala, Seema S&lt;/author&gt;&lt;author&gt;Tufekci, Zeynep&lt;/author&gt;&lt;author&gt;Marr, Linsey C&lt;/author&gt;&lt;/authors&gt;&lt;/contributors&gt;&lt;titles&gt;&lt;title&gt;Airborne transmission of respiratory viruses&lt;/title&gt;&lt;secondary-title&gt;Science&lt;/secondary-title&gt;&lt;/titles&gt;&lt;periodical&gt;&lt;full-title&gt;Science&lt;/full-title&gt;&lt;/periodical&gt;&lt;pages&gt;eabd9149&lt;/pages&gt;&lt;volume&gt;373&lt;/volume&gt;&lt;number&gt;6558&lt;/number&gt;&lt;dates&gt;&lt;year&gt;2021&lt;/year&gt;&lt;/dates&gt;&lt;isbn&gt;0036-8075&lt;/isbn&gt;&lt;urls&gt;&lt;/urls&gt;&lt;/record&gt;&lt;/Cite&gt;&lt;/EndNote&gt;</w:instrText>
      </w:r>
      <w:r>
        <w:rPr>
          <w:rFonts w:ascii="Arial" w:hAnsi="Arial" w:cs="Arial"/>
          <w:sz w:val="20"/>
          <w:szCs w:val="20"/>
        </w:rPr>
        <w:fldChar w:fldCharType="separate"/>
      </w:r>
      <w:r>
        <w:rPr>
          <w:rFonts w:ascii="Arial" w:hAnsi="Arial" w:cs="Arial"/>
          <w:noProof/>
          <w:sz w:val="20"/>
          <w:szCs w:val="20"/>
        </w:rPr>
        <w:t>(Wang et al. 2021)</w:t>
      </w:r>
      <w:r>
        <w:rPr>
          <w:rFonts w:ascii="Arial" w:hAnsi="Arial" w:cs="Arial"/>
          <w:sz w:val="20"/>
          <w:szCs w:val="20"/>
        </w:rPr>
        <w:fldChar w:fldCharType="end"/>
      </w:r>
      <w:r w:rsidRPr="00DB752E">
        <w:rPr>
          <w:rFonts w:ascii="Arial" w:hAnsi="Arial" w:cs="Arial"/>
          <w:sz w:val="20"/>
          <w:szCs w:val="20"/>
        </w:rPr>
        <w:t xml:space="preserve">. Other methods of transmission </w:t>
      </w:r>
      <w:r>
        <w:rPr>
          <w:rFonts w:ascii="Arial" w:hAnsi="Arial" w:cs="Arial"/>
          <w:sz w:val="20"/>
          <w:szCs w:val="20"/>
        </w:rPr>
        <w:t xml:space="preserve">are </w:t>
      </w:r>
      <w:r w:rsidRPr="00DB752E">
        <w:rPr>
          <w:rFonts w:ascii="Arial" w:hAnsi="Arial" w:cs="Arial"/>
          <w:sz w:val="20"/>
          <w:szCs w:val="20"/>
        </w:rPr>
        <w:t xml:space="preserve">less likely from humans due to human behaviors related to hygiene reducing the risk of </w:t>
      </w:r>
      <w:proofErr w:type="spellStart"/>
      <w:r w:rsidRPr="00DB752E">
        <w:rPr>
          <w:rFonts w:ascii="Arial" w:hAnsi="Arial" w:cs="Arial"/>
          <w:sz w:val="20"/>
          <w:szCs w:val="20"/>
        </w:rPr>
        <w:t>faeco</w:t>
      </w:r>
      <w:proofErr w:type="spellEnd"/>
      <w:r w:rsidRPr="00DB752E">
        <w:rPr>
          <w:rFonts w:ascii="Arial" w:hAnsi="Arial" w:cs="Arial"/>
          <w:sz w:val="20"/>
          <w:szCs w:val="20"/>
        </w:rPr>
        <w:t>-oral transmitted pathogens and those transmitted by direct contact</w:t>
      </w:r>
      <w:r>
        <w:rPr>
          <w:rFonts w:ascii="Arial" w:hAnsi="Arial" w:cs="Arial"/>
          <w:sz w:val="20"/>
          <w:szCs w:val="20"/>
        </w:rPr>
        <w:fldChar w:fldCharType="begin"/>
      </w:r>
      <w:r>
        <w:rPr>
          <w:rFonts w:ascii="Arial" w:hAnsi="Arial" w:cs="Arial"/>
          <w:sz w:val="20"/>
          <w:szCs w:val="20"/>
        </w:rPr>
        <w:instrText xml:space="preserve"> ADDIN EN.CITE &lt;EndNote&gt;&lt;Cite&gt;&lt;Author&gt;Penakalapati&lt;/Author&gt;&lt;Year&gt;2017&lt;/Year&gt;&lt;RecNum&gt;7625&lt;/RecNum&gt;&lt;DisplayText&gt;(Penakalapati et al. 2017)&lt;/DisplayText&gt;&lt;record&gt;&lt;rec-number&gt;7625&lt;/rec-number&gt;&lt;foreign-keys&gt;&lt;key app="EN" db-id="pv99xppxsftrpnevsxkp0tvm950xsdp9wz2x" timestamp="1666901796"&gt;7625&lt;/key&gt;&lt;/foreign-keys&gt;&lt;ref-type name="Journal Article"&gt;17&lt;/ref-type&gt;&lt;contributors&gt;&lt;authors&gt;&lt;author&gt;Penakalapati, G.&lt;/author&gt;&lt;author&gt;Swarthout, J.&lt;/author&gt;&lt;author&gt;Delahoy, M. J.&lt;/author&gt;&lt;author&gt;McAliley, L.&lt;/author&gt;&lt;author&gt;Wodnik, B.&lt;/author&gt;&lt;author&gt;Levy, K.&lt;/author&gt;&lt;author&gt;Freeman, M. C.&lt;/author&gt;&lt;/authors&gt;&lt;/contributors&gt;&lt;auth-address&gt;Department of Environmental Health, Emory University , Atlanta, Georgia 30322 United States.&lt;/auth-address&gt;&lt;titles&gt;&lt;title&gt;Exposure to Animal Feces and Human Health: A Systematic Review and Proposed Research Priorities&lt;/title&gt;&lt;secondary-title&gt;Environ Sci Technol&lt;/secondary-title&gt;&lt;/titles&gt;&lt;periodical&gt;&lt;full-title&gt;Environ Sci Technol&lt;/full-title&gt;&lt;/periodical&gt;&lt;pages&gt;11537-11552&lt;/pages&gt;&lt;volume&gt;51&lt;/volume&gt;&lt;number&gt;20&lt;/number&gt;&lt;edition&gt;2017/09/20&lt;/edition&gt;&lt;keywords&gt;&lt;keyword&gt;Animals&lt;/keyword&gt;&lt;keyword&gt;Diarrhea&lt;/keyword&gt;&lt;keyword&gt;*Feces&lt;/keyword&gt;&lt;keyword&gt;Humans&lt;/keyword&gt;&lt;keyword&gt;*Hygiene&lt;/keyword&gt;&lt;keyword&gt;*Sanitation&lt;/keyword&gt;&lt;keyword&gt;Soil&lt;/keyword&gt;&lt;/keywords&gt;&lt;dates&gt;&lt;year&gt;2017&lt;/year&gt;&lt;pub-dates&gt;&lt;date&gt;Oct 17&lt;/date&gt;&lt;/pub-dates&gt;&lt;/dates&gt;&lt;isbn&gt;1520-5851 (Electronic)&amp;#xD;0013-936X (Linking)&lt;/isbn&gt;&lt;accession-num&gt;28926696&lt;/accession-num&gt;&lt;urls&gt;&lt;related-urls&gt;&lt;url&gt;https://www.ncbi.nlm.nih.gov/pubmed/28926696&lt;/url&gt;&lt;/related-urls&gt;&lt;/urls&gt;&lt;custom2&gt;PMC5647569&lt;/custom2&gt;&lt;electronic-resource-num&gt;10.1021/acs.est.7b02811&lt;/electronic-resource-num&gt;&lt;/record&gt;&lt;/Cite&gt;&lt;/EndNote&gt;</w:instrText>
      </w:r>
      <w:r>
        <w:rPr>
          <w:rFonts w:ascii="Arial" w:hAnsi="Arial" w:cs="Arial"/>
          <w:sz w:val="20"/>
          <w:szCs w:val="20"/>
        </w:rPr>
        <w:fldChar w:fldCharType="separate"/>
      </w:r>
      <w:r>
        <w:rPr>
          <w:rFonts w:ascii="Arial" w:hAnsi="Arial" w:cs="Arial"/>
          <w:noProof/>
          <w:sz w:val="20"/>
          <w:szCs w:val="20"/>
        </w:rPr>
        <w:t>(Penakalapati et al. 2017)</w:t>
      </w:r>
      <w:r>
        <w:rPr>
          <w:rFonts w:ascii="Arial" w:hAnsi="Arial" w:cs="Arial"/>
          <w:sz w:val="20"/>
          <w:szCs w:val="20"/>
        </w:rPr>
        <w:fldChar w:fldCharType="end"/>
      </w:r>
      <w:r w:rsidRPr="00DB752E">
        <w:rPr>
          <w:rFonts w:ascii="Arial" w:hAnsi="Arial" w:cs="Arial"/>
          <w:sz w:val="20"/>
          <w:szCs w:val="20"/>
        </w:rPr>
        <w:t xml:space="preserve">. This was reflected in </w:t>
      </w:r>
      <w:r>
        <w:rPr>
          <w:rFonts w:ascii="Arial" w:hAnsi="Arial" w:cs="Arial"/>
          <w:sz w:val="20"/>
          <w:szCs w:val="20"/>
        </w:rPr>
        <w:t xml:space="preserve">the </w:t>
      </w:r>
      <w:r w:rsidRPr="00DB752E">
        <w:rPr>
          <w:rFonts w:ascii="Arial" w:hAnsi="Arial" w:cs="Arial"/>
          <w:sz w:val="20"/>
          <w:szCs w:val="20"/>
        </w:rPr>
        <w:t xml:space="preserve">MCA where zoonosis and </w:t>
      </w:r>
      <w:proofErr w:type="spellStart"/>
      <w:r>
        <w:rPr>
          <w:rFonts w:ascii="Arial" w:hAnsi="Arial" w:cs="Arial"/>
          <w:sz w:val="20"/>
          <w:szCs w:val="20"/>
        </w:rPr>
        <w:t>anthroponosis</w:t>
      </w:r>
      <w:proofErr w:type="spellEnd"/>
      <w:r w:rsidRPr="00DB752E">
        <w:rPr>
          <w:rFonts w:ascii="Arial" w:hAnsi="Arial" w:cs="Arial"/>
          <w:sz w:val="20"/>
          <w:szCs w:val="20"/>
        </w:rPr>
        <w:t xml:space="preserve"> formed a subset within a larger more variable group containing cross species events not involving humans. This may also reflect a narrower </w:t>
      </w:r>
      <w:r w:rsidRPr="00DB752E">
        <w:rPr>
          <w:rFonts w:ascii="Arial" w:hAnsi="Arial" w:cs="Arial"/>
          <w:sz w:val="20"/>
          <w:szCs w:val="20"/>
        </w:rPr>
        <w:lastRenderedPageBreak/>
        <w:t>range of pathologies.</w:t>
      </w:r>
      <w:r w:rsidRPr="00B04025">
        <w:rPr>
          <w:rFonts w:ascii="Arial" w:hAnsi="Arial" w:cs="Arial"/>
          <w:sz w:val="20"/>
          <w:szCs w:val="20"/>
        </w:rPr>
        <w:t xml:space="preserve"> The occurrence of the anthroponotic ellipsis as a smaller ellipsis with</w:t>
      </w:r>
      <w:r>
        <w:rPr>
          <w:rFonts w:ascii="Arial" w:hAnsi="Arial" w:cs="Arial"/>
          <w:sz w:val="20"/>
          <w:szCs w:val="20"/>
        </w:rPr>
        <w:t>in</w:t>
      </w:r>
      <w:r w:rsidRPr="00B04025">
        <w:rPr>
          <w:rFonts w:ascii="Arial" w:hAnsi="Arial" w:cs="Arial"/>
          <w:sz w:val="20"/>
          <w:szCs w:val="20"/>
        </w:rPr>
        <w:t xml:space="preserve"> the zoonotic ellipsis in the MCA for the individual host MCA and the zoonotic ellipsis as a smaller ellipsis with</w:t>
      </w:r>
      <w:r>
        <w:rPr>
          <w:rFonts w:ascii="Arial" w:hAnsi="Arial" w:cs="Arial"/>
          <w:sz w:val="20"/>
          <w:szCs w:val="20"/>
        </w:rPr>
        <w:t>in</w:t>
      </w:r>
      <w:r w:rsidRPr="00B04025">
        <w:rPr>
          <w:rFonts w:ascii="Arial" w:hAnsi="Arial" w:cs="Arial"/>
          <w:sz w:val="20"/>
          <w:szCs w:val="20"/>
        </w:rPr>
        <w:t xml:space="preserve"> a larger not zoonotic in the </w:t>
      </w:r>
      <w:r w:rsidR="001C5DAA">
        <w:rPr>
          <w:rFonts w:ascii="Arial" w:hAnsi="Arial" w:cs="Arial"/>
          <w:sz w:val="20"/>
          <w:szCs w:val="20"/>
        </w:rPr>
        <w:t>unique</w:t>
      </w:r>
      <w:r w:rsidRPr="00B04025">
        <w:rPr>
          <w:rFonts w:ascii="Arial" w:hAnsi="Arial" w:cs="Arial"/>
          <w:sz w:val="20"/>
          <w:szCs w:val="20"/>
        </w:rPr>
        <w:t xml:space="preserve"> virus MCA seems to reflect this. </w:t>
      </w:r>
      <w:r>
        <w:rPr>
          <w:rFonts w:ascii="Arial" w:hAnsi="Arial" w:cs="Arial"/>
          <w:sz w:val="20"/>
          <w:szCs w:val="20"/>
        </w:rPr>
        <w:t>The importance of respiratory pathology in humans was shown again in the HCA with the r</w:t>
      </w:r>
      <w:r w:rsidRPr="006A5F35">
        <w:rPr>
          <w:rFonts w:ascii="Arial" w:hAnsi="Arial" w:cs="Arial"/>
          <w:sz w:val="20"/>
          <w:szCs w:val="20"/>
        </w:rPr>
        <w:t xml:space="preserve">espiratory cluster including </w:t>
      </w:r>
      <w:r>
        <w:rPr>
          <w:rFonts w:ascii="Arial" w:hAnsi="Arial" w:cs="Arial"/>
          <w:sz w:val="20"/>
          <w:szCs w:val="20"/>
        </w:rPr>
        <w:t xml:space="preserve">only </w:t>
      </w:r>
      <w:r w:rsidRPr="006A5F35">
        <w:rPr>
          <w:rFonts w:ascii="Arial" w:hAnsi="Arial" w:cs="Arial"/>
          <w:sz w:val="20"/>
          <w:szCs w:val="20"/>
        </w:rPr>
        <w:t>viruses with humans as spillover o</w:t>
      </w:r>
      <w:r>
        <w:rPr>
          <w:rFonts w:ascii="Arial" w:hAnsi="Arial" w:cs="Arial"/>
          <w:sz w:val="20"/>
          <w:szCs w:val="20"/>
        </w:rPr>
        <w:t>r</w:t>
      </w:r>
      <w:r w:rsidRPr="006A5F35">
        <w:rPr>
          <w:rFonts w:ascii="Arial" w:hAnsi="Arial" w:cs="Arial"/>
          <w:sz w:val="20"/>
          <w:szCs w:val="20"/>
        </w:rPr>
        <w:t xml:space="preserve"> reservoir host</w:t>
      </w:r>
      <w:r>
        <w:rPr>
          <w:rFonts w:ascii="Arial" w:hAnsi="Arial" w:cs="Arial"/>
          <w:sz w:val="20"/>
          <w:szCs w:val="20"/>
        </w:rPr>
        <w:t>s</w:t>
      </w:r>
      <w:r w:rsidRPr="006A5F35">
        <w:rPr>
          <w:rFonts w:ascii="Arial" w:hAnsi="Arial" w:cs="Arial"/>
          <w:sz w:val="20"/>
          <w:szCs w:val="20"/>
        </w:rPr>
        <w:t>.</w:t>
      </w:r>
      <w:r>
        <w:rPr>
          <w:rFonts w:ascii="Arial" w:hAnsi="Arial" w:cs="Arial"/>
          <w:sz w:val="20"/>
          <w:szCs w:val="20"/>
        </w:rPr>
        <w:t xml:space="preserve"> Much of the driving force behind this trend is the repeated high profile anthroponotic spillover of human respiratory viruses into great apes </w:t>
      </w:r>
      <w:r>
        <w:rPr>
          <w:rFonts w:ascii="Arial" w:hAnsi="Arial" w:cs="Arial"/>
          <w:sz w:val="20"/>
          <w:szCs w:val="20"/>
        </w:rPr>
        <w:fldChar w:fldCharType="begin"/>
      </w:r>
      <w:r>
        <w:rPr>
          <w:rFonts w:ascii="Arial" w:hAnsi="Arial" w:cs="Arial"/>
          <w:sz w:val="20"/>
          <w:szCs w:val="20"/>
        </w:rPr>
        <w:instrText xml:space="preserve"> ADDIN EN.CITE &lt;EndNote&gt;&lt;Cite&gt;&lt;Author&gt;Devaux&lt;/Author&gt;&lt;Year&gt;2019&lt;/Year&gt;&lt;RecNum&gt;7788&lt;/RecNum&gt;&lt;DisplayText&gt;(Muehlenbein 2016, Devaux et al. 2019)&lt;/DisplayText&gt;&lt;record&gt;&lt;rec-number&gt;7788&lt;/rec-number&gt;&lt;foreign-keys&gt;&lt;key app="EN" db-id="pv99xppxsftrpnevsxkp0tvm950xsdp9wz2x" timestamp="1676559700"&gt;7788&lt;/key&gt;&lt;/foreign-keys&gt;&lt;ref-type name="Journal Article"&gt;17&lt;/ref-type&gt;&lt;contributors&gt;&lt;authors&gt;&lt;author&gt;Devaux, Christian A&lt;/author&gt;&lt;author&gt;Mediannikov, Oleg&lt;/author&gt;&lt;author&gt;Medkour, Hacene&lt;/author&gt;&lt;author&gt;Raoult, Didier&lt;/author&gt;&lt;/authors&gt;&lt;/contributors&gt;&lt;titles&gt;&lt;title&gt;Infectious disease risk across the growing human-non human primate interface: A review of the evidence&lt;/title&gt;&lt;secondary-title&gt;Frontiers in Public Health&lt;/secondary-title&gt;&lt;/titles&gt;&lt;periodical&gt;&lt;full-title&gt;Frontiers in Public Health&lt;/full-title&gt;&lt;/periodical&gt;&lt;pages&gt;305&lt;/pages&gt;&lt;volume&gt;7&lt;/volume&gt;&lt;dates&gt;&lt;year&gt;2019&lt;/year&gt;&lt;/dates&gt;&lt;isbn&gt;2296-2565&lt;/isbn&gt;&lt;urls&gt;&lt;/urls&gt;&lt;/record&gt;&lt;/Cite&gt;&lt;Cite&gt;&lt;Author&gt;Muehlenbein&lt;/Author&gt;&lt;Year&gt;2016&lt;/Year&gt;&lt;RecNum&gt;7789&lt;/RecNum&gt;&lt;record&gt;&lt;rec-number&gt;7789&lt;/rec-number&gt;&lt;foreign-keys&gt;&lt;key app="EN" db-id="pv99xppxsftrpnevsxkp0tvm950xsdp9wz2x" timestamp="1676560052"&gt;7789&lt;/key&gt;&lt;/foreign-keys&gt;&lt;ref-type name="Journal Article"&gt;17&lt;/ref-type&gt;&lt;contributors&gt;&lt;authors&gt;&lt;author&gt;Muehlenbein, Michael P&lt;/author&gt;&lt;/authors&gt;&lt;/contributors&gt;&lt;titles&gt;&lt;title&gt;Disease and human/animal interactions&lt;/title&gt;&lt;secondary-title&gt;Annual Review of Anthropology&lt;/secondary-title&gt;&lt;/titles&gt;&lt;periodical&gt;&lt;full-title&gt;Annual Review of Anthropology&lt;/full-title&gt;&lt;/periodical&gt;&lt;pages&gt;395-416&lt;/pages&gt;&lt;volume&gt;45&lt;/volume&gt;&lt;dates&gt;&lt;year&gt;2016&lt;/year&gt;&lt;/dates&gt;&lt;isbn&gt;0084-6570&lt;/isbn&gt;&lt;urls&gt;&lt;/urls&gt;&lt;/record&gt;&lt;/Cite&gt;&lt;/EndNote&gt;</w:instrText>
      </w:r>
      <w:r>
        <w:rPr>
          <w:rFonts w:ascii="Arial" w:hAnsi="Arial" w:cs="Arial"/>
          <w:sz w:val="20"/>
          <w:szCs w:val="20"/>
        </w:rPr>
        <w:fldChar w:fldCharType="separate"/>
      </w:r>
      <w:r>
        <w:rPr>
          <w:rFonts w:ascii="Arial" w:hAnsi="Arial" w:cs="Arial"/>
          <w:noProof/>
          <w:sz w:val="20"/>
          <w:szCs w:val="20"/>
        </w:rPr>
        <w:t>(Muehlenbein 2016, Devaux et al. 2019)</w:t>
      </w:r>
      <w:r>
        <w:rPr>
          <w:rFonts w:ascii="Arial" w:hAnsi="Arial" w:cs="Arial"/>
          <w:sz w:val="20"/>
          <w:szCs w:val="20"/>
        </w:rPr>
        <w:fldChar w:fldCharType="end"/>
      </w:r>
      <w:r>
        <w:rPr>
          <w:rFonts w:ascii="Arial" w:hAnsi="Arial" w:cs="Arial"/>
          <w:sz w:val="20"/>
          <w:szCs w:val="20"/>
        </w:rPr>
        <w:t>. The strength of this association suggests that whilst hygiene measures are in place to prevent spillover of other pathogens that require closer contact it appears ecotourism and other activities that encroach on wild primates are still getting close enough to transmit respiratory pathogens,</w:t>
      </w:r>
    </w:p>
    <w:p w14:paraId="659ACBFE" w14:textId="77777777" w:rsidR="00C06652" w:rsidRPr="001C5DAA" w:rsidRDefault="00C06652" w:rsidP="00C06652">
      <w:pPr>
        <w:pStyle w:val="Heading2"/>
        <w:rPr>
          <w:shd w:val="clear" w:color="auto" w:fill="F6F6F6"/>
        </w:rPr>
      </w:pPr>
      <w:r w:rsidRPr="001C5DAA">
        <w:rPr>
          <w:shd w:val="clear" w:color="auto" w:fill="F6F6F6"/>
        </w:rPr>
        <w:t>Conclusion</w:t>
      </w:r>
    </w:p>
    <w:p w14:paraId="5D663C09" w14:textId="6141CC9C" w:rsidR="00AC1410" w:rsidRDefault="00AC1410" w:rsidP="00AC1410">
      <w:pPr>
        <w:spacing w:line="480" w:lineRule="auto"/>
        <w:rPr>
          <w:rFonts w:ascii="Arial" w:hAnsi="Arial" w:cs="Arial"/>
          <w:sz w:val="20"/>
          <w:szCs w:val="20"/>
        </w:rPr>
      </w:pPr>
      <w:r w:rsidRPr="005358B6">
        <w:rPr>
          <w:rFonts w:ascii="Arial" w:hAnsi="Arial" w:cs="Arial"/>
          <w:sz w:val="20"/>
          <w:szCs w:val="20"/>
        </w:rPr>
        <w:t>There are two main points to take from this study. Firstly, there appear to be trends in pathological data</w:t>
      </w:r>
      <w:ins w:id="177" w:author="Nicole LYNN Gottdenker" w:date="2023-04-09T17:53:00Z">
        <w:r w:rsidR="00BD4C2C">
          <w:rPr>
            <w:rFonts w:ascii="Arial" w:hAnsi="Arial" w:cs="Arial"/>
            <w:sz w:val="20"/>
            <w:szCs w:val="20"/>
          </w:rPr>
          <w:t xml:space="preserve"> at the virus-host </w:t>
        </w:r>
        <w:proofErr w:type="spellStart"/>
        <w:r w:rsidR="00BD4C2C">
          <w:rPr>
            <w:rFonts w:ascii="Arial" w:hAnsi="Arial" w:cs="Arial"/>
            <w:sz w:val="20"/>
            <w:szCs w:val="20"/>
          </w:rPr>
          <w:t>interface</w:t>
        </w:r>
      </w:ins>
      <w:del w:id="178" w:author="Nicole LYNN Gottdenker" w:date="2023-04-09T17:53:00Z">
        <w:r w:rsidRPr="005358B6" w:rsidDel="00BD4C2C">
          <w:rPr>
            <w:rFonts w:ascii="Arial" w:hAnsi="Arial" w:cs="Arial"/>
            <w:sz w:val="20"/>
            <w:szCs w:val="20"/>
          </w:rPr>
          <w:delText xml:space="preserve"> </w:delText>
        </w:r>
      </w:del>
      <w:r w:rsidRPr="005358B6">
        <w:rPr>
          <w:rFonts w:ascii="Arial" w:hAnsi="Arial" w:cs="Arial"/>
          <w:sz w:val="20"/>
          <w:szCs w:val="20"/>
        </w:rPr>
        <w:t>which</w:t>
      </w:r>
      <w:proofErr w:type="spellEnd"/>
      <w:r w:rsidRPr="005358B6">
        <w:rPr>
          <w:rFonts w:ascii="Arial" w:hAnsi="Arial" w:cs="Arial"/>
          <w:sz w:val="20"/>
          <w:szCs w:val="20"/>
        </w:rPr>
        <w:t xml:space="preserve"> correspond to certain types of spillover event</w:t>
      </w:r>
      <w:r>
        <w:rPr>
          <w:rFonts w:ascii="Arial" w:hAnsi="Arial" w:cs="Arial"/>
          <w:sz w:val="20"/>
          <w:szCs w:val="20"/>
        </w:rPr>
        <w:t xml:space="preserve">, particularly those events involving humans. </w:t>
      </w:r>
      <w:r w:rsidR="008F3AB0">
        <w:rPr>
          <w:rFonts w:ascii="Arial" w:hAnsi="Arial" w:cs="Arial"/>
          <w:sz w:val="20"/>
          <w:szCs w:val="20"/>
        </w:rPr>
        <w:t>Specifically,</w:t>
      </w:r>
      <w:r>
        <w:rPr>
          <w:rFonts w:ascii="Arial" w:hAnsi="Arial" w:cs="Arial"/>
          <w:sz w:val="20"/>
          <w:szCs w:val="20"/>
        </w:rPr>
        <w:t xml:space="preserve"> </w:t>
      </w:r>
      <w:del w:id="179" w:author="Nicole LYNN Gottdenker" w:date="2023-04-09T17:53:00Z">
        <w:r w:rsidDel="00BD4C2C">
          <w:rPr>
            <w:rFonts w:ascii="Arial" w:hAnsi="Arial" w:cs="Arial"/>
            <w:sz w:val="20"/>
            <w:szCs w:val="20"/>
          </w:rPr>
          <w:delText xml:space="preserve">that </w:delText>
        </w:r>
      </w:del>
      <w:r>
        <w:rPr>
          <w:rFonts w:ascii="Arial" w:hAnsi="Arial" w:cs="Arial"/>
          <w:sz w:val="20"/>
          <w:szCs w:val="20"/>
        </w:rPr>
        <w:t xml:space="preserve">viruses involved in cross species </w:t>
      </w:r>
      <w:r w:rsidR="006601BB">
        <w:rPr>
          <w:rFonts w:ascii="Arial" w:hAnsi="Arial" w:cs="Arial"/>
          <w:sz w:val="20"/>
          <w:szCs w:val="20"/>
        </w:rPr>
        <w:t>transmission</w:t>
      </w:r>
      <w:r>
        <w:rPr>
          <w:rFonts w:ascii="Arial" w:hAnsi="Arial" w:cs="Arial"/>
          <w:sz w:val="20"/>
          <w:szCs w:val="20"/>
        </w:rPr>
        <w:t xml:space="preserve"> events </w:t>
      </w:r>
      <w:proofErr w:type="spellStart"/>
      <w:r>
        <w:rPr>
          <w:rFonts w:ascii="Arial" w:hAnsi="Arial" w:cs="Arial"/>
          <w:sz w:val="20"/>
          <w:szCs w:val="20"/>
        </w:rPr>
        <w:t>ten</w:t>
      </w:r>
      <w:ins w:id="180" w:author="Nicole LYNN Gottdenker" w:date="2023-04-09T17:53:00Z">
        <w:r w:rsidR="00BD4C2C">
          <w:rPr>
            <w:rFonts w:ascii="Arial" w:hAnsi="Arial" w:cs="Arial"/>
            <w:sz w:val="20"/>
            <w:szCs w:val="20"/>
          </w:rPr>
          <w:t>d</w:t>
        </w:r>
      </w:ins>
      <w:del w:id="181" w:author="Nicole LYNN Gottdenker" w:date="2023-04-09T17:53:00Z">
        <w:r w:rsidDel="00BD4C2C">
          <w:rPr>
            <w:rFonts w:ascii="Arial" w:hAnsi="Arial" w:cs="Arial"/>
            <w:sz w:val="20"/>
            <w:szCs w:val="20"/>
          </w:rPr>
          <w:delText xml:space="preserve">ded </w:delText>
        </w:r>
      </w:del>
      <w:r>
        <w:rPr>
          <w:rFonts w:ascii="Arial" w:hAnsi="Arial" w:cs="Arial"/>
          <w:sz w:val="20"/>
          <w:szCs w:val="20"/>
        </w:rPr>
        <w:t>to</w:t>
      </w:r>
      <w:proofErr w:type="spellEnd"/>
      <w:r>
        <w:rPr>
          <w:rFonts w:ascii="Arial" w:hAnsi="Arial" w:cs="Arial"/>
          <w:sz w:val="20"/>
          <w:szCs w:val="20"/>
        </w:rPr>
        <w:t xml:space="preserve"> group together based on certain pathological</w:t>
      </w:r>
      <w:ins w:id="182" w:author="Nicole LYNN Gottdenker" w:date="2023-04-09T17:54:00Z">
        <w:r w:rsidR="00BD4C2C">
          <w:rPr>
            <w:rFonts w:ascii="Arial" w:hAnsi="Arial" w:cs="Arial"/>
            <w:sz w:val="20"/>
            <w:szCs w:val="20"/>
          </w:rPr>
          <w:t>/pathogenesis</w:t>
        </w:r>
      </w:ins>
      <w:r>
        <w:rPr>
          <w:rFonts w:ascii="Arial" w:hAnsi="Arial" w:cs="Arial"/>
          <w:sz w:val="20"/>
          <w:szCs w:val="20"/>
        </w:rPr>
        <w:t xml:space="preserve"> traits which often corresponded with types of hosts involved. The trends that have emerged from this study demonstrate that further work </w:t>
      </w:r>
      <w:proofErr w:type="spellStart"/>
      <w:r>
        <w:rPr>
          <w:rFonts w:ascii="Arial" w:hAnsi="Arial" w:cs="Arial"/>
          <w:sz w:val="20"/>
          <w:szCs w:val="20"/>
        </w:rPr>
        <w:t>on</w:t>
      </w:r>
      <w:del w:id="183" w:author="Nicole LYNN Gottdenker" w:date="2023-04-09T17:54:00Z">
        <w:r w:rsidDel="00BD4C2C">
          <w:rPr>
            <w:rFonts w:ascii="Arial" w:hAnsi="Arial" w:cs="Arial"/>
            <w:sz w:val="20"/>
            <w:szCs w:val="20"/>
          </w:rPr>
          <w:delText xml:space="preserve"> the  role of pathology</w:delText>
        </w:r>
      </w:del>
      <w:ins w:id="184" w:author="Nicole LYNN Gottdenker" w:date="2023-04-09T17:54:00Z">
        <w:r w:rsidR="00BD4C2C">
          <w:rPr>
            <w:rFonts w:ascii="Arial" w:hAnsi="Arial" w:cs="Arial"/>
            <w:sz w:val="20"/>
            <w:szCs w:val="20"/>
          </w:rPr>
          <w:t>cellular</w:t>
        </w:r>
        <w:proofErr w:type="spellEnd"/>
        <w:r w:rsidR="00BD4C2C">
          <w:rPr>
            <w:rFonts w:ascii="Arial" w:hAnsi="Arial" w:cs="Arial"/>
            <w:sz w:val="20"/>
            <w:szCs w:val="20"/>
          </w:rPr>
          <w:t xml:space="preserve"> and molecular pathology of</w:t>
        </w:r>
      </w:ins>
      <w:r>
        <w:rPr>
          <w:rFonts w:ascii="Arial" w:hAnsi="Arial" w:cs="Arial"/>
          <w:sz w:val="20"/>
          <w:szCs w:val="20"/>
        </w:rPr>
        <w:t xml:space="preserve"> </w:t>
      </w:r>
      <w:del w:id="185" w:author="Nicole LYNN Gottdenker" w:date="2023-04-09T17:54:00Z">
        <w:r w:rsidDel="00BD4C2C">
          <w:rPr>
            <w:rFonts w:ascii="Arial" w:hAnsi="Arial" w:cs="Arial"/>
            <w:sz w:val="20"/>
            <w:szCs w:val="20"/>
          </w:rPr>
          <w:delText>in</w:delText>
        </w:r>
      </w:del>
      <w:r>
        <w:rPr>
          <w:rFonts w:ascii="Arial" w:hAnsi="Arial" w:cs="Arial"/>
          <w:sz w:val="20"/>
          <w:szCs w:val="20"/>
        </w:rPr>
        <w:t xml:space="preserve"> cross species transmission events is merite</w:t>
      </w:r>
      <w:ins w:id="186" w:author="Nicole LYNN Gottdenker" w:date="2023-04-09T17:54:00Z">
        <w:r w:rsidR="00BD4C2C">
          <w:rPr>
            <w:rFonts w:ascii="Arial" w:hAnsi="Arial" w:cs="Arial"/>
            <w:sz w:val="20"/>
            <w:szCs w:val="20"/>
          </w:rPr>
          <w:t>d and should be better integrated with the disease ecology/epidemiologic approaches</w:t>
        </w:r>
      </w:ins>
      <w:del w:id="187" w:author="Nicole LYNN Gottdenker" w:date="2023-04-09T17:54:00Z">
        <w:r w:rsidDel="00BD4C2C">
          <w:rPr>
            <w:rFonts w:ascii="Arial" w:hAnsi="Arial" w:cs="Arial"/>
            <w:sz w:val="20"/>
            <w:szCs w:val="20"/>
          </w:rPr>
          <w:delText>d.</w:delText>
        </w:r>
      </w:del>
    </w:p>
    <w:p w14:paraId="4BDF96AE" w14:textId="0D3C95EA" w:rsidR="00AC1410" w:rsidRDefault="00AC1410" w:rsidP="00AC1410">
      <w:pPr>
        <w:spacing w:line="480" w:lineRule="auto"/>
        <w:rPr>
          <w:ins w:id="188" w:author="Nicole LYNN Gottdenker" w:date="2023-04-09T17:57:00Z"/>
          <w:rFonts w:ascii="Arial" w:hAnsi="Arial" w:cs="Arial"/>
          <w:sz w:val="20"/>
          <w:szCs w:val="20"/>
        </w:rPr>
      </w:pPr>
      <w:r>
        <w:rPr>
          <w:rFonts w:ascii="Arial" w:hAnsi="Arial" w:cs="Arial"/>
          <w:sz w:val="20"/>
          <w:szCs w:val="20"/>
        </w:rPr>
        <w:t>Secondly, this study highlights t</w:t>
      </w:r>
      <w:r w:rsidRPr="00DB752E">
        <w:rPr>
          <w:rFonts w:ascii="Arial" w:hAnsi="Arial" w:cs="Arial"/>
          <w:sz w:val="20"/>
          <w:szCs w:val="20"/>
        </w:rPr>
        <w:t xml:space="preserve">he current absence of high-quality </w:t>
      </w:r>
      <w:ins w:id="189" w:author="Nicole LYNN Gottdenker" w:date="2023-04-09T17:55:00Z">
        <w:r w:rsidR="00BD4C2C">
          <w:rPr>
            <w:rFonts w:ascii="Arial" w:hAnsi="Arial" w:cs="Arial"/>
            <w:sz w:val="20"/>
            <w:szCs w:val="20"/>
          </w:rPr>
          <w:t xml:space="preserve">and fine-scale virus-host pathogen </w:t>
        </w:r>
        <w:proofErr w:type="spellStart"/>
        <w:r w:rsidR="00BD4C2C">
          <w:rPr>
            <w:rFonts w:ascii="Arial" w:hAnsi="Arial" w:cs="Arial"/>
            <w:sz w:val="20"/>
            <w:szCs w:val="20"/>
          </w:rPr>
          <w:t>interaction</w:t>
        </w:r>
      </w:ins>
      <w:del w:id="190" w:author="Nicole LYNN Gottdenker" w:date="2023-04-09T17:55:00Z">
        <w:r w:rsidDel="00BD4C2C">
          <w:rPr>
            <w:rFonts w:ascii="Arial" w:hAnsi="Arial" w:cs="Arial"/>
            <w:sz w:val="20"/>
            <w:szCs w:val="20"/>
          </w:rPr>
          <w:delText xml:space="preserve">pathological </w:delText>
        </w:r>
      </w:del>
      <w:r w:rsidRPr="00DB752E">
        <w:rPr>
          <w:rFonts w:ascii="Arial" w:hAnsi="Arial" w:cs="Arial"/>
          <w:sz w:val="20"/>
          <w:szCs w:val="20"/>
        </w:rPr>
        <w:t>data</w:t>
      </w:r>
      <w:proofErr w:type="spellEnd"/>
      <w:r>
        <w:rPr>
          <w:rFonts w:ascii="Arial" w:hAnsi="Arial" w:cs="Arial"/>
          <w:sz w:val="20"/>
          <w:szCs w:val="20"/>
        </w:rPr>
        <w:t xml:space="preserve"> in some areas, particularly at the</w:t>
      </w:r>
      <w:ins w:id="191" w:author="Nicole LYNN Gottdenker" w:date="2023-04-09T17:55:00Z">
        <w:r w:rsidR="00BD4C2C">
          <w:rPr>
            <w:rFonts w:ascii="Arial" w:hAnsi="Arial" w:cs="Arial"/>
            <w:sz w:val="20"/>
            <w:szCs w:val="20"/>
          </w:rPr>
          <w:t xml:space="preserve"> cellular/subcellular </w:t>
        </w:r>
        <w:proofErr w:type="spellStart"/>
        <w:r w:rsidR="00BD4C2C">
          <w:rPr>
            <w:rFonts w:ascii="Arial" w:hAnsi="Arial" w:cs="Arial"/>
            <w:sz w:val="20"/>
            <w:szCs w:val="20"/>
          </w:rPr>
          <w:t>level</w:t>
        </w:r>
      </w:ins>
      <w:del w:id="192" w:author="Nicole LYNN Gottdenker" w:date="2023-04-09T17:55:00Z">
        <w:r w:rsidDel="00BD4C2C">
          <w:rPr>
            <w:rFonts w:ascii="Arial" w:hAnsi="Arial" w:cs="Arial"/>
            <w:sz w:val="20"/>
            <w:szCs w:val="20"/>
          </w:rPr>
          <w:delText xml:space="preserve"> more microscopic level. </w:delText>
        </w:r>
      </w:del>
      <w:r>
        <w:rPr>
          <w:rFonts w:ascii="Arial" w:hAnsi="Arial" w:cs="Arial"/>
          <w:sz w:val="20"/>
          <w:szCs w:val="20"/>
        </w:rPr>
        <w:t>This</w:t>
      </w:r>
      <w:proofErr w:type="spellEnd"/>
      <w:r>
        <w:rPr>
          <w:rFonts w:ascii="Arial" w:hAnsi="Arial" w:cs="Arial"/>
          <w:sz w:val="20"/>
          <w:szCs w:val="20"/>
        </w:rPr>
        <w:t xml:space="preserve"> call</w:t>
      </w:r>
      <w:r w:rsidRPr="00DB752E">
        <w:rPr>
          <w:rFonts w:ascii="Arial" w:hAnsi="Arial" w:cs="Arial"/>
          <w:sz w:val="20"/>
          <w:szCs w:val="20"/>
        </w:rPr>
        <w:t xml:space="preserve">s for more </w:t>
      </w:r>
      <w:commentRangeStart w:id="193"/>
      <w:r w:rsidRPr="00DB752E">
        <w:rPr>
          <w:rFonts w:ascii="Arial" w:hAnsi="Arial" w:cs="Arial"/>
          <w:sz w:val="20"/>
          <w:szCs w:val="20"/>
        </w:rPr>
        <w:t>collaboration and focused efforts among</w:t>
      </w:r>
      <w:del w:id="194" w:author="Nicole LYNN Gottdenker" w:date="2023-04-09T17:55:00Z">
        <w:r w:rsidRPr="00DB752E" w:rsidDel="00BD4C2C">
          <w:rPr>
            <w:rFonts w:ascii="Arial" w:hAnsi="Arial" w:cs="Arial"/>
            <w:sz w:val="20"/>
            <w:szCs w:val="20"/>
          </w:rPr>
          <w:delText>st</w:delText>
        </w:r>
      </w:del>
      <w:r w:rsidRPr="00DB752E">
        <w:rPr>
          <w:rFonts w:ascii="Arial" w:hAnsi="Arial" w:cs="Arial"/>
          <w:sz w:val="20"/>
          <w:szCs w:val="20"/>
        </w:rPr>
        <w:t xml:space="preserve"> the scientific community to identify receptors which may be indicative of spillover risk</w:t>
      </w:r>
      <w:r w:rsidRPr="00B64D6E">
        <w:rPr>
          <w:rFonts w:ascii="Arial" w:hAnsi="Arial" w:cs="Arial"/>
          <w:sz w:val="20"/>
          <w:szCs w:val="20"/>
        </w:rPr>
        <w:t>.</w:t>
      </w:r>
      <w:r>
        <w:rPr>
          <w:rFonts w:ascii="Arial" w:hAnsi="Arial" w:cs="Arial"/>
          <w:sz w:val="20"/>
          <w:szCs w:val="20"/>
        </w:rPr>
        <w:t xml:space="preserve"> Elucidating </w:t>
      </w:r>
      <w:commentRangeEnd w:id="193"/>
      <w:r w:rsidR="00BD4C2C">
        <w:rPr>
          <w:rStyle w:val="CommentReference"/>
        </w:rPr>
        <w:commentReference w:id="193"/>
      </w:r>
      <w:r w:rsidRPr="00AA6AB3">
        <w:rPr>
          <w:rFonts w:ascii="Arial" w:hAnsi="Arial" w:cs="Arial"/>
          <w:sz w:val="20"/>
          <w:szCs w:val="20"/>
        </w:rPr>
        <w:t>the potential role of pathogenesis in cross species transmission</w:t>
      </w:r>
      <w:r>
        <w:rPr>
          <w:rFonts w:ascii="Arial" w:hAnsi="Arial" w:cs="Arial"/>
          <w:sz w:val="20"/>
          <w:szCs w:val="20"/>
        </w:rPr>
        <w:t xml:space="preserve"> can raise the possibility of trying to include some of this data </w:t>
      </w:r>
      <w:r w:rsidRPr="00AA6AB3">
        <w:rPr>
          <w:rFonts w:ascii="Arial" w:hAnsi="Arial" w:cs="Arial"/>
          <w:sz w:val="20"/>
          <w:szCs w:val="20"/>
        </w:rPr>
        <w:t>into predictive framework</w:t>
      </w:r>
      <w:r>
        <w:rPr>
          <w:rFonts w:ascii="Arial" w:hAnsi="Arial" w:cs="Arial"/>
          <w:sz w:val="20"/>
          <w:szCs w:val="20"/>
        </w:rPr>
        <w:t xml:space="preserve">s of spillover </w:t>
      </w:r>
      <w:commentRangeStart w:id="195"/>
      <w:r>
        <w:rPr>
          <w:rFonts w:ascii="Arial" w:hAnsi="Arial" w:cs="Arial"/>
          <w:sz w:val="20"/>
          <w:szCs w:val="20"/>
        </w:rPr>
        <w:t>risk</w:t>
      </w:r>
      <w:commentRangeEnd w:id="195"/>
      <w:r w:rsidR="00BD4C2C">
        <w:rPr>
          <w:rStyle w:val="CommentReference"/>
        </w:rPr>
        <w:commentReference w:id="195"/>
      </w:r>
      <w:r w:rsidRPr="00AA6AB3">
        <w:rPr>
          <w:rFonts w:ascii="Arial" w:hAnsi="Arial" w:cs="Arial"/>
          <w:sz w:val="20"/>
          <w:szCs w:val="20"/>
        </w:rPr>
        <w:t>.</w:t>
      </w:r>
      <w:commentRangeStart w:id="196"/>
      <w:commentRangeEnd w:id="196"/>
      <w:r>
        <w:rPr>
          <w:rStyle w:val="CommentReference"/>
        </w:rPr>
        <w:commentReference w:id="196"/>
      </w:r>
    </w:p>
    <w:p w14:paraId="07B915C1" w14:textId="77777777" w:rsidR="00BD4C2C" w:rsidRDefault="00BD4C2C" w:rsidP="00AC1410">
      <w:pPr>
        <w:spacing w:line="480" w:lineRule="auto"/>
        <w:rPr>
          <w:ins w:id="197" w:author="Nicole LYNN Gottdenker" w:date="2023-04-09T17:57:00Z"/>
          <w:rFonts w:ascii="Arial" w:hAnsi="Arial" w:cs="Arial"/>
          <w:sz w:val="20"/>
          <w:szCs w:val="20"/>
        </w:rPr>
      </w:pPr>
    </w:p>
    <w:p w14:paraId="1CC884D3" w14:textId="77777777" w:rsidR="00BD4C2C" w:rsidRDefault="00BD4C2C" w:rsidP="00AC1410">
      <w:pPr>
        <w:spacing w:line="480" w:lineRule="auto"/>
        <w:rPr>
          <w:rFonts w:ascii="Arial" w:hAnsi="Arial" w:cs="Arial"/>
          <w:sz w:val="20"/>
          <w:szCs w:val="20"/>
        </w:rPr>
      </w:pPr>
    </w:p>
    <w:p w14:paraId="6F6B29C4" w14:textId="796A5755" w:rsidR="005A39E3" w:rsidRDefault="005A39E3" w:rsidP="00AA6AB3">
      <w:pPr>
        <w:pStyle w:val="NormalWeb"/>
        <w:spacing w:before="180" w:beforeAutospacing="0" w:after="180" w:afterAutospacing="0" w:line="480" w:lineRule="auto"/>
        <w:rPr>
          <w:rFonts w:ascii="Arial" w:hAnsi="Arial" w:cs="Arial"/>
          <w:b/>
          <w:bCs/>
          <w:sz w:val="20"/>
          <w:szCs w:val="20"/>
        </w:rPr>
      </w:pPr>
    </w:p>
    <w:p w14:paraId="33BA45FA" w14:textId="3315C43F" w:rsidR="008104FE" w:rsidRPr="00B347D4" w:rsidRDefault="008104FE" w:rsidP="00B347D4">
      <w:pPr>
        <w:shd w:val="clear" w:color="auto" w:fill="FFFFFF"/>
        <w:spacing w:before="100" w:beforeAutospacing="1" w:after="100" w:afterAutospacing="1" w:line="480" w:lineRule="auto"/>
        <w:outlineLvl w:val="0"/>
        <w:rPr>
          <w:rFonts w:ascii="Arial" w:eastAsia="Times New Roman" w:hAnsi="Arial" w:cs="Arial"/>
          <w:b/>
          <w:bCs/>
          <w:color w:val="212121"/>
          <w:kern w:val="36"/>
          <w:sz w:val="20"/>
          <w:szCs w:val="20"/>
        </w:rPr>
      </w:pPr>
    </w:p>
    <w:p w14:paraId="651665C6" w14:textId="5FF07CB9" w:rsidR="008104FE" w:rsidRPr="00B347D4" w:rsidRDefault="008104FE" w:rsidP="00B347D4">
      <w:pPr>
        <w:shd w:val="clear" w:color="auto" w:fill="FFFFFF"/>
        <w:spacing w:before="100" w:beforeAutospacing="1" w:after="100" w:afterAutospacing="1" w:line="480" w:lineRule="auto"/>
        <w:outlineLvl w:val="0"/>
        <w:rPr>
          <w:rFonts w:ascii="Arial" w:eastAsia="Times New Roman" w:hAnsi="Arial" w:cs="Arial"/>
          <w:b/>
          <w:bCs/>
          <w:color w:val="212121"/>
          <w:kern w:val="36"/>
          <w:sz w:val="20"/>
          <w:szCs w:val="20"/>
        </w:rPr>
      </w:pPr>
    </w:p>
    <w:p w14:paraId="27EDAB30" w14:textId="45D059EC" w:rsidR="008104FE" w:rsidRDefault="008104FE" w:rsidP="00AA6AB3">
      <w:pPr>
        <w:pStyle w:val="NormalWeb"/>
        <w:spacing w:before="180" w:beforeAutospacing="0" w:after="180" w:afterAutospacing="0" w:line="480" w:lineRule="auto"/>
        <w:rPr>
          <w:rFonts w:ascii="Arial" w:hAnsi="Arial" w:cs="Arial"/>
          <w:b/>
          <w:bCs/>
          <w:sz w:val="20"/>
          <w:szCs w:val="20"/>
        </w:rPr>
      </w:pPr>
    </w:p>
    <w:p w14:paraId="30BE722D" w14:textId="73F2EA9C" w:rsidR="005A39E3" w:rsidRPr="00AA6AB3" w:rsidRDefault="005A39E3" w:rsidP="00AA6AB3">
      <w:pPr>
        <w:pStyle w:val="NormalWeb"/>
        <w:spacing w:before="180" w:beforeAutospacing="0" w:after="180" w:afterAutospacing="0" w:line="480" w:lineRule="auto"/>
        <w:rPr>
          <w:rFonts w:ascii="Arial" w:hAnsi="Arial" w:cs="Arial"/>
          <w:b/>
          <w:bCs/>
          <w:sz w:val="20"/>
          <w:szCs w:val="20"/>
        </w:rPr>
      </w:pPr>
      <w:r>
        <w:rPr>
          <w:rFonts w:ascii="Arial" w:hAnsi="Arial" w:cs="Arial"/>
          <w:b/>
          <w:bCs/>
          <w:sz w:val="20"/>
          <w:szCs w:val="20"/>
        </w:rPr>
        <w:t>Supplementary Materials</w:t>
      </w:r>
    </w:p>
    <w:tbl>
      <w:tblPr>
        <w:tblStyle w:val="TableGrid"/>
        <w:tblW w:w="9493" w:type="dxa"/>
        <w:tblLook w:val="04A0" w:firstRow="1" w:lastRow="0" w:firstColumn="1" w:lastColumn="0" w:noHBand="0" w:noVBand="1"/>
      </w:tblPr>
      <w:tblGrid>
        <w:gridCol w:w="3527"/>
        <w:gridCol w:w="1815"/>
        <w:gridCol w:w="1853"/>
        <w:gridCol w:w="2298"/>
      </w:tblGrid>
      <w:tr w:rsidR="00DF326F" w:rsidRPr="00DF326F" w14:paraId="137163A6" w14:textId="77777777" w:rsidTr="00521761">
        <w:trPr>
          <w:trHeight w:val="290"/>
        </w:trPr>
        <w:tc>
          <w:tcPr>
            <w:tcW w:w="3527" w:type="dxa"/>
            <w:noWrap/>
            <w:hideMark/>
          </w:tcPr>
          <w:p w14:paraId="5A09BE93" w14:textId="77777777" w:rsidR="00DF326F" w:rsidRPr="00BE501D" w:rsidRDefault="00DF326F">
            <w:pPr>
              <w:rPr>
                <w:b/>
                <w:bCs/>
              </w:rPr>
            </w:pPr>
            <w:proofErr w:type="spellStart"/>
            <w:r w:rsidRPr="00BE501D">
              <w:rPr>
                <w:b/>
                <w:bCs/>
              </w:rPr>
              <w:t>Virus_Name</w:t>
            </w:r>
            <w:proofErr w:type="spellEnd"/>
          </w:p>
        </w:tc>
        <w:tc>
          <w:tcPr>
            <w:tcW w:w="1815" w:type="dxa"/>
            <w:noWrap/>
            <w:hideMark/>
          </w:tcPr>
          <w:p w14:paraId="42E0E2BF" w14:textId="77777777" w:rsidR="00DF326F" w:rsidRPr="00BE501D" w:rsidRDefault="00DF326F">
            <w:pPr>
              <w:rPr>
                <w:b/>
                <w:bCs/>
              </w:rPr>
            </w:pPr>
            <w:r w:rsidRPr="00BE501D">
              <w:rPr>
                <w:b/>
                <w:bCs/>
              </w:rPr>
              <w:t>Order</w:t>
            </w:r>
          </w:p>
        </w:tc>
        <w:tc>
          <w:tcPr>
            <w:tcW w:w="1853" w:type="dxa"/>
            <w:noWrap/>
            <w:hideMark/>
          </w:tcPr>
          <w:p w14:paraId="48678EF4" w14:textId="77777777" w:rsidR="00DF326F" w:rsidRPr="00BE501D" w:rsidRDefault="00DF326F">
            <w:pPr>
              <w:rPr>
                <w:b/>
                <w:bCs/>
              </w:rPr>
            </w:pPr>
            <w:r w:rsidRPr="00BE501D">
              <w:rPr>
                <w:b/>
                <w:bCs/>
              </w:rPr>
              <w:t>Family</w:t>
            </w:r>
          </w:p>
        </w:tc>
        <w:tc>
          <w:tcPr>
            <w:tcW w:w="2298" w:type="dxa"/>
            <w:noWrap/>
            <w:hideMark/>
          </w:tcPr>
          <w:p w14:paraId="47E4111D" w14:textId="77777777" w:rsidR="00DF326F" w:rsidRPr="00BE501D" w:rsidRDefault="00DF326F">
            <w:pPr>
              <w:rPr>
                <w:b/>
                <w:bCs/>
              </w:rPr>
            </w:pPr>
            <w:r w:rsidRPr="00BE501D">
              <w:rPr>
                <w:b/>
                <w:bCs/>
              </w:rPr>
              <w:t>Genus</w:t>
            </w:r>
          </w:p>
        </w:tc>
      </w:tr>
      <w:tr w:rsidR="00DF326F" w:rsidRPr="00DF326F" w14:paraId="736BCF02" w14:textId="77777777" w:rsidTr="00521761">
        <w:trPr>
          <w:trHeight w:val="290"/>
        </w:trPr>
        <w:tc>
          <w:tcPr>
            <w:tcW w:w="3527" w:type="dxa"/>
            <w:noWrap/>
            <w:hideMark/>
          </w:tcPr>
          <w:p w14:paraId="0008902E" w14:textId="77777777" w:rsidR="00DF326F" w:rsidRPr="00DF326F" w:rsidRDefault="00DF326F">
            <w:r w:rsidRPr="00DF326F">
              <w:t>Australian Bat Lyssavirus</w:t>
            </w:r>
          </w:p>
        </w:tc>
        <w:tc>
          <w:tcPr>
            <w:tcW w:w="1815" w:type="dxa"/>
            <w:noWrap/>
            <w:hideMark/>
          </w:tcPr>
          <w:p w14:paraId="638FE304" w14:textId="77777777" w:rsidR="00DF326F" w:rsidRPr="00DF326F" w:rsidRDefault="00DF326F">
            <w:proofErr w:type="spellStart"/>
            <w:r w:rsidRPr="00DF326F">
              <w:t>Mononegavirales</w:t>
            </w:r>
            <w:proofErr w:type="spellEnd"/>
          </w:p>
        </w:tc>
        <w:tc>
          <w:tcPr>
            <w:tcW w:w="1853" w:type="dxa"/>
            <w:noWrap/>
            <w:hideMark/>
          </w:tcPr>
          <w:p w14:paraId="2204F409" w14:textId="77777777" w:rsidR="00DF326F" w:rsidRPr="00DF326F" w:rsidRDefault="00DF326F">
            <w:proofErr w:type="spellStart"/>
            <w:r w:rsidRPr="00DF326F">
              <w:t>Rhabdoviridae</w:t>
            </w:r>
            <w:proofErr w:type="spellEnd"/>
          </w:p>
        </w:tc>
        <w:tc>
          <w:tcPr>
            <w:tcW w:w="2298" w:type="dxa"/>
            <w:noWrap/>
            <w:hideMark/>
          </w:tcPr>
          <w:p w14:paraId="3312CDBE" w14:textId="77777777" w:rsidR="00DF326F" w:rsidRPr="00DF326F" w:rsidRDefault="00DF326F">
            <w:r w:rsidRPr="00DF326F">
              <w:t>Lyssavirus</w:t>
            </w:r>
          </w:p>
        </w:tc>
      </w:tr>
      <w:tr w:rsidR="00DF326F" w:rsidRPr="00DF326F" w14:paraId="6FDAF6AC" w14:textId="77777777" w:rsidTr="00521761">
        <w:trPr>
          <w:trHeight w:val="290"/>
        </w:trPr>
        <w:tc>
          <w:tcPr>
            <w:tcW w:w="3527" w:type="dxa"/>
            <w:noWrap/>
            <w:hideMark/>
          </w:tcPr>
          <w:p w14:paraId="09F16987" w14:textId="77777777" w:rsidR="00DF326F" w:rsidRPr="00DF326F" w:rsidRDefault="00DF326F">
            <w:proofErr w:type="spellStart"/>
            <w:r w:rsidRPr="00DF326F">
              <w:t>Avastrovirus</w:t>
            </w:r>
            <w:proofErr w:type="spellEnd"/>
          </w:p>
        </w:tc>
        <w:tc>
          <w:tcPr>
            <w:tcW w:w="1815" w:type="dxa"/>
            <w:noWrap/>
            <w:hideMark/>
          </w:tcPr>
          <w:p w14:paraId="0D6A25CE" w14:textId="77777777" w:rsidR="00DF326F" w:rsidRPr="00DF326F" w:rsidRDefault="00DF326F">
            <w:proofErr w:type="spellStart"/>
            <w:r w:rsidRPr="00DF326F">
              <w:t>Stellavirales</w:t>
            </w:r>
            <w:proofErr w:type="spellEnd"/>
          </w:p>
        </w:tc>
        <w:tc>
          <w:tcPr>
            <w:tcW w:w="1853" w:type="dxa"/>
            <w:noWrap/>
            <w:hideMark/>
          </w:tcPr>
          <w:p w14:paraId="3C39076F" w14:textId="715E8E52" w:rsidR="00DF326F" w:rsidRPr="00DF326F" w:rsidRDefault="00DF326F">
            <w:proofErr w:type="spellStart"/>
            <w:r w:rsidRPr="00DF326F">
              <w:t>Astroviridae</w:t>
            </w:r>
            <w:proofErr w:type="spellEnd"/>
          </w:p>
        </w:tc>
        <w:tc>
          <w:tcPr>
            <w:tcW w:w="2298" w:type="dxa"/>
            <w:noWrap/>
            <w:hideMark/>
          </w:tcPr>
          <w:p w14:paraId="72DEFE9E" w14:textId="6B24B408" w:rsidR="00DF326F" w:rsidRPr="00DF326F" w:rsidRDefault="00DF326F">
            <w:proofErr w:type="spellStart"/>
            <w:r w:rsidRPr="00DF326F">
              <w:t>Avastrovirus</w:t>
            </w:r>
            <w:proofErr w:type="spellEnd"/>
          </w:p>
        </w:tc>
      </w:tr>
      <w:tr w:rsidR="00DF326F" w:rsidRPr="00DF326F" w14:paraId="7E4D99F0" w14:textId="77777777" w:rsidTr="00521761">
        <w:trPr>
          <w:trHeight w:val="290"/>
        </w:trPr>
        <w:tc>
          <w:tcPr>
            <w:tcW w:w="3527" w:type="dxa"/>
            <w:noWrap/>
            <w:hideMark/>
          </w:tcPr>
          <w:p w14:paraId="3E360751" w14:textId="77777777" w:rsidR="00DF326F" w:rsidRPr="00DF326F" w:rsidRDefault="00DF326F">
            <w:r w:rsidRPr="00DF326F">
              <w:t>Border Disease Virus</w:t>
            </w:r>
          </w:p>
        </w:tc>
        <w:tc>
          <w:tcPr>
            <w:tcW w:w="1815" w:type="dxa"/>
            <w:noWrap/>
            <w:hideMark/>
          </w:tcPr>
          <w:p w14:paraId="39C37861" w14:textId="77777777" w:rsidR="00DF326F" w:rsidRPr="00DF326F" w:rsidRDefault="00DF326F">
            <w:proofErr w:type="spellStart"/>
            <w:r w:rsidRPr="00DF326F">
              <w:t>Amarillovirales</w:t>
            </w:r>
            <w:proofErr w:type="spellEnd"/>
          </w:p>
        </w:tc>
        <w:tc>
          <w:tcPr>
            <w:tcW w:w="1853" w:type="dxa"/>
            <w:noWrap/>
            <w:hideMark/>
          </w:tcPr>
          <w:p w14:paraId="1AEE05CB" w14:textId="77777777" w:rsidR="00DF326F" w:rsidRPr="00DF326F" w:rsidRDefault="00DF326F">
            <w:r w:rsidRPr="00DF326F">
              <w:t>Flaviviridae</w:t>
            </w:r>
          </w:p>
        </w:tc>
        <w:tc>
          <w:tcPr>
            <w:tcW w:w="2298" w:type="dxa"/>
            <w:noWrap/>
            <w:hideMark/>
          </w:tcPr>
          <w:p w14:paraId="38610D72" w14:textId="77777777" w:rsidR="00DF326F" w:rsidRPr="00DF326F" w:rsidRDefault="00DF326F">
            <w:proofErr w:type="spellStart"/>
            <w:r w:rsidRPr="00DF326F">
              <w:t>Pestivirus</w:t>
            </w:r>
            <w:proofErr w:type="spellEnd"/>
          </w:p>
        </w:tc>
      </w:tr>
      <w:tr w:rsidR="00DF326F" w:rsidRPr="00DF326F" w14:paraId="3271528D" w14:textId="77777777" w:rsidTr="00521761">
        <w:trPr>
          <w:trHeight w:val="290"/>
        </w:trPr>
        <w:tc>
          <w:tcPr>
            <w:tcW w:w="3527" w:type="dxa"/>
            <w:noWrap/>
            <w:hideMark/>
          </w:tcPr>
          <w:p w14:paraId="02178FFE" w14:textId="77777777" w:rsidR="00DF326F" w:rsidRPr="00DF326F" w:rsidRDefault="00DF326F">
            <w:r w:rsidRPr="00DF326F">
              <w:t>Borna Disease Virus 1</w:t>
            </w:r>
          </w:p>
        </w:tc>
        <w:tc>
          <w:tcPr>
            <w:tcW w:w="1815" w:type="dxa"/>
            <w:noWrap/>
            <w:hideMark/>
          </w:tcPr>
          <w:p w14:paraId="5CFBA3DE" w14:textId="77777777" w:rsidR="00DF326F" w:rsidRPr="00DF326F" w:rsidRDefault="00DF326F">
            <w:proofErr w:type="spellStart"/>
            <w:r w:rsidRPr="00DF326F">
              <w:t>Mononegavirales</w:t>
            </w:r>
            <w:proofErr w:type="spellEnd"/>
          </w:p>
        </w:tc>
        <w:tc>
          <w:tcPr>
            <w:tcW w:w="1853" w:type="dxa"/>
            <w:noWrap/>
            <w:hideMark/>
          </w:tcPr>
          <w:p w14:paraId="3CCA5604" w14:textId="0A9B974F" w:rsidR="00DF326F" w:rsidRPr="00DF326F" w:rsidRDefault="00DF326F">
            <w:proofErr w:type="spellStart"/>
            <w:r w:rsidRPr="00DF326F">
              <w:t>Bornaviridae</w:t>
            </w:r>
            <w:proofErr w:type="spellEnd"/>
          </w:p>
        </w:tc>
        <w:tc>
          <w:tcPr>
            <w:tcW w:w="2298" w:type="dxa"/>
            <w:noWrap/>
            <w:hideMark/>
          </w:tcPr>
          <w:p w14:paraId="3952A42E" w14:textId="7329C080" w:rsidR="00DF326F" w:rsidRPr="00DF326F" w:rsidRDefault="00DF326F">
            <w:proofErr w:type="spellStart"/>
            <w:r w:rsidRPr="00DF326F">
              <w:t>Orthobornavirus</w:t>
            </w:r>
            <w:proofErr w:type="spellEnd"/>
          </w:p>
        </w:tc>
      </w:tr>
      <w:tr w:rsidR="00DF326F" w:rsidRPr="00DF326F" w14:paraId="31BAED8B" w14:textId="77777777" w:rsidTr="00521761">
        <w:trPr>
          <w:trHeight w:val="290"/>
        </w:trPr>
        <w:tc>
          <w:tcPr>
            <w:tcW w:w="3527" w:type="dxa"/>
            <w:noWrap/>
            <w:hideMark/>
          </w:tcPr>
          <w:p w14:paraId="4078BCE5" w14:textId="77777777" w:rsidR="00DF326F" w:rsidRPr="00DF326F" w:rsidRDefault="00DF326F">
            <w:r w:rsidRPr="00DF326F">
              <w:t>Bovine Coronavirus</w:t>
            </w:r>
          </w:p>
        </w:tc>
        <w:tc>
          <w:tcPr>
            <w:tcW w:w="1815" w:type="dxa"/>
            <w:noWrap/>
            <w:hideMark/>
          </w:tcPr>
          <w:p w14:paraId="72F37694" w14:textId="77777777" w:rsidR="00DF326F" w:rsidRPr="00DF326F" w:rsidRDefault="00DF326F">
            <w:proofErr w:type="spellStart"/>
            <w:r w:rsidRPr="00DF326F">
              <w:t>Nidovirales</w:t>
            </w:r>
            <w:proofErr w:type="spellEnd"/>
          </w:p>
        </w:tc>
        <w:tc>
          <w:tcPr>
            <w:tcW w:w="1853" w:type="dxa"/>
            <w:noWrap/>
            <w:hideMark/>
          </w:tcPr>
          <w:p w14:paraId="0119005C" w14:textId="38AA9E5E" w:rsidR="00DF326F" w:rsidRPr="00DF326F" w:rsidRDefault="00DF326F">
            <w:proofErr w:type="spellStart"/>
            <w:r w:rsidRPr="00DF326F">
              <w:t>Coronaviridae</w:t>
            </w:r>
            <w:proofErr w:type="spellEnd"/>
          </w:p>
        </w:tc>
        <w:tc>
          <w:tcPr>
            <w:tcW w:w="2298" w:type="dxa"/>
            <w:noWrap/>
            <w:hideMark/>
          </w:tcPr>
          <w:p w14:paraId="372F6ED0" w14:textId="46E4212E" w:rsidR="00DF326F" w:rsidRPr="00DF326F" w:rsidRDefault="00DF326F">
            <w:proofErr w:type="spellStart"/>
            <w:r w:rsidRPr="00DF326F">
              <w:t>Betacoronavirus</w:t>
            </w:r>
            <w:proofErr w:type="spellEnd"/>
          </w:p>
        </w:tc>
      </w:tr>
      <w:tr w:rsidR="00DF326F" w:rsidRPr="00DF326F" w14:paraId="51991F04" w14:textId="77777777" w:rsidTr="00521761">
        <w:trPr>
          <w:trHeight w:val="290"/>
        </w:trPr>
        <w:tc>
          <w:tcPr>
            <w:tcW w:w="3527" w:type="dxa"/>
            <w:noWrap/>
            <w:hideMark/>
          </w:tcPr>
          <w:p w14:paraId="6B37B37A" w14:textId="77777777" w:rsidR="00DF326F" w:rsidRPr="00DF326F" w:rsidRDefault="00DF326F">
            <w:r w:rsidRPr="00DF326F">
              <w:t>Bovine Leukemia Virus</w:t>
            </w:r>
          </w:p>
        </w:tc>
        <w:tc>
          <w:tcPr>
            <w:tcW w:w="1815" w:type="dxa"/>
            <w:noWrap/>
            <w:hideMark/>
          </w:tcPr>
          <w:p w14:paraId="52ED422F" w14:textId="77777777" w:rsidR="00DF326F" w:rsidRPr="00DF326F" w:rsidRDefault="00DF326F">
            <w:proofErr w:type="spellStart"/>
            <w:r w:rsidRPr="00DF326F">
              <w:t>Ortervirales</w:t>
            </w:r>
            <w:proofErr w:type="spellEnd"/>
          </w:p>
        </w:tc>
        <w:tc>
          <w:tcPr>
            <w:tcW w:w="1853" w:type="dxa"/>
            <w:noWrap/>
            <w:hideMark/>
          </w:tcPr>
          <w:p w14:paraId="7310F072" w14:textId="1638E829" w:rsidR="00DF326F" w:rsidRPr="00DF326F" w:rsidRDefault="00DF326F">
            <w:proofErr w:type="spellStart"/>
            <w:r w:rsidRPr="00DF326F">
              <w:t>Retroviridae</w:t>
            </w:r>
            <w:proofErr w:type="spellEnd"/>
          </w:p>
        </w:tc>
        <w:tc>
          <w:tcPr>
            <w:tcW w:w="2298" w:type="dxa"/>
            <w:noWrap/>
            <w:hideMark/>
          </w:tcPr>
          <w:p w14:paraId="6BE52A6A" w14:textId="4E7D65B4" w:rsidR="00DF326F" w:rsidRPr="00DF326F" w:rsidRDefault="00DF326F">
            <w:proofErr w:type="spellStart"/>
            <w:r w:rsidRPr="00DF326F">
              <w:t>Deltaretrovirus</w:t>
            </w:r>
            <w:proofErr w:type="spellEnd"/>
          </w:p>
        </w:tc>
      </w:tr>
      <w:tr w:rsidR="00DF326F" w:rsidRPr="00DF326F" w14:paraId="6D9E67C1" w14:textId="77777777" w:rsidTr="00521761">
        <w:trPr>
          <w:trHeight w:val="290"/>
        </w:trPr>
        <w:tc>
          <w:tcPr>
            <w:tcW w:w="3527" w:type="dxa"/>
            <w:noWrap/>
            <w:hideMark/>
          </w:tcPr>
          <w:p w14:paraId="7A47B5B1" w14:textId="77777777" w:rsidR="00DF326F" w:rsidRPr="00DF326F" w:rsidRDefault="00DF326F">
            <w:r w:rsidRPr="00DF326F">
              <w:t>Bovine Viral Diarrhea Virus</w:t>
            </w:r>
          </w:p>
        </w:tc>
        <w:tc>
          <w:tcPr>
            <w:tcW w:w="1815" w:type="dxa"/>
            <w:noWrap/>
            <w:hideMark/>
          </w:tcPr>
          <w:p w14:paraId="2C122DF4" w14:textId="77777777" w:rsidR="00DF326F" w:rsidRPr="00DF326F" w:rsidRDefault="00DF326F">
            <w:proofErr w:type="spellStart"/>
            <w:r w:rsidRPr="00DF326F">
              <w:t>Amarillovirales</w:t>
            </w:r>
            <w:proofErr w:type="spellEnd"/>
          </w:p>
        </w:tc>
        <w:tc>
          <w:tcPr>
            <w:tcW w:w="1853" w:type="dxa"/>
            <w:noWrap/>
            <w:hideMark/>
          </w:tcPr>
          <w:p w14:paraId="5079BDC9" w14:textId="77777777" w:rsidR="00DF326F" w:rsidRPr="00DF326F" w:rsidRDefault="00DF326F">
            <w:r w:rsidRPr="00DF326F">
              <w:t>Flaviviridae</w:t>
            </w:r>
          </w:p>
        </w:tc>
        <w:tc>
          <w:tcPr>
            <w:tcW w:w="2298" w:type="dxa"/>
            <w:noWrap/>
            <w:hideMark/>
          </w:tcPr>
          <w:p w14:paraId="6972A12F" w14:textId="77777777" w:rsidR="00DF326F" w:rsidRPr="00DF326F" w:rsidRDefault="00DF326F">
            <w:proofErr w:type="spellStart"/>
            <w:r w:rsidRPr="00DF326F">
              <w:t>Pestivirus</w:t>
            </w:r>
            <w:proofErr w:type="spellEnd"/>
          </w:p>
        </w:tc>
      </w:tr>
      <w:tr w:rsidR="00DF326F" w:rsidRPr="00DF326F" w14:paraId="1D5F3F3C" w14:textId="77777777" w:rsidTr="00521761">
        <w:trPr>
          <w:trHeight w:val="290"/>
        </w:trPr>
        <w:tc>
          <w:tcPr>
            <w:tcW w:w="3527" w:type="dxa"/>
            <w:noWrap/>
            <w:hideMark/>
          </w:tcPr>
          <w:p w14:paraId="70FF5597" w14:textId="77777777" w:rsidR="00DF326F" w:rsidRPr="00DF326F" w:rsidRDefault="00DF326F">
            <w:r w:rsidRPr="00DF326F">
              <w:t>Canine Adenovirus 1</w:t>
            </w:r>
          </w:p>
        </w:tc>
        <w:tc>
          <w:tcPr>
            <w:tcW w:w="1815" w:type="dxa"/>
            <w:noWrap/>
            <w:hideMark/>
          </w:tcPr>
          <w:p w14:paraId="0E837313" w14:textId="77777777" w:rsidR="00DF326F" w:rsidRPr="00DF326F" w:rsidRDefault="00DF326F">
            <w:proofErr w:type="spellStart"/>
            <w:r w:rsidRPr="00DF326F">
              <w:t>Rowavirales</w:t>
            </w:r>
            <w:proofErr w:type="spellEnd"/>
          </w:p>
        </w:tc>
        <w:tc>
          <w:tcPr>
            <w:tcW w:w="1853" w:type="dxa"/>
            <w:noWrap/>
            <w:hideMark/>
          </w:tcPr>
          <w:p w14:paraId="63E2650F" w14:textId="72FE24EB" w:rsidR="00DF326F" w:rsidRPr="00DF326F" w:rsidRDefault="00DF326F">
            <w:r w:rsidRPr="00DF326F">
              <w:t>Adenoviridae</w:t>
            </w:r>
          </w:p>
        </w:tc>
        <w:tc>
          <w:tcPr>
            <w:tcW w:w="2298" w:type="dxa"/>
            <w:noWrap/>
            <w:hideMark/>
          </w:tcPr>
          <w:p w14:paraId="7F4BE363" w14:textId="695C7EAB" w:rsidR="00DF326F" w:rsidRPr="00DF326F" w:rsidRDefault="00DF326F">
            <w:proofErr w:type="spellStart"/>
            <w:r w:rsidRPr="00DF326F">
              <w:t>Mastadenovirus</w:t>
            </w:r>
            <w:proofErr w:type="spellEnd"/>
          </w:p>
        </w:tc>
      </w:tr>
      <w:tr w:rsidR="00DF326F" w:rsidRPr="00DF326F" w14:paraId="55D03495" w14:textId="77777777" w:rsidTr="00521761">
        <w:trPr>
          <w:trHeight w:val="290"/>
        </w:trPr>
        <w:tc>
          <w:tcPr>
            <w:tcW w:w="3527" w:type="dxa"/>
            <w:noWrap/>
            <w:hideMark/>
          </w:tcPr>
          <w:p w14:paraId="6A09946C" w14:textId="77777777" w:rsidR="00DF326F" w:rsidRPr="00DF326F" w:rsidRDefault="00DF326F">
            <w:r w:rsidRPr="00DF326F">
              <w:t>Canine Distemper Virus</w:t>
            </w:r>
          </w:p>
        </w:tc>
        <w:tc>
          <w:tcPr>
            <w:tcW w:w="1815" w:type="dxa"/>
            <w:noWrap/>
            <w:hideMark/>
          </w:tcPr>
          <w:p w14:paraId="0C8FD2D9" w14:textId="77777777" w:rsidR="00DF326F" w:rsidRPr="00DF326F" w:rsidRDefault="00DF326F">
            <w:proofErr w:type="spellStart"/>
            <w:r w:rsidRPr="00DF326F">
              <w:t>Mononegavirales</w:t>
            </w:r>
            <w:proofErr w:type="spellEnd"/>
          </w:p>
        </w:tc>
        <w:tc>
          <w:tcPr>
            <w:tcW w:w="1853" w:type="dxa"/>
            <w:noWrap/>
            <w:hideMark/>
          </w:tcPr>
          <w:p w14:paraId="0498799F" w14:textId="77777777" w:rsidR="00DF326F" w:rsidRPr="00DF326F" w:rsidRDefault="00DF326F">
            <w:proofErr w:type="spellStart"/>
            <w:r w:rsidRPr="00DF326F">
              <w:t>Paramyxoviridae</w:t>
            </w:r>
            <w:proofErr w:type="spellEnd"/>
          </w:p>
        </w:tc>
        <w:tc>
          <w:tcPr>
            <w:tcW w:w="2298" w:type="dxa"/>
            <w:noWrap/>
            <w:hideMark/>
          </w:tcPr>
          <w:p w14:paraId="687E715F" w14:textId="77777777" w:rsidR="00DF326F" w:rsidRPr="00DF326F" w:rsidRDefault="00DF326F">
            <w:r w:rsidRPr="00DF326F">
              <w:t>Morbillivirus</w:t>
            </w:r>
          </w:p>
        </w:tc>
      </w:tr>
      <w:tr w:rsidR="00DF326F" w:rsidRPr="00DF326F" w14:paraId="160EE3E2" w14:textId="77777777" w:rsidTr="00521761">
        <w:trPr>
          <w:trHeight w:val="290"/>
        </w:trPr>
        <w:tc>
          <w:tcPr>
            <w:tcW w:w="3527" w:type="dxa"/>
            <w:noWrap/>
            <w:hideMark/>
          </w:tcPr>
          <w:p w14:paraId="2F7E27A0" w14:textId="77777777" w:rsidR="00DF326F" w:rsidRPr="00DF326F" w:rsidRDefault="00DF326F">
            <w:r w:rsidRPr="00DF326F">
              <w:t>Caprine Arthritis-Encephalitis Virus</w:t>
            </w:r>
          </w:p>
        </w:tc>
        <w:tc>
          <w:tcPr>
            <w:tcW w:w="1815" w:type="dxa"/>
            <w:noWrap/>
            <w:hideMark/>
          </w:tcPr>
          <w:p w14:paraId="15C2E365" w14:textId="77777777" w:rsidR="00DF326F" w:rsidRPr="00DF326F" w:rsidRDefault="00DF326F">
            <w:proofErr w:type="spellStart"/>
            <w:r w:rsidRPr="00DF326F">
              <w:t>Ortervirales</w:t>
            </w:r>
            <w:proofErr w:type="spellEnd"/>
          </w:p>
        </w:tc>
        <w:tc>
          <w:tcPr>
            <w:tcW w:w="1853" w:type="dxa"/>
            <w:noWrap/>
            <w:hideMark/>
          </w:tcPr>
          <w:p w14:paraId="709A4AFE" w14:textId="35759322" w:rsidR="00DF326F" w:rsidRPr="00DF326F" w:rsidRDefault="00DF326F">
            <w:proofErr w:type="spellStart"/>
            <w:r w:rsidRPr="00DF326F">
              <w:t>Retroviridae</w:t>
            </w:r>
            <w:proofErr w:type="spellEnd"/>
          </w:p>
        </w:tc>
        <w:tc>
          <w:tcPr>
            <w:tcW w:w="2298" w:type="dxa"/>
            <w:noWrap/>
            <w:hideMark/>
          </w:tcPr>
          <w:p w14:paraId="6A3BE00B" w14:textId="0A6B8BDF" w:rsidR="00DF326F" w:rsidRPr="00DF326F" w:rsidRDefault="00DF326F">
            <w:r w:rsidRPr="00DF326F">
              <w:t>Lentivirus</w:t>
            </w:r>
          </w:p>
        </w:tc>
      </w:tr>
      <w:tr w:rsidR="00DF326F" w:rsidRPr="00DF326F" w14:paraId="74887311" w14:textId="77777777" w:rsidTr="00521761">
        <w:trPr>
          <w:trHeight w:val="290"/>
        </w:trPr>
        <w:tc>
          <w:tcPr>
            <w:tcW w:w="3527" w:type="dxa"/>
            <w:noWrap/>
            <w:hideMark/>
          </w:tcPr>
          <w:p w14:paraId="54491F6E" w14:textId="77777777" w:rsidR="00DF326F" w:rsidRPr="00DF326F" w:rsidRDefault="00DF326F">
            <w:r w:rsidRPr="00DF326F">
              <w:t>Coxsackie B3 Virus</w:t>
            </w:r>
          </w:p>
        </w:tc>
        <w:tc>
          <w:tcPr>
            <w:tcW w:w="1815" w:type="dxa"/>
            <w:noWrap/>
            <w:hideMark/>
          </w:tcPr>
          <w:p w14:paraId="14479FFF" w14:textId="77777777" w:rsidR="00DF326F" w:rsidRPr="00DF326F" w:rsidRDefault="00DF326F">
            <w:proofErr w:type="spellStart"/>
            <w:r w:rsidRPr="00DF326F">
              <w:t>Picornavirales</w:t>
            </w:r>
            <w:proofErr w:type="spellEnd"/>
          </w:p>
        </w:tc>
        <w:tc>
          <w:tcPr>
            <w:tcW w:w="1853" w:type="dxa"/>
            <w:noWrap/>
            <w:hideMark/>
          </w:tcPr>
          <w:p w14:paraId="1AD1B5BB" w14:textId="77777777" w:rsidR="00DF326F" w:rsidRPr="00DF326F" w:rsidRDefault="00DF326F">
            <w:proofErr w:type="spellStart"/>
            <w:r w:rsidRPr="00DF326F">
              <w:t>Picornaviridae</w:t>
            </w:r>
            <w:proofErr w:type="spellEnd"/>
          </w:p>
        </w:tc>
        <w:tc>
          <w:tcPr>
            <w:tcW w:w="2298" w:type="dxa"/>
            <w:noWrap/>
            <w:hideMark/>
          </w:tcPr>
          <w:p w14:paraId="7A359455" w14:textId="1AA32A42" w:rsidR="00DF326F" w:rsidRPr="00DF326F" w:rsidRDefault="00DF326F">
            <w:r w:rsidRPr="00DF326F">
              <w:t>Enterovirus</w:t>
            </w:r>
          </w:p>
        </w:tc>
      </w:tr>
      <w:tr w:rsidR="00DF326F" w:rsidRPr="00DF326F" w14:paraId="30665225" w14:textId="77777777" w:rsidTr="00521761">
        <w:trPr>
          <w:trHeight w:val="290"/>
        </w:trPr>
        <w:tc>
          <w:tcPr>
            <w:tcW w:w="3527" w:type="dxa"/>
            <w:noWrap/>
            <w:hideMark/>
          </w:tcPr>
          <w:p w14:paraId="31B34C7C" w14:textId="77777777" w:rsidR="00DF326F" w:rsidRPr="00DF326F" w:rsidRDefault="00DF326F">
            <w:r w:rsidRPr="00DF326F">
              <w:t xml:space="preserve">Dolphin </w:t>
            </w:r>
            <w:proofErr w:type="spellStart"/>
            <w:r w:rsidRPr="00DF326F">
              <w:t>Morbilivirus</w:t>
            </w:r>
            <w:proofErr w:type="spellEnd"/>
          </w:p>
        </w:tc>
        <w:tc>
          <w:tcPr>
            <w:tcW w:w="1815" w:type="dxa"/>
            <w:noWrap/>
            <w:hideMark/>
          </w:tcPr>
          <w:p w14:paraId="468A0DE2" w14:textId="77777777" w:rsidR="00DF326F" w:rsidRPr="00DF326F" w:rsidRDefault="00DF326F">
            <w:proofErr w:type="spellStart"/>
            <w:r w:rsidRPr="00DF326F">
              <w:t>Mononegavirales</w:t>
            </w:r>
            <w:proofErr w:type="spellEnd"/>
          </w:p>
        </w:tc>
        <w:tc>
          <w:tcPr>
            <w:tcW w:w="1853" w:type="dxa"/>
            <w:noWrap/>
            <w:hideMark/>
          </w:tcPr>
          <w:p w14:paraId="394372F7" w14:textId="77777777" w:rsidR="00DF326F" w:rsidRPr="00DF326F" w:rsidRDefault="00DF326F">
            <w:proofErr w:type="spellStart"/>
            <w:r w:rsidRPr="00DF326F">
              <w:t>Paramyxoviridae</w:t>
            </w:r>
            <w:proofErr w:type="spellEnd"/>
          </w:p>
        </w:tc>
        <w:tc>
          <w:tcPr>
            <w:tcW w:w="2298" w:type="dxa"/>
            <w:noWrap/>
            <w:hideMark/>
          </w:tcPr>
          <w:p w14:paraId="6B9E3BBA" w14:textId="77777777" w:rsidR="00DF326F" w:rsidRPr="00DF326F" w:rsidRDefault="00DF326F">
            <w:r w:rsidRPr="00DF326F">
              <w:t>Morbillivirus</w:t>
            </w:r>
          </w:p>
        </w:tc>
      </w:tr>
      <w:tr w:rsidR="00DF326F" w:rsidRPr="00DF326F" w14:paraId="587A0D19" w14:textId="77777777" w:rsidTr="00521761">
        <w:trPr>
          <w:trHeight w:val="290"/>
        </w:trPr>
        <w:tc>
          <w:tcPr>
            <w:tcW w:w="3527" w:type="dxa"/>
            <w:noWrap/>
            <w:hideMark/>
          </w:tcPr>
          <w:p w14:paraId="606A2DC8" w14:textId="77777777" w:rsidR="00DF326F" w:rsidRPr="00DF326F" w:rsidRDefault="00DF326F">
            <w:r w:rsidRPr="00DF326F">
              <w:t>Ebola Virus</w:t>
            </w:r>
          </w:p>
        </w:tc>
        <w:tc>
          <w:tcPr>
            <w:tcW w:w="1815" w:type="dxa"/>
            <w:noWrap/>
            <w:hideMark/>
          </w:tcPr>
          <w:p w14:paraId="646B316A" w14:textId="77777777" w:rsidR="00DF326F" w:rsidRPr="00DF326F" w:rsidRDefault="00DF326F">
            <w:proofErr w:type="spellStart"/>
            <w:r w:rsidRPr="00DF326F">
              <w:t>Mononegavirales</w:t>
            </w:r>
            <w:proofErr w:type="spellEnd"/>
          </w:p>
        </w:tc>
        <w:tc>
          <w:tcPr>
            <w:tcW w:w="1853" w:type="dxa"/>
            <w:noWrap/>
            <w:hideMark/>
          </w:tcPr>
          <w:p w14:paraId="7F538E97" w14:textId="0725176A" w:rsidR="00DF326F" w:rsidRPr="00DF326F" w:rsidRDefault="00DF326F">
            <w:r w:rsidRPr="00DF326F">
              <w:t>Filoviridae</w:t>
            </w:r>
          </w:p>
        </w:tc>
        <w:tc>
          <w:tcPr>
            <w:tcW w:w="2298" w:type="dxa"/>
            <w:noWrap/>
            <w:hideMark/>
          </w:tcPr>
          <w:p w14:paraId="439223F3" w14:textId="5987D3D3" w:rsidR="00DF326F" w:rsidRPr="00DF326F" w:rsidRDefault="00DF326F">
            <w:r w:rsidRPr="00DF326F">
              <w:t>Ebolavirus</w:t>
            </w:r>
          </w:p>
        </w:tc>
      </w:tr>
      <w:tr w:rsidR="00DF326F" w:rsidRPr="00DF326F" w14:paraId="06F63154" w14:textId="77777777" w:rsidTr="00521761">
        <w:trPr>
          <w:trHeight w:val="290"/>
        </w:trPr>
        <w:tc>
          <w:tcPr>
            <w:tcW w:w="3527" w:type="dxa"/>
            <w:noWrap/>
            <w:hideMark/>
          </w:tcPr>
          <w:p w14:paraId="5D556088" w14:textId="77777777" w:rsidR="00DF326F" w:rsidRPr="00DF326F" w:rsidRDefault="00DF326F">
            <w:r w:rsidRPr="00DF326F">
              <w:t>Enterovirus C99</w:t>
            </w:r>
          </w:p>
        </w:tc>
        <w:tc>
          <w:tcPr>
            <w:tcW w:w="1815" w:type="dxa"/>
            <w:noWrap/>
            <w:hideMark/>
          </w:tcPr>
          <w:p w14:paraId="2F652330" w14:textId="77777777" w:rsidR="00DF326F" w:rsidRPr="00DF326F" w:rsidRDefault="00DF326F">
            <w:proofErr w:type="spellStart"/>
            <w:r w:rsidRPr="00DF326F">
              <w:t>Picornavirales</w:t>
            </w:r>
            <w:proofErr w:type="spellEnd"/>
          </w:p>
        </w:tc>
        <w:tc>
          <w:tcPr>
            <w:tcW w:w="1853" w:type="dxa"/>
            <w:noWrap/>
            <w:hideMark/>
          </w:tcPr>
          <w:p w14:paraId="5603C3D9" w14:textId="77777777" w:rsidR="00DF326F" w:rsidRPr="00DF326F" w:rsidRDefault="00DF326F">
            <w:proofErr w:type="spellStart"/>
            <w:r w:rsidRPr="00DF326F">
              <w:t>Picornaviridae</w:t>
            </w:r>
            <w:proofErr w:type="spellEnd"/>
          </w:p>
        </w:tc>
        <w:tc>
          <w:tcPr>
            <w:tcW w:w="2298" w:type="dxa"/>
            <w:noWrap/>
            <w:hideMark/>
          </w:tcPr>
          <w:p w14:paraId="697D4CBF" w14:textId="1336C9EA" w:rsidR="00DF326F" w:rsidRPr="00DF326F" w:rsidRDefault="00DF326F">
            <w:r w:rsidRPr="00DF326F">
              <w:t>Enterovirus</w:t>
            </w:r>
          </w:p>
        </w:tc>
      </w:tr>
      <w:tr w:rsidR="00DF326F" w:rsidRPr="00DF326F" w14:paraId="3BFF157D" w14:textId="77777777" w:rsidTr="00521761">
        <w:trPr>
          <w:trHeight w:val="290"/>
        </w:trPr>
        <w:tc>
          <w:tcPr>
            <w:tcW w:w="3527" w:type="dxa"/>
            <w:noWrap/>
            <w:hideMark/>
          </w:tcPr>
          <w:p w14:paraId="2DCF133F" w14:textId="77777777" w:rsidR="00DF326F" w:rsidRPr="00DF326F" w:rsidRDefault="00DF326F">
            <w:r w:rsidRPr="00DF326F">
              <w:t>European Bat Lyssavirus</w:t>
            </w:r>
          </w:p>
        </w:tc>
        <w:tc>
          <w:tcPr>
            <w:tcW w:w="1815" w:type="dxa"/>
            <w:noWrap/>
            <w:hideMark/>
          </w:tcPr>
          <w:p w14:paraId="7C222669" w14:textId="77777777" w:rsidR="00DF326F" w:rsidRPr="00DF326F" w:rsidRDefault="00DF326F">
            <w:proofErr w:type="spellStart"/>
            <w:r w:rsidRPr="00DF326F">
              <w:t>Mononegavirales</w:t>
            </w:r>
            <w:proofErr w:type="spellEnd"/>
          </w:p>
        </w:tc>
        <w:tc>
          <w:tcPr>
            <w:tcW w:w="1853" w:type="dxa"/>
            <w:noWrap/>
            <w:hideMark/>
          </w:tcPr>
          <w:p w14:paraId="452871C5" w14:textId="77777777" w:rsidR="00DF326F" w:rsidRPr="00DF326F" w:rsidRDefault="00DF326F">
            <w:proofErr w:type="spellStart"/>
            <w:r w:rsidRPr="00DF326F">
              <w:t>Rhabdoviridae</w:t>
            </w:r>
            <w:proofErr w:type="spellEnd"/>
          </w:p>
        </w:tc>
        <w:tc>
          <w:tcPr>
            <w:tcW w:w="2298" w:type="dxa"/>
            <w:noWrap/>
            <w:hideMark/>
          </w:tcPr>
          <w:p w14:paraId="3BA17480" w14:textId="77777777" w:rsidR="00DF326F" w:rsidRPr="00DF326F" w:rsidRDefault="00DF326F">
            <w:r w:rsidRPr="00DF326F">
              <w:t>Lyssavirus</w:t>
            </w:r>
          </w:p>
        </w:tc>
      </w:tr>
      <w:tr w:rsidR="00DF326F" w:rsidRPr="00DF326F" w14:paraId="45742F15" w14:textId="77777777" w:rsidTr="00521761">
        <w:trPr>
          <w:trHeight w:val="290"/>
        </w:trPr>
        <w:tc>
          <w:tcPr>
            <w:tcW w:w="3527" w:type="dxa"/>
            <w:noWrap/>
            <w:hideMark/>
          </w:tcPr>
          <w:p w14:paraId="43E81EB9" w14:textId="77777777" w:rsidR="00DF326F" w:rsidRPr="00DF326F" w:rsidRDefault="00DF326F">
            <w:r w:rsidRPr="00DF326F">
              <w:t xml:space="preserve">Feline </w:t>
            </w:r>
            <w:proofErr w:type="spellStart"/>
            <w:r w:rsidRPr="00DF326F">
              <w:t>Immundeficiency</w:t>
            </w:r>
            <w:proofErr w:type="spellEnd"/>
            <w:r w:rsidRPr="00DF326F">
              <w:t xml:space="preserve"> Virus</w:t>
            </w:r>
          </w:p>
        </w:tc>
        <w:tc>
          <w:tcPr>
            <w:tcW w:w="1815" w:type="dxa"/>
            <w:noWrap/>
            <w:hideMark/>
          </w:tcPr>
          <w:p w14:paraId="3AEF6F88" w14:textId="77777777" w:rsidR="00DF326F" w:rsidRPr="00DF326F" w:rsidRDefault="00DF326F">
            <w:proofErr w:type="spellStart"/>
            <w:r w:rsidRPr="00DF326F">
              <w:t>Ortervirales</w:t>
            </w:r>
            <w:proofErr w:type="spellEnd"/>
          </w:p>
        </w:tc>
        <w:tc>
          <w:tcPr>
            <w:tcW w:w="1853" w:type="dxa"/>
            <w:noWrap/>
            <w:hideMark/>
          </w:tcPr>
          <w:p w14:paraId="0E968375" w14:textId="118D30A3" w:rsidR="00DF326F" w:rsidRPr="00DF326F" w:rsidRDefault="00DF326F">
            <w:proofErr w:type="spellStart"/>
            <w:r w:rsidRPr="00DF326F">
              <w:t>Retroviridae</w:t>
            </w:r>
            <w:proofErr w:type="spellEnd"/>
          </w:p>
        </w:tc>
        <w:tc>
          <w:tcPr>
            <w:tcW w:w="2298" w:type="dxa"/>
            <w:noWrap/>
            <w:hideMark/>
          </w:tcPr>
          <w:p w14:paraId="3F3DEB2F" w14:textId="4F162351" w:rsidR="00DF326F" w:rsidRPr="00DF326F" w:rsidRDefault="00DF326F">
            <w:r w:rsidRPr="00DF326F">
              <w:t>Lentivirus</w:t>
            </w:r>
          </w:p>
        </w:tc>
      </w:tr>
      <w:tr w:rsidR="00DF326F" w:rsidRPr="00DF326F" w14:paraId="7FDE04A5" w14:textId="77777777" w:rsidTr="00521761">
        <w:trPr>
          <w:trHeight w:val="290"/>
        </w:trPr>
        <w:tc>
          <w:tcPr>
            <w:tcW w:w="3527" w:type="dxa"/>
            <w:noWrap/>
            <w:hideMark/>
          </w:tcPr>
          <w:p w14:paraId="153F1DA3" w14:textId="77777777" w:rsidR="00DF326F" w:rsidRPr="00DF326F" w:rsidRDefault="00DF326F">
            <w:r w:rsidRPr="00DF326F">
              <w:t>Feline Leukemia Virus</w:t>
            </w:r>
          </w:p>
        </w:tc>
        <w:tc>
          <w:tcPr>
            <w:tcW w:w="1815" w:type="dxa"/>
            <w:noWrap/>
            <w:hideMark/>
          </w:tcPr>
          <w:p w14:paraId="3160A3FF" w14:textId="77777777" w:rsidR="00DF326F" w:rsidRPr="00DF326F" w:rsidRDefault="00DF326F">
            <w:proofErr w:type="spellStart"/>
            <w:r w:rsidRPr="00DF326F">
              <w:t>Ortervirales</w:t>
            </w:r>
            <w:proofErr w:type="spellEnd"/>
          </w:p>
        </w:tc>
        <w:tc>
          <w:tcPr>
            <w:tcW w:w="1853" w:type="dxa"/>
            <w:noWrap/>
            <w:hideMark/>
          </w:tcPr>
          <w:p w14:paraId="638046CD" w14:textId="36A95E19" w:rsidR="00DF326F" w:rsidRPr="00DF326F" w:rsidRDefault="00DF326F">
            <w:proofErr w:type="spellStart"/>
            <w:r w:rsidRPr="00DF326F">
              <w:t>Retroviridae</w:t>
            </w:r>
            <w:proofErr w:type="spellEnd"/>
          </w:p>
        </w:tc>
        <w:tc>
          <w:tcPr>
            <w:tcW w:w="2298" w:type="dxa"/>
            <w:noWrap/>
            <w:hideMark/>
          </w:tcPr>
          <w:p w14:paraId="4B290628" w14:textId="7ECEEDE7" w:rsidR="00DF326F" w:rsidRPr="00DF326F" w:rsidRDefault="00DF326F">
            <w:proofErr w:type="spellStart"/>
            <w:r w:rsidRPr="00DF326F">
              <w:t>Gammaretrovirus</w:t>
            </w:r>
            <w:proofErr w:type="spellEnd"/>
          </w:p>
        </w:tc>
      </w:tr>
      <w:tr w:rsidR="00DF326F" w:rsidRPr="00DF326F" w14:paraId="4043EC4F" w14:textId="77777777" w:rsidTr="00521761">
        <w:trPr>
          <w:trHeight w:val="290"/>
        </w:trPr>
        <w:tc>
          <w:tcPr>
            <w:tcW w:w="3527" w:type="dxa"/>
            <w:noWrap/>
            <w:hideMark/>
          </w:tcPr>
          <w:p w14:paraId="03651F29" w14:textId="77777777" w:rsidR="00DF326F" w:rsidRPr="00DF326F" w:rsidRDefault="00DF326F">
            <w:r w:rsidRPr="00DF326F">
              <w:t xml:space="preserve">Feline </w:t>
            </w:r>
            <w:proofErr w:type="spellStart"/>
            <w:r w:rsidRPr="00DF326F">
              <w:t>Morbilivirus</w:t>
            </w:r>
            <w:proofErr w:type="spellEnd"/>
          </w:p>
        </w:tc>
        <w:tc>
          <w:tcPr>
            <w:tcW w:w="1815" w:type="dxa"/>
            <w:noWrap/>
            <w:hideMark/>
          </w:tcPr>
          <w:p w14:paraId="59692D0D" w14:textId="77777777" w:rsidR="00DF326F" w:rsidRPr="00DF326F" w:rsidRDefault="00DF326F">
            <w:proofErr w:type="spellStart"/>
            <w:r w:rsidRPr="00DF326F">
              <w:t>Mononegavirales</w:t>
            </w:r>
            <w:proofErr w:type="spellEnd"/>
          </w:p>
        </w:tc>
        <w:tc>
          <w:tcPr>
            <w:tcW w:w="1853" w:type="dxa"/>
            <w:noWrap/>
            <w:hideMark/>
          </w:tcPr>
          <w:p w14:paraId="32F23EAA" w14:textId="77777777" w:rsidR="00DF326F" w:rsidRPr="00DF326F" w:rsidRDefault="00DF326F">
            <w:proofErr w:type="spellStart"/>
            <w:r w:rsidRPr="00DF326F">
              <w:t>Paramyxoviridae</w:t>
            </w:r>
            <w:proofErr w:type="spellEnd"/>
          </w:p>
        </w:tc>
        <w:tc>
          <w:tcPr>
            <w:tcW w:w="2298" w:type="dxa"/>
            <w:noWrap/>
            <w:hideMark/>
          </w:tcPr>
          <w:p w14:paraId="125ACBAA" w14:textId="77777777" w:rsidR="00DF326F" w:rsidRPr="00DF326F" w:rsidRDefault="00DF326F">
            <w:r w:rsidRPr="00DF326F">
              <w:t>Morbillivirus</w:t>
            </w:r>
          </w:p>
        </w:tc>
      </w:tr>
      <w:tr w:rsidR="00DF326F" w:rsidRPr="00DF326F" w14:paraId="52E7FB75" w14:textId="77777777" w:rsidTr="00521761">
        <w:trPr>
          <w:trHeight w:val="290"/>
        </w:trPr>
        <w:tc>
          <w:tcPr>
            <w:tcW w:w="3527" w:type="dxa"/>
            <w:noWrap/>
            <w:hideMark/>
          </w:tcPr>
          <w:p w14:paraId="08CD6B58" w14:textId="77777777" w:rsidR="00DF326F" w:rsidRPr="00DF326F" w:rsidRDefault="00DF326F">
            <w:r w:rsidRPr="00DF326F">
              <w:t>Foot-And-Mouth Disease Virus</w:t>
            </w:r>
          </w:p>
        </w:tc>
        <w:tc>
          <w:tcPr>
            <w:tcW w:w="1815" w:type="dxa"/>
            <w:noWrap/>
            <w:hideMark/>
          </w:tcPr>
          <w:p w14:paraId="4B9BBDE0" w14:textId="77777777" w:rsidR="00DF326F" w:rsidRPr="00DF326F" w:rsidRDefault="00DF326F">
            <w:proofErr w:type="spellStart"/>
            <w:r w:rsidRPr="00DF326F">
              <w:t>Picornavirales</w:t>
            </w:r>
            <w:proofErr w:type="spellEnd"/>
          </w:p>
        </w:tc>
        <w:tc>
          <w:tcPr>
            <w:tcW w:w="1853" w:type="dxa"/>
            <w:noWrap/>
            <w:hideMark/>
          </w:tcPr>
          <w:p w14:paraId="30D008FA" w14:textId="77777777" w:rsidR="00DF326F" w:rsidRPr="00DF326F" w:rsidRDefault="00DF326F">
            <w:proofErr w:type="spellStart"/>
            <w:r w:rsidRPr="00DF326F">
              <w:t>Picornaviridae</w:t>
            </w:r>
            <w:proofErr w:type="spellEnd"/>
          </w:p>
        </w:tc>
        <w:tc>
          <w:tcPr>
            <w:tcW w:w="2298" w:type="dxa"/>
            <w:noWrap/>
            <w:hideMark/>
          </w:tcPr>
          <w:p w14:paraId="37F5270D" w14:textId="77777777" w:rsidR="00DF326F" w:rsidRPr="00DF326F" w:rsidRDefault="00DF326F">
            <w:proofErr w:type="spellStart"/>
            <w:r w:rsidRPr="00DF326F">
              <w:t>Aphthovirus</w:t>
            </w:r>
            <w:proofErr w:type="spellEnd"/>
          </w:p>
        </w:tc>
      </w:tr>
      <w:tr w:rsidR="00DF326F" w:rsidRPr="00DF326F" w14:paraId="008F7C75" w14:textId="77777777" w:rsidTr="00521761">
        <w:trPr>
          <w:trHeight w:val="290"/>
        </w:trPr>
        <w:tc>
          <w:tcPr>
            <w:tcW w:w="3527" w:type="dxa"/>
            <w:noWrap/>
            <w:hideMark/>
          </w:tcPr>
          <w:p w14:paraId="28A69A43" w14:textId="77777777" w:rsidR="00DF326F" w:rsidRPr="00DF326F" w:rsidRDefault="00DF326F">
            <w:proofErr w:type="spellStart"/>
            <w:r w:rsidRPr="00DF326F">
              <w:t>Getah</w:t>
            </w:r>
            <w:proofErr w:type="spellEnd"/>
            <w:r w:rsidRPr="00DF326F">
              <w:t xml:space="preserve"> Virus</w:t>
            </w:r>
          </w:p>
        </w:tc>
        <w:tc>
          <w:tcPr>
            <w:tcW w:w="1815" w:type="dxa"/>
            <w:noWrap/>
            <w:hideMark/>
          </w:tcPr>
          <w:p w14:paraId="1A78BF41" w14:textId="77777777" w:rsidR="00DF326F" w:rsidRPr="00DF326F" w:rsidRDefault="00DF326F">
            <w:proofErr w:type="spellStart"/>
            <w:r w:rsidRPr="00DF326F">
              <w:t>Martellivirales</w:t>
            </w:r>
            <w:proofErr w:type="spellEnd"/>
          </w:p>
        </w:tc>
        <w:tc>
          <w:tcPr>
            <w:tcW w:w="1853" w:type="dxa"/>
            <w:noWrap/>
            <w:hideMark/>
          </w:tcPr>
          <w:p w14:paraId="254DDBF5" w14:textId="33DE820C" w:rsidR="00DF326F" w:rsidRPr="00DF326F" w:rsidRDefault="00DF326F">
            <w:proofErr w:type="spellStart"/>
            <w:r w:rsidRPr="00DF326F">
              <w:t>Togaviridae</w:t>
            </w:r>
            <w:proofErr w:type="spellEnd"/>
          </w:p>
        </w:tc>
        <w:tc>
          <w:tcPr>
            <w:tcW w:w="2298" w:type="dxa"/>
            <w:noWrap/>
            <w:hideMark/>
          </w:tcPr>
          <w:p w14:paraId="36FC1A73" w14:textId="16CA97F5" w:rsidR="00DF326F" w:rsidRPr="00DF326F" w:rsidRDefault="00DF326F">
            <w:r w:rsidRPr="00DF326F">
              <w:t>Alphavirus</w:t>
            </w:r>
          </w:p>
        </w:tc>
      </w:tr>
      <w:tr w:rsidR="00DF326F" w:rsidRPr="00DF326F" w14:paraId="10ED8760" w14:textId="77777777" w:rsidTr="00521761">
        <w:trPr>
          <w:trHeight w:val="290"/>
        </w:trPr>
        <w:tc>
          <w:tcPr>
            <w:tcW w:w="3527" w:type="dxa"/>
            <w:noWrap/>
            <w:hideMark/>
          </w:tcPr>
          <w:p w14:paraId="1BA63D58" w14:textId="77777777" w:rsidR="00DF326F" w:rsidRPr="00DF326F" w:rsidRDefault="00DF326F">
            <w:r w:rsidRPr="00DF326F">
              <w:t>Hendra Virus</w:t>
            </w:r>
          </w:p>
        </w:tc>
        <w:tc>
          <w:tcPr>
            <w:tcW w:w="1815" w:type="dxa"/>
            <w:noWrap/>
            <w:hideMark/>
          </w:tcPr>
          <w:p w14:paraId="538C0C38" w14:textId="77777777" w:rsidR="00DF326F" w:rsidRPr="00DF326F" w:rsidRDefault="00DF326F">
            <w:proofErr w:type="spellStart"/>
            <w:r w:rsidRPr="00DF326F">
              <w:t>Mononegavirales</w:t>
            </w:r>
            <w:proofErr w:type="spellEnd"/>
          </w:p>
        </w:tc>
        <w:tc>
          <w:tcPr>
            <w:tcW w:w="1853" w:type="dxa"/>
            <w:noWrap/>
            <w:hideMark/>
          </w:tcPr>
          <w:p w14:paraId="3EBDAEFA" w14:textId="77777777" w:rsidR="00DF326F" w:rsidRPr="00DF326F" w:rsidRDefault="00DF326F">
            <w:proofErr w:type="spellStart"/>
            <w:r w:rsidRPr="00DF326F">
              <w:t>Paramyxoviridae</w:t>
            </w:r>
            <w:proofErr w:type="spellEnd"/>
          </w:p>
        </w:tc>
        <w:tc>
          <w:tcPr>
            <w:tcW w:w="2298" w:type="dxa"/>
            <w:noWrap/>
            <w:hideMark/>
          </w:tcPr>
          <w:p w14:paraId="0DEE7AE6" w14:textId="71828F8B" w:rsidR="00DF326F" w:rsidRPr="00DF326F" w:rsidRDefault="00DF326F">
            <w:proofErr w:type="spellStart"/>
            <w:r w:rsidRPr="00DF326F">
              <w:t>Henipavirus</w:t>
            </w:r>
            <w:proofErr w:type="spellEnd"/>
          </w:p>
        </w:tc>
      </w:tr>
      <w:tr w:rsidR="00DF326F" w:rsidRPr="00DF326F" w14:paraId="7B9AA67F" w14:textId="77777777" w:rsidTr="00521761">
        <w:trPr>
          <w:trHeight w:val="290"/>
        </w:trPr>
        <w:tc>
          <w:tcPr>
            <w:tcW w:w="3527" w:type="dxa"/>
            <w:noWrap/>
            <w:hideMark/>
          </w:tcPr>
          <w:p w14:paraId="036F1BBC" w14:textId="77777777" w:rsidR="00DF326F" w:rsidRPr="00DF326F" w:rsidRDefault="00DF326F">
            <w:r w:rsidRPr="00DF326F">
              <w:t>Hepatitis E Virus</w:t>
            </w:r>
          </w:p>
        </w:tc>
        <w:tc>
          <w:tcPr>
            <w:tcW w:w="1815" w:type="dxa"/>
            <w:noWrap/>
            <w:hideMark/>
          </w:tcPr>
          <w:p w14:paraId="5887B511" w14:textId="77777777" w:rsidR="00DF326F" w:rsidRPr="00DF326F" w:rsidRDefault="00DF326F">
            <w:proofErr w:type="spellStart"/>
            <w:r w:rsidRPr="00DF326F">
              <w:t>Hepelivirales</w:t>
            </w:r>
            <w:proofErr w:type="spellEnd"/>
          </w:p>
        </w:tc>
        <w:tc>
          <w:tcPr>
            <w:tcW w:w="1853" w:type="dxa"/>
            <w:noWrap/>
            <w:hideMark/>
          </w:tcPr>
          <w:p w14:paraId="693A28BC" w14:textId="77777777" w:rsidR="00DF326F" w:rsidRPr="00DF326F" w:rsidRDefault="00DF326F">
            <w:proofErr w:type="spellStart"/>
            <w:r w:rsidRPr="00DF326F">
              <w:t>Hepeviridae</w:t>
            </w:r>
            <w:proofErr w:type="spellEnd"/>
          </w:p>
        </w:tc>
        <w:tc>
          <w:tcPr>
            <w:tcW w:w="2298" w:type="dxa"/>
            <w:noWrap/>
            <w:hideMark/>
          </w:tcPr>
          <w:p w14:paraId="7739B326" w14:textId="77777777" w:rsidR="00DF326F" w:rsidRPr="00DF326F" w:rsidRDefault="00DF326F">
            <w:proofErr w:type="spellStart"/>
            <w:r w:rsidRPr="00DF326F">
              <w:t>Hepevirus</w:t>
            </w:r>
            <w:proofErr w:type="spellEnd"/>
          </w:p>
        </w:tc>
      </w:tr>
      <w:tr w:rsidR="00DF326F" w:rsidRPr="00DF326F" w14:paraId="43BAE00F" w14:textId="77777777" w:rsidTr="00521761">
        <w:trPr>
          <w:trHeight w:val="290"/>
        </w:trPr>
        <w:tc>
          <w:tcPr>
            <w:tcW w:w="3527" w:type="dxa"/>
            <w:noWrap/>
            <w:hideMark/>
          </w:tcPr>
          <w:p w14:paraId="76F25357" w14:textId="48605BD5" w:rsidR="00DF326F" w:rsidRPr="00DF326F" w:rsidRDefault="00D24C5C">
            <w:r w:rsidRPr="00DF326F">
              <w:t>HTLV-1</w:t>
            </w:r>
          </w:p>
        </w:tc>
        <w:tc>
          <w:tcPr>
            <w:tcW w:w="1815" w:type="dxa"/>
            <w:noWrap/>
            <w:hideMark/>
          </w:tcPr>
          <w:p w14:paraId="49741E86" w14:textId="77777777" w:rsidR="00DF326F" w:rsidRPr="00DF326F" w:rsidRDefault="00DF326F">
            <w:proofErr w:type="spellStart"/>
            <w:r w:rsidRPr="00DF326F">
              <w:t>Ortervirales</w:t>
            </w:r>
            <w:proofErr w:type="spellEnd"/>
          </w:p>
        </w:tc>
        <w:tc>
          <w:tcPr>
            <w:tcW w:w="1853" w:type="dxa"/>
            <w:noWrap/>
            <w:hideMark/>
          </w:tcPr>
          <w:p w14:paraId="06C3E681" w14:textId="2D0811EB" w:rsidR="00DF326F" w:rsidRPr="00DF326F" w:rsidRDefault="00DF326F">
            <w:proofErr w:type="spellStart"/>
            <w:r w:rsidRPr="00DF326F">
              <w:t>Retroviridae</w:t>
            </w:r>
            <w:proofErr w:type="spellEnd"/>
          </w:p>
        </w:tc>
        <w:tc>
          <w:tcPr>
            <w:tcW w:w="2298" w:type="dxa"/>
            <w:noWrap/>
            <w:hideMark/>
          </w:tcPr>
          <w:p w14:paraId="246EA4F4" w14:textId="1A3EAE76" w:rsidR="00DF326F" w:rsidRPr="00DF326F" w:rsidRDefault="00DF326F">
            <w:proofErr w:type="spellStart"/>
            <w:r w:rsidRPr="00DF326F">
              <w:t>Deltaretrovirus</w:t>
            </w:r>
            <w:proofErr w:type="spellEnd"/>
          </w:p>
        </w:tc>
      </w:tr>
      <w:tr w:rsidR="00DF326F" w:rsidRPr="00DF326F" w14:paraId="33110EA0" w14:textId="77777777" w:rsidTr="00521761">
        <w:trPr>
          <w:trHeight w:val="290"/>
        </w:trPr>
        <w:tc>
          <w:tcPr>
            <w:tcW w:w="3527" w:type="dxa"/>
            <w:noWrap/>
            <w:hideMark/>
          </w:tcPr>
          <w:p w14:paraId="73327ADC" w14:textId="7BFFD36B" w:rsidR="00DF326F" w:rsidRPr="00DF326F" w:rsidRDefault="00D24C5C">
            <w:r w:rsidRPr="00DF326F">
              <w:t>HTLV-4</w:t>
            </w:r>
          </w:p>
        </w:tc>
        <w:tc>
          <w:tcPr>
            <w:tcW w:w="1815" w:type="dxa"/>
            <w:noWrap/>
            <w:hideMark/>
          </w:tcPr>
          <w:p w14:paraId="72A03AD6" w14:textId="77777777" w:rsidR="00DF326F" w:rsidRPr="00DF326F" w:rsidRDefault="00DF326F">
            <w:proofErr w:type="spellStart"/>
            <w:r w:rsidRPr="00DF326F">
              <w:t>Ortervirales</w:t>
            </w:r>
            <w:proofErr w:type="spellEnd"/>
          </w:p>
        </w:tc>
        <w:tc>
          <w:tcPr>
            <w:tcW w:w="1853" w:type="dxa"/>
            <w:noWrap/>
            <w:hideMark/>
          </w:tcPr>
          <w:p w14:paraId="07FE19C2" w14:textId="2AA721CA" w:rsidR="00DF326F" w:rsidRPr="00DF326F" w:rsidRDefault="00DF326F">
            <w:proofErr w:type="spellStart"/>
            <w:r w:rsidRPr="00DF326F">
              <w:t>Retroviridae</w:t>
            </w:r>
            <w:proofErr w:type="spellEnd"/>
          </w:p>
        </w:tc>
        <w:tc>
          <w:tcPr>
            <w:tcW w:w="2298" w:type="dxa"/>
            <w:noWrap/>
            <w:hideMark/>
          </w:tcPr>
          <w:p w14:paraId="3A2EDE40" w14:textId="5E8B186A" w:rsidR="00DF326F" w:rsidRPr="00DF326F" w:rsidRDefault="00DF326F">
            <w:proofErr w:type="spellStart"/>
            <w:r w:rsidRPr="00DF326F">
              <w:t>Deltaretrovirus</w:t>
            </w:r>
            <w:proofErr w:type="spellEnd"/>
          </w:p>
        </w:tc>
      </w:tr>
      <w:tr w:rsidR="00DF326F" w:rsidRPr="00DF326F" w14:paraId="44A1B0DF" w14:textId="77777777" w:rsidTr="00521761">
        <w:trPr>
          <w:trHeight w:val="290"/>
        </w:trPr>
        <w:tc>
          <w:tcPr>
            <w:tcW w:w="3527" w:type="dxa"/>
            <w:noWrap/>
            <w:hideMark/>
          </w:tcPr>
          <w:p w14:paraId="306ACDA4" w14:textId="77777777" w:rsidR="00DF326F" w:rsidRPr="00DF326F" w:rsidRDefault="00DF326F">
            <w:r w:rsidRPr="00DF326F">
              <w:t>Human Adenovirus</w:t>
            </w:r>
          </w:p>
        </w:tc>
        <w:tc>
          <w:tcPr>
            <w:tcW w:w="1815" w:type="dxa"/>
            <w:noWrap/>
            <w:hideMark/>
          </w:tcPr>
          <w:p w14:paraId="0C5FEB4A" w14:textId="77777777" w:rsidR="00DF326F" w:rsidRPr="00DF326F" w:rsidRDefault="00DF326F">
            <w:proofErr w:type="spellStart"/>
            <w:r w:rsidRPr="00DF326F">
              <w:t>Rowavirales</w:t>
            </w:r>
            <w:proofErr w:type="spellEnd"/>
          </w:p>
        </w:tc>
        <w:tc>
          <w:tcPr>
            <w:tcW w:w="1853" w:type="dxa"/>
            <w:noWrap/>
            <w:hideMark/>
          </w:tcPr>
          <w:p w14:paraId="56D24023" w14:textId="0E267793" w:rsidR="00DF326F" w:rsidRPr="00DF326F" w:rsidRDefault="00DF326F">
            <w:r w:rsidRPr="00DF326F">
              <w:t>Adenoviridae</w:t>
            </w:r>
          </w:p>
        </w:tc>
        <w:tc>
          <w:tcPr>
            <w:tcW w:w="2298" w:type="dxa"/>
            <w:noWrap/>
            <w:hideMark/>
          </w:tcPr>
          <w:p w14:paraId="5AF358C7" w14:textId="698D8960" w:rsidR="00DF326F" w:rsidRPr="00DF326F" w:rsidRDefault="00DF326F">
            <w:proofErr w:type="spellStart"/>
            <w:r w:rsidRPr="00DF326F">
              <w:t>Mastadenovirus</w:t>
            </w:r>
            <w:proofErr w:type="spellEnd"/>
          </w:p>
        </w:tc>
      </w:tr>
      <w:tr w:rsidR="00DF326F" w:rsidRPr="00DF326F" w14:paraId="608E4E93" w14:textId="77777777" w:rsidTr="00521761">
        <w:trPr>
          <w:trHeight w:val="290"/>
        </w:trPr>
        <w:tc>
          <w:tcPr>
            <w:tcW w:w="3527" w:type="dxa"/>
            <w:noWrap/>
            <w:hideMark/>
          </w:tcPr>
          <w:p w14:paraId="0A0B280B" w14:textId="77777777" w:rsidR="00DF326F" w:rsidRPr="00DF326F" w:rsidRDefault="00DF326F">
            <w:r w:rsidRPr="00DF326F">
              <w:t>Human Metapneumovirus</w:t>
            </w:r>
          </w:p>
        </w:tc>
        <w:tc>
          <w:tcPr>
            <w:tcW w:w="1815" w:type="dxa"/>
            <w:noWrap/>
            <w:hideMark/>
          </w:tcPr>
          <w:p w14:paraId="690BD6FB" w14:textId="77777777" w:rsidR="00DF326F" w:rsidRPr="00DF326F" w:rsidRDefault="00DF326F">
            <w:proofErr w:type="spellStart"/>
            <w:r w:rsidRPr="00DF326F">
              <w:t>Mononegavirales</w:t>
            </w:r>
            <w:proofErr w:type="spellEnd"/>
          </w:p>
        </w:tc>
        <w:tc>
          <w:tcPr>
            <w:tcW w:w="1853" w:type="dxa"/>
            <w:noWrap/>
            <w:hideMark/>
          </w:tcPr>
          <w:p w14:paraId="064342BD" w14:textId="14FE125C" w:rsidR="00DF326F" w:rsidRPr="00DF326F" w:rsidRDefault="00DF326F">
            <w:proofErr w:type="spellStart"/>
            <w:r w:rsidRPr="00DF326F">
              <w:t>Pneumoviridae</w:t>
            </w:r>
            <w:proofErr w:type="spellEnd"/>
          </w:p>
        </w:tc>
        <w:tc>
          <w:tcPr>
            <w:tcW w:w="2298" w:type="dxa"/>
            <w:noWrap/>
            <w:hideMark/>
          </w:tcPr>
          <w:p w14:paraId="5D64012F" w14:textId="62F049B4" w:rsidR="00DF326F" w:rsidRPr="00DF326F" w:rsidRDefault="00DF326F">
            <w:r w:rsidRPr="00DF326F">
              <w:t>Metapneumovirus</w:t>
            </w:r>
          </w:p>
        </w:tc>
      </w:tr>
      <w:tr w:rsidR="00DF326F" w:rsidRPr="00DF326F" w14:paraId="3C04FDD4" w14:textId="77777777" w:rsidTr="00521761">
        <w:trPr>
          <w:trHeight w:val="290"/>
        </w:trPr>
        <w:tc>
          <w:tcPr>
            <w:tcW w:w="3527" w:type="dxa"/>
            <w:noWrap/>
            <w:hideMark/>
          </w:tcPr>
          <w:p w14:paraId="4E6949D3" w14:textId="77777777" w:rsidR="00DF326F" w:rsidRPr="00DF326F" w:rsidRDefault="00DF326F">
            <w:r w:rsidRPr="00DF326F">
              <w:t>Human Norovirus</w:t>
            </w:r>
          </w:p>
        </w:tc>
        <w:tc>
          <w:tcPr>
            <w:tcW w:w="1815" w:type="dxa"/>
            <w:noWrap/>
            <w:hideMark/>
          </w:tcPr>
          <w:p w14:paraId="3841F720" w14:textId="77777777" w:rsidR="00DF326F" w:rsidRPr="00DF326F" w:rsidRDefault="00DF326F">
            <w:proofErr w:type="spellStart"/>
            <w:r w:rsidRPr="00DF326F">
              <w:t>Picornavirales</w:t>
            </w:r>
            <w:proofErr w:type="spellEnd"/>
          </w:p>
        </w:tc>
        <w:tc>
          <w:tcPr>
            <w:tcW w:w="1853" w:type="dxa"/>
            <w:noWrap/>
            <w:hideMark/>
          </w:tcPr>
          <w:p w14:paraId="55B24770" w14:textId="77777777" w:rsidR="00DF326F" w:rsidRPr="00DF326F" w:rsidRDefault="00DF326F">
            <w:proofErr w:type="spellStart"/>
            <w:r w:rsidRPr="00DF326F">
              <w:t>Caliciviridae</w:t>
            </w:r>
            <w:proofErr w:type="spellEnd"/>
          </w:p>
        </w:tc>
        <w:tc>
          <w:tcPr>
            <w:tcW w:w="2298" w:type="dxa"/>
            <w:noWrap/>
            <w:hideMark/>
          </w:tcPr>
          <w:p w14:paraId="336B7219" w14:textId="6E761534" w:rsidR="00DF326F" w:rsidRPr="00DF326F" w:rsidRDefault="00DF326F">
            <w:r w:rsidRPr="00DF326F">
              <w:t>Norovirus</w:t>
            </w:r>
          </w:p>
        </w:tc>
      </w:tr>
      <w:tr w:rsidR="00DF326F" w:rsidRPr="00DF326F" w14:paraId="496333DA" w14:textId="77777777" w:rsidTr="00521761">
        <w:trPr>
          <w:trHeight w:val="290"/>
        </w:trPr>
        <w:tc>
          <w:tcPr>
            <w:tcW w:w="3527" w:type="dxa"/>
            <w:noWrap/>
            <w:hideMark/>
          </w:tcPr>
          <w:p w14:paraId="268A7234" w14:textId="77777777" w:rsidR="00DF326F" w:rsidRPr="00DF326F" w:rsidRDefault="00DF326F">
            <w:r w:rsidRPr="00DF326F">
              <w:t xml:space="preserve">Human </w:t>
            </w:r>
            <w:proofErr w:type="spellStart"/>
            <w:r w:rsidRPr="00DF326F">
              <w:t>Respirovirus</w:t>
            </w:r>
            <w:proofErr w:type="spellEnd"/>
            <w:r w:rsidRPr="00DF326F">
              <w:t xml:space="preserve"> 3</w:t>
            </w:r>
          </w:p>
        </w:tc>
        <w:tc>
          <w:tcPr>
            <w:tcW w:w="1815" w:type="dxa"/>
            <w:noWrap/>
            <w:hideMark/>
          </w:tcPr>
          <w:p w14:paraId="284BF39B" w14:textId="77777777" w:rsidR="00DF326F" w:rsidRPr="00DF326F" w:rsidRDefault="00DF326F">
            <w:proofErr w:type="spellStart"/>
            <w:r w:rsidRPr="00DF326F">
              <w:t>Mononegavirales</w:t>
            </w:r>
            <w:proofErr w:type="spellEnd"/>
          </w:p>
        </w:tc>
        <w:tc>
          <w:tcPr>
            <w:tcW w:w="1853" w:type="dxa"/>
            <w:noWrap/>
            <w:hideMark/>
          </w:tcPr>
          <w:p w14:paraId="04CD5C6D" w14:textId="77777777" w:rsidR="00DF326F" w:rsidRPr="00DF326F" w:rsidRDefault="00DF326F">
            <w:proofErr w:type="spellStart"/>
            <w:r w:rsidRPr="00DF326F">
              <w:t>Paramyxoviridae</w:t>
            </w:r>
            <w:proofErr w:type="spellEnd"/>
          </w:p>
        </w:tc>
        <w:tc>
          <w:tcPr>
            <w:tcW w:w="2298" w:type="dxa"/>
            <w:noWrap/>
            <w:hideMark/>
          </w:tcPr>
          <w:p w14:paraId="555F7047" w14:textId="1B92DF7C" w:rsidR="00DF326F" w:rsidRPr="00DF326F" w:rsidRDefault="00DF326F">
            <w:proofErr w:type="spellStart"/>
            <w:r w:rsidRPr="00DF326F">
              <w:t>Respirovirus</w:t>
            </w:r>
            <w:proofErr w:type="spellEnd"/>
          </w:p>
        </w:tc>
      </w:tr>
      <w:tr w:rsidR="00DF326F" w:rsidRPr="00DF326F" w14:paraId="42F3DD37" w14:textId="77777777" w:rsidTr="00521761">
        <w:trPr>
          <w:trHeight w:val="290"/>
        </w:trPr>
        <w:tc>
          <w:tcPr>
            <w:tcW w:w="3527" w:type="dxa"/>
            <w:noWrap/>
            <w:hideMark/>
          </w:tcPr>
          <w:p w14:paraId="7DC906C9" w14:textId="77777777" w:rsidR="00DF326F" w:rsidRPr="00DF326F" w:rsidRDefault="00DF326F">
            <w:r w:rsidRPr="00DF326F">
              <w:t>Human Rhinovirus C</w:t>
            </w:r>
          </w:p>
        </w:tc>
        <w:tc>
          <w:tcPr>
            <w:tcW w:w="1815" w:type="dxa"/>
            <w:noWrap/>
            <w:hideMark/>
          </w:tcPr>
          <w:p w14:paraId="24164FFF" w14:textId="77777777" w:rsidR="00DF326F" w:rsidRPr="00DF326F" w:rsidRDefault="00DF326F">
            <w:proofErr w:type="spellStart"/>
            <w:r w:rsidRPr="00DF326F">
              <w:t>Picornavirales</w:t>
            </w:r>
            <w:proofErr w:type="spellEnd"/>
          </w:p>
        </w:tc>
        <w:tc>
          <w:tcPr>
            <w:tcW w:w="1853" w:type="dxa"/>
            <w:noWrap/>
            <w:hideMark/>
          </w:tcPr>
          <w:p w14:paraId="0707B099" w14:textId="77777777" w:rsidR="00DF326F" w:rsidRPr="00DF326F" w:rsidRDefault="00DF326F">
            <w:proofErr w:type="spellStart"/>
            <w:r w:rsidRPr="00DF326F">
              <w:t>Picornaviridae</w:t>
            </w:r>
            <w:proofErr w:type="spellEnd"/>
          </w:p>
        </w:tc>
        <w:tc>
          <w:tcPr>
            <w:tcW w:w="2298" w:type="dxa"/>
            <w:noWrap/>
            <w:hideMark/>
          </w:tcPr>
          <w:p w14:paraId="4D0E9195" w14:textId="12416CE9" w:rsidR="00DF326F" w:rsidRPr="00DF326F" w:rsidRDefault="00DF326F">
            <w:r w:rsidRPr="00DF326F">
              <w:t>Enterovirus</w:t>
            </w:r>
          </w:p>
        </w:tc>
      </w:tr>
      <w:tr w:rsidR="00DF326F" w:rsidRPr="00DF326F" w14:paraId="3677A3CB" w14:textId="77777777" w:rsidTr="00521761">
        <w:trPr>
          <w:trHeight w:val="290"/>
        </w:trPr>
        <w:tc>
          <w:tcPr>
            <w:tcW w:w="3527" w:type="dxa"/>
            <w:noWrap/>
            <w:hideMark/>
          </w:tcPr>
          <w:p w14:paraId="207A69E3" w14:textId="77777777" w:rsidR="00DF326F" w:rsidRPr="00DF326F" w:rsidRDefault="00DF326F">
            <w:r w:rsidRPr="00DF326F">
              <w:t>Influenza A</w:t>
            </w:r>
          </w:p>
        </w:tc>
        <w:tc>
          <w:tcPr>
            <w:tcW w:w="1815" w:type="dxa"/>
            <w:noWrap/>
            <w:hideMark/>
          </w:tcPr>
          <w:p w14:paraId="133CFA51" w14:textId="77777777" w:rsidR="00DF326F" w:rsidRPr="00DF326F" w:rsidRDefault="00DF326F">
            <w:proofErr w:type="spellStart"/>
            <w:r w:rsidRPr="00DF326F">
              <w:t>Articulavirales</w:t>
            </w:r>
            <w:proofErr w:type="spellEnd"/>
          </w:p>
        </w:tc>
        <w:tc>
          <w:tcPr>
            <w:tcW w:w="1853" w:type="dxa"/>
            <w:noWrap/>
            <w:hideMark/>
          </w:tcPr>
          <w:p w14:paraId="255BA887" w14:textId="77777777" w:rsidR="00DF326F" w:rsidRPr="00DF326F" w:rsidRDefault="00DF326F">
            <w:r w:rsidRPr="00DF326F">
              <w:t>Orthomyxoviridae</w:t>
            </w:r>
          </w:p>
        </w:tc>
        <w:tc>
          <w:tcPr>
            <w:tcW w:w="2298" w:type="dxa"/>
            <w:noWrap/>
            <w:hideMark/>
          </w:tcPr>
          <w:p w14:paraId="485D183C" w14:textId="77777777" w:rsidR="00DF326F" w:rsidRPr="00DF326F" w:rsidRDefault="00DF326F">
            <w:proofErr w:type="spellStart"/>
            <w:r w:rsidRPr="00DF326F">
              <w:t>Alphainfluenzavirus</w:t>
            </w:r>
            <w:proofErr w:type="spellEnd"/>
          </w:p>
        </w:tc>
      </w:tr>
      <w:tr w:rsidR="00DF326F" w:rsidRPr="00DF326F" w14:paraId="2EC5F0BE" w14:textId="77777777" w:rsidTr="00521761">
        <w:trPr>
          <w:trHeight w:val="290"/>
        </w:trPr>
        <w:tc>
          <w:tcPr>
            <w:tcW w:w="3527" w:type="dxa"/>
            <w:noWrap/>
            <w:hideMark/>
          </w:tcPr>
          <w:p w14:paraId="26D36F1A" w14:textId="77777777" w:rsidR="00DF326F" w:rsidRPr="00DF326F" w:rsidRDefault="00DF326F">
            <w:r w:rsidRPr="00DF326F">
              <w:t>Influenza C</w:t>
            </w:r>
          </w:p>
        </w:tc>
        <w:tc>
          <w:tcPr>
            <w:tcW w:w="1815" w:type="dxa"/>
            <w:noWrap/>
            <w:hideMark/>
          </w:tcPr>
          <w:p w14:paraId="1859EF72" w14:textId="77777777" w:rsidR="00DF326F" w:rsidRPr="00DF326F" w:rsidRDefault="00DF326F">
            <w:proofErr w:type="spellStart"/>
            <w:r w:rsidRPr="00DF326F">
              <w:t>Articulavirales</w:t>
            </w:r>
            <w:proofErr w:type="spellEnd"/>
          </w:p>
        </w:tc>
        <w:tc>
          <w:tcPr>
            <w:tcW w:w="1853" w:type="dxa"/>
            <w:noWrap/>
            <w:hideMark/>
          </w:tcPr>
          <w:p w14:paraId="4D43A854" w14:textId="77777777" w:rsidR="00DF326F" w:rsidRPr="00DF326F" w:rsidRDefault="00DF326F">
            <w:r w:rsidRPr="00DF326F">
              <w:t>Orthomyxoviridae</w:t>
            </w:r>
          </w:p>
        </w:tc>
        <w:tc>
          <w:tcPr>
            <w:tcW w:w="2298" w:type="dxa"/>
            <w:noWrap/>
            <w:hideMark/>
          </w:tcPr>
          <w:p w14:paraId="379D7608" w14:textId="46DF7B69" w:rsidR="00DF326F" w:rsidRPr="00DF326F" w:rsidRDefault="00DF326F">
            <w:proofErr w:type="spellStart"/>
            <w:r w:rsidRPr="00DF326F">
              <w:t>Gammainfluenzavirus</w:t>
            </w:r>
            <w:proofErr w:type="spellEnd"/>
          </w:p>
        </w:tc>
      </w:tr>
      <w:tr w:rsidR="00DF326F" w:rsidRPr="00DF326F" w14:paraId="1E07F53D" w14:textId="77777777" w:rsidTr="00521761">
        <w:trPr>
          <w:trHeight w:val="290"/>
        </w:trPr>
        <w:tc>
          <w:tcPr>
            <w:tcW w:w="3527" w:type="dxa"/>
            <w:noWrap/>
            <w:hideMark/>
          </w:tcPr>
          <w:p w14:paraId="7AB168B6" w14:textId="77777777" w:rsidR="00DF326F" w:rsidRPr="00DF326F" w:rsidRDefault="00DF326F">
            <w:r w:rsidRPr="00DF326F">
              <w:t>Lymphocytic Choriomeningitis Virus</w:t>
            </w:r>
          </w:p>
        </w:tc>
        <w:tc>
          <w:tcPr>
            <w:tcW w:w="1815" w:type="dxa"/>
            <w:noWrap/>
            <w:hideMark/>
          </w:tcPr>
          <w:p w14:paraId="030AF719" w14:textId="77777777" w:rsidR="00DF326F" w:rsidRPr="00DF326F" w:rsidRDefault="00DF326F">
            <w:proofErr w:type="spellStart"/>
            <w:r w:rsidRPr="00DF326F">
              <w:t>Bunyavirales</w:t>
            </w:r>
            <w:proofErr w:type="spellEnd"/>
          </w:p>
        </w:tc>
        <w:tc>
          <w:tcPr>
            <w:tcW w:w="1853" w:type="dxa"/>
            <w:noWrap/>
            <w:hideMark/>
          </w:tcPr>
          <w:p w14:paraId="56B619A0" w14:textId="1C01BD53" w:rsidR="00DF326F" w:rsidRPr="00DF326F" w:rsidRDefault="00DF326F">
            <w:proofErr w:type="spellStart"/>
            <w:r w:rsidRPr="00DF326F">
              <w:t>Arenaviridae</w:t>
            </w:r>
            <w:proofErr w:type="spellEnd"/>
          </w:p>
        </w:tc>
        <w:tc>
          <w:tcPr>
            <w:tcW w:w="2298" w:type="dxa"/>
            <w:noWrap/>
            <w:hideMark/>
          </w:tcPr>
          <w:p w14:paraId="2301FB07" w14:textId="77FA472C" w:rsidR="00DF326F" w:rsidRPr="00DF326F" w:rsidRDefault="00DF326F">
            <w:proofErr w:type="spellStart"/>
            <w:r w:rsidRPr="00DF326F">
              <w:t>Mammarenavirus</w:t>
            </w:r>
            <w:proofErr w:type="spellEnd"/>
          </w:p>
        </w:tc>
      </w:tr>
      <w:tr w:rsidR="00DF326F" w:rsidRPr="00DF326F" w14:paraId="31CC79D1" w14:textId="77777777" w:rsidTr="00521761">
        <w:trPr>
          <w:trHeight w:val="290"/>
        </w:trPr>
        <w:tc>
          <w:tcPr>
            <w:tcW w:w="3527" w:type="dxa"/>
            <w:noWrap/>
            <w:hideMark/>
          </w:tcPr>
          <w:p w14:paraId="3257F9C1" w14:textId="77777777" w:rsidR="00DF326F" w:rsidRPr="00DF326F" w:rsidRDefault="00DF326F">
            <w:proofErr w:type="spellStart"/>
            <w:r w:rsidRPr="00DF326F">
              <w:lastRenderedPageBreak/>
              <w:t>Menangle</w:t>
            </w:r>
            <w:proofErr w:type="spellEnd"/>
            <w:r w:rsidRPr="00DF326F">
              <w:t xml:space="preserve"> Virus</w:t>
            </w:r>
          </w:p>
        </w:tc>
        <w:tc>
          <w:tcPr>
            <w:tcW w:w="1815" w:type="dxa"/>
            <w:noWrap/>
            <w:hideMark/>
          </w:tcPr>
          <w:p w14:paraId="74153DB9" w14:textId="77777777" w:rsidR="00DF326F" w:rsidRPr="00DF326F" w:rsidRDefault="00DF326F">
            <w:proofErr w:type="spellStart"/>
            <w:r w:rsidRPr="00DF326F">
              <w:t>Mononegavirales</w:t>
            </w:r>
            <w:proofErr w:type="spellEnd"/>
          </w:p>
        </w:tc>
        <w:tc>
          <w:tcPr>
            <w:tcW w:w="1853" w:type="dxa"/>
            <w:noWrap/>
            <w:hideMark/>
          </w:tcPr>
          <w:p w14:paraId="6DEDCF86" w14:textId="77777777" w:rsidR="00DF326F" w:rsidRPr="00DF326F" w:rsidRDefault="00DF326F">
            <w:proofErr w:type="spellStart"/>
            <w:r w:rsidRPr="00DF326F">
              <w:t>Paramyxoviridae</w:t>
            </w:r>
            <w:proofErr w:type="spellEnd"/>
          </w:p>
        </w:tc>
        <w:tc>
          <w:tcPr>
            <w:tcW w:w="2298" w:type="dxa"/>
            <w:noWrap/>
            <w:hideMark/>
          </w:tcPr>
          <w:p w14:paraId="573F487B" w14:textId="4DC2EDC5" w:rsidR="00DF326F" w:rsidRPr="00DF326F" w:rsidRDefault="00DF326F">
            <w:proofErr w:type="spellStart"/>
            <w:r w:rsidRPr="00DF326F">
              <w:t>Pararubulavirus</w:t>
            </w:r>
            <w:proofErr w:type="spellEnd"/>
          </w:p>
        </w:tc>
      </w:tr>
      <w:tr w:rsidR="00DF326F" w:rsidRPr="00DF326F" w14:paraId="2CDEF176" w14:textId="77777777" w:rsidTr="00521761">
        <w:trPr>
          <w:trHeight w:val="290"/>
        </w:trPr>
        <w:tc>
          <w:tcPr>
            <w:tcW w:w="3527" w:type="dxa"/>
            <w:noWrap/>
            <w:hideMark/>
          </w:tcPr>
          <w:p w14:paraId="0C6A0652" w14:textId="211C0054" w:rsidR="00DF326F" w:rsidRPr="00DF326F" w:rsidRDefault="00D24C5C">
            <w:r w:rsidRPr="00DF326F">
              <w:t>MERS</w:t>
            </w:r>
            <w:r w:rsidR="00DF326F" w:rsidRPr="00DF326F">
              <w:t>-</w:t>
            </w:r>
            <w:proofErr w:type="spellStart"/>
            <w:r w:rsidR="00DF326F" w:rsidRPr="00DF326F">
              <w:t>Co</w:t>
            </w:r>
            <w:r w:rsidRPr="00DF326F">
              <w:t>V</w:t>
            </w:r>
            <w:proofErr w:type="spellEnd"/>
          </w:p>
        </w:tc>
        <w:tc>
          <w:tcPr>
            <w:tcW w:w="1815" w:type="dxa"/>
            <w:noWrap/>
            <w:hideMark/>
          </w:tcPr>
          <w:p w14:paraId="5A811E87" w14:textId="77777777" w:rsidR="00DF326F" w:rsidRPr="00DF326F" w:rsidRDefault="00DF326F">
            <w:proofErr w:type="spellStart"/>
            <w:r w:rsidRPr="00DF326F">
              <w:t>Nidovirales</w:t>
            </w:r>
            <w:proofErr w:type="spellEnd"/>
          </w:p>
        </w:tc>
        <w:tc>
          <w:tcPr>
            <w:tcW w:w="1853" w:type="dxa"/>
            <w:noWrap/>
            <w:hideMark/>
          </w:tcPr>
          <w:p w14:paraId="267CF75D" w14:textId="0CCE28E6" w:rsidR="00DF326F" w:rsidRPr="00DF326F" w:rsidRDefault="00DF326F">
            <w:proofErr w:type="spellStart"/>
            <w:r w:rsidRPr="00DF326F">
              <w:t>Coronaviridae</w:t>
            </w:r>
            <w:proofErr w:type="spellEnd"/>
          </w:p>
        </w:tc>
        <w:tc>
          <w:tcPr>
            <w:tcW w:w="2298" w:type="dxa"/>
            <w:noWrap/>
            <w:hideMark/>
          </w:tcPr>
          <w:p w14:paraId="232A67DB" w14:textId="13FDF6D5" w:rsidR="00DF326F" w:rsidRPr="00DF326F" w:rsidRDefault="00DF326F">
            <w:proofErr w:type="spellStart"/>
            <w:r w:rsidRPr="00DF326F">
              <w:t>Betacoronavirus</w:t>
            </w:r>
            <w:proofErr w:type="spellEnd"/>
          </w:p>
        </w:tc>
      </w:tr>
      <w:tr w:rsidR="00DF326F" w:rsidRPr="00DF326F" w14:paraId="6EBBC08E" w14:textId="77777777" w:rsidTr="00521761">
        <w:trPr>
          <w:trHeight w:val="290"/>
        </w:trPr>
        <w:tc>
          <w:tcPr>
            <w:tcW w:w="3527" w:type="dxa"/>
            <w:noWrap/>
            <w:hideMark/>
          </w:tcPr>
          <w:p w14:paraId="7FE1F87B" w14:textId="77777777" w:rsidR="00DF326F" w:rsidRPr="00DF326F" w:rsidRDefault="00DF326F">
            <w:proofErr w:type="spellStart"/>
            <w:r w:rsidRPr="00DF326F">
              <w:t>Nipah</w:t>
            </w:r>
            <w:proofErr w:type="spellEnd"/>
            <w:r w:rsidRPr="00DF326F">
              <w:t xml:space="preserve"> Virus</w:t>
            </w:r>
          </w:p>
        </w:tc>
        <w:tc>
          <w:tcPr>
            <w:tcW w:w="1815" w:type="dxa"/>
            <w:noWrap/>
            <w:hideMark/>
          </w:tcPr>
          <w:p w14:paraId="1B0684DE" w14:textId="77777777" w:rsidR="00DF326F" w:rsidRPr="00DF326F" w:rsidRDefault="00DF326F">
            <w:proofErr w:type="spellStart"/>
            <w:r w:rsidRPr="00DF326F">
              <w:t>Mononegavirales</w:t>
            </w:r>
            <w:proofErr w:type="spellEnd"/>
          </w:p>
        </w:tc>
        <w:tc>
          <w:tcPr>
            <w:tcW w:w="1853" w:type="dxa"/>
            <w:noWrap/>
            <w:hideMark/>
          </w:tcPr>
          <w:p w14:paraId="6423E7A0" w14:textId="77777777" w:rsidR="00DF326F" w:rsidRPr="00DF326F" w:rsidRDefault="00DF326F">
            <w:proofErr w:type="spellStart"/>
            <w:r w:rsidRPr="00DF326F">
              <w:t>Paramyxoviridae</w:t>
            </w:r>
            <w:proofErr w:type="spellEnd"/>
          </w:p>
        </w:tc>
        <w:tc>
          <w:tcPr>
            <w:tcW w:w="2298" w:type="dxa"/>
            <w:noWrap/>
            <w:hideMark/>
          </w:tcPr>
          <w:p w14:paraId="5079E10E" w14:textId="56C6B91D" w:rsidR="00DF326F" w:rsidRPr="00DF326F" w:rsidRDefault="00DF326F">
            <w:proofErr w:type="spellStart"/>
            <w:r w:rsidRPr="00DF326F">
              <w:t>Henipavirus</w:t>
            </w:r>
            <w:proofErr w:type="spellEnd"/>
          </w:p>
        </w:tc>
      </w:tr>
      <w:tr w:rsidR="00DF326F" w:rsidRPr="00DF326F" w14:paraId="3F13E4A5" w14:textId="77777777" w:rsidTr="00521761">
        <w:trPr>
          <w:trHeight w:val="290"/>
        </w:trPr>
        <w:tc>
          <w:tcPr>
            <w:tcW w:w="3527" w:type="dxa"/>
            <w:noWrap/>
            <w:hideMark/>
          </w:tcPr>
          <w:p w14:paraId="33D70C0F" w14:textId="77777777" w:rsidR="00DF326F" w:rsidRPr="009D652A" w:rsidRDefault="00DF326F">
            <w:pPr>
              <w:rPr>
                <w:lang w:val="fr-FR"/>
              </w:rPr>
            </w:pPr>
            <w:r w:rsidRPr="009D652A">
              <w:rPr>
                <w:lang w:val="fr-FR"/>
              </w:rPr>
              <w:t>Peste Des Petits Ruminants Virus</w:t>
            </w:r>
          </w:p>
        </w:tc>
        <w:tc>
          <w:tcPr>
            <w:tcW w:w="1815" w:type="dxa"/>
            <w:noWrap/>
            <w:hideMark/>
          </w:tcPr>
          <w:p w14:paraId="5BF67AAF" w14:textId="77777777" w:rsidR="00DF326F" w:rsidRPr="00DF326F" w:rsidRDefault="00DF326F">
            <w:proofErr w:type="spellStart"/>
            <w:r w:rsidRPr="00DF326F">
              <w:t>Mononegavirales</w:t>
            </w:r>
            <w:proofErr w:type="spellEnd"/>
          </w:p>
        </w:tc>
        <w:tc>
          <w:tcPr>
            <w:tcW w:w="1853" w:type="dxa"/>
            <w:noWrap/>
            <w:hideMark/>
          </w:tcPr>
          <w:p w14:paraId="19CD603F" w14:textId="77777777" w:rsidR="00DF326F" w:rsidRPr="00DF326F" w:rsidRDefault="00DF326F">
            <w:proofErr w:type="spellStart"/>
            <w:r w:rsidRPr="00DF326F">
              <w:t>Paramyxoviridae</w:t>
            </w:r>
            <w:proofErr w:type="spellEnd"/>
          </w:p>
        </w:tc>
        <w:tc>
          <w:tcPr>
            <w:tcW w:w="2298" w:type="dxa"/>
            <w:noWrap/>
            <w:hideMark/>
          </w:tcPr>
          <w:p w14:paraId="76F20E1A" w14:textId="77777777" w:rsidR="00DF326F" w:rsidRPr="00DF326F" w:rsidRDefault="00DF326F">
            <w:r w:rsidRPr="00DF326F">
              <w:t>Morbillivirus</w:t>
            </w:r>
          </w:p>
        </w:tc>
      </w:tr>
      <w:tr w:rsidR="00DF326F" w:rsidRPr="00DF326F" w14:paraId="2A686D57" w14:textId="77777777" w:rsidTr="00521761">
        <w:trPr>
          <w:trHeight w:val="290"/>
        </w:trPr>
        <w:tc>
          <w:tcPr>
            <w:tcW w:w="3527" w:type="dxa"/>
            <w:noWrap/>
            <w:hideMark/>
          </w:tcPr>
          <w:p w14:paraId="793768AD" w14:textId="77777777" w:rsidR="00DF326F" w:rsidRPr="00DF326F" w:rsidRDefault="00DF326F">
            <w:r w:rsidRPr="00DF326F">
              <w:t>Pigeon Paramyxovirus 1</w:t>
            </w:r>
          </w:p>
        </w:tc>
        <w:tc>
          <w:tcPr>
            <w:tcW w:w="1815" w:type="dxa"/>
            <w:noWrap/>
            <w:hideMark/>
          </w:tcPr>
          <w:p w14:paraId="5DB7B3C6" w14:textId="77777777" w:rsidR="00DF326F" w:rsidRPr="00DF326F" w:rsidRDefault="00DF326F">
            <w:proofErr w:type="spellStart"/>
            <w:r w:rsidRPr="00DF326F">
              <w:t>Mononegavirales</w:t>
            </w:r>
            <w:proofErr w:type="spellEnd"/>
          </w:p>
        </w:tc>
        <w:tc>
          <w:tcPr>
            <w:tcW w:w="1853" w:type="dxa"/>
            <w:noWrap/>
            <w:hideMark/>
          </w:tcPr>
          <w:p w14:paraId="6B78A7BE" w14:textId="77777777" w:rsidR="00DF326F" w:rsidRPr="00DF326F" w:rsidRDefault="00DF326F">
            <w:proofErr w:type="spellStart"/>
            <w:r w:rsidRPr="00DF326F">
              <w:t>Paramyxoviridae</w:t>
            </w:r>
            <w:proofErr w:type="spellEnd"/>
          </w:p>
        </w:tc>
        <w:tc>
          <w:tcPr>
            <w:tcW w:w="2298" w:type="dxa"/>
            <w:noWrap/>
            <w:hideMark/>
          </w:tcPr>
          <w:p w14:paraId="0EC804AF" w14:textId="60F1D68D" w:rsidR="00DF326F" w:rsidRPr="00DF326F" w:rsidRDefault="00DF326F">
            <w:proofErr w:type="spellStart"/>
            <w:r w:rsidRPr="00DF326F">
              <w:t>Avulavirus</w:t>
            </w:r>
            <w:proofErr w:type="spellEnd"/>
          </w:p>
        </w:tc>
      </w:tr>
      <w:tr w:rsidR="00DF326F" w:rsidRPr="00DF326F" w14:paraId="700E7871" w14:textId="77777777" w:rsidTr="00521761">
        <w:trPr>
          <w:trHeight w:val="290"/>
        </w:trPr>
        <w:tc>
          <w:tcPr>
            <w:tcW w:w="3527" w:type="dxa"/>
            <w:noWrap/>
            <w:hideMark/>
          </w:tcPr>
          <w:p w14:paraId="03376C30" w14:textId="77777777" w:rsidR="00DF326F" w:rsidRPr="00DF326F" w:rsidRDefault="00DF326F">
            <w:proofErr w:type="spellStart"/>
            <w:r w:rsidRPr="00DF326F">
              <w:t>Puumala</w:t>
            </w:r>
            <w:proofErr w:type="spellEnd"/>
            <w:r w:rsidRPr="00DF326F">
              <w:t xml:space="preserve"> Hantavirus</w:t>
            </w:r>
          </w:p>
        </w:tc>
        <w:tc>
          <w:tcPr>
            <w:tcW w:w="1815" w:type="dxa"/>
            <w:noWrap/>
            <w:hideMark/>
          </w:tcPr>
          <w:p w14:paraId="003E2F27" w14:textId="77777777" w:rsidR="00DF326F" w:rsidRPr="00DF326F" w:rsidRDefault="00DF326F">
            <w:proofErr w:type="spellStart"/>
            <w:r w:rsidRPr="00DF326F">
              <w:t>Bunyavirales</w:t>
            </w:r>
            <w:proofErr w:type="spellEnd"/>
          </w:p>
        </w:tc>
        <w:tc>
          <w:tcPr>
            <w:tcW w:w="1853" w:type="dxa"/>
            <w:noWrap/>
            <w:hideMark/>
          </w:tcPr>
          <w:p w14:paraId="6CA3AA1C" w14:textId="542990C0" w:rsidR="00DF326F" w:rsidRPr="00DF326F" w:rsidRDefault="00DF326F">
            <w:proofErr w:type="spellStart"/>
            <w:r w:rsidRPr="00DF326F">
              <w:t>Hantaviridae</w:t>
            </w:r>
            <w:proofErr w:type="spellEnd"/>
          </w:p>
        </w:tc>
        <w:tc>
          <w:tcPr>
            <w:tcW w:w="2298" w:type="dxa"/>
            <w:noWrap/>
            <w:hideMark/>
          </w:tcPr>
          <w:p w14:paraId="5DC1D4D3" w14:textId="5DDF0238" w:rsidR="00DF326F" w:rsidRPr="00DF326F" w:rsidRDefault="00DF326F">
            <w:proofErr w:type="spellStart"/>
            <w:r w:rsidRPr="00DF326F">
              <w:t>Orthohantavirus</w:t>
            </w:r>
            <w:proofErr w:type="spellEnd"/>
          </w:p>
        </w:tc>
      </w:tr>
      <w:tr w:rsidR="00DF326F" w:rsidRPr="00DF326F" w14:paraId="028A0A9A" w14:textId="77777777" w:rsidTr="00521761">
        <w:trPr>
          <w:trHeight w:val="264"/>
        </w:trPr>
        <w:tc>
          <w:tcPr>
            <w:tcW w:w="3527" w:type="dxa"/>
            <w:noWrap/>
            <w:hideMark/>
          </w:tcPr>
          <w:p w14:paraId="762F866D" w14:textId="77777777" w:rsidR="00DF326F" w:rsidRPr="00DF326F" w:rsidRDefault="00DF326F">
            <w:r w:rsidRPr="00DF326F">
              <w:t>Rabbit Hemorrhagic Disease Virus 2</w:t>
            </w:r>
          </w:p>
        </w:tc>
        <w:tc>
          <w:tcPr>
            <w:tcW w:w="1815" w:type="dxa"/>
            <w:hideMark/>
          </w:tcPr>
          <w:p w14:paraId="1844FBB6" w14:textId="77777777" w:rsidR="00DF326F" w:rsidRPr="00DF326F" w:rsidRDefault="00DF326F" w:rsidP="00DF326F">
            <w:pPr>
              <w:spacing w:after="160"/>
            </w:pPr>
            <w:proofErr w:type="spellStart"/>
            <w:r w:rsidRPr="00DF326F">
              <w:t>Picornavirales</w:t>
            </w:r>
            <w:proofErr w:type="spellEnd"/>
          </w:p>
        </w:tc>
        <w:tc>
          <w:tcPr>
            <w:tcW w:w="1853" w:type="dxa"/>
            <w:noWrap/>
            <w:hideMark/>
          </w:tcPr>
          <w:p w14:paraId="29792F30" w14:textId="77777777" w:rsidR="00DF326F" w:rsidRPr="00DF326F" w:rsidRDefault="00DF326F" w:rsidP="00DF326F">
            <w:pPr>
              <w:spacing w:after="160"/>
            </w:pPr>
            <w:proofErr w:type="spellStart"/>
            <w:r w:rsidRPr="00DF326F">
              <w:t>Caliciviridae</w:t>
            </w:r>
            <w:proofErr w:type="spellEnd"/>
          </w:p>
        </w:tc>
        <w:tc>
          <w:tcPr>
            <w:tcW w:w="2298" w:type="dxa"/>
            <w:noWrap/>
            <w:hideMark/>
          </w:tcPr>
          <w:p w14:paraId="29141583" w14:textId="77777777" w:rsidR="00DF326F" w:rsidRPr="00DF326F" w:rsidRDefault="00DF326F">
            <w:proofErr w:type="spellStart"/>
            <w:r w:rsidRPr="00DF326F">
              <w:t>Lagovirus</w:t>
            </w:r>
            <w:proofErr w:type="spellEnd"/>
          </w:p>
        </w:tc>
      </w:tr>
      <w:tr w:rsidR="00DF326F" w:rsidRPr="00DF326F" w14:paraId="46736653" w14:textId="77777777" w:rsidTr="00521761">
        <w:trPr>
          <w:trHeight w:val="290"/>
        </w:trPr>
        <w:tc>
          <w:tcPr>
            <w:tcW w:w="3527" w:type="dxa"/>
            <w:noWrap/>
            <w:hideMark/>
          </w:tcPr>
          <w:p w14:paraId="04C5586B" w14:textId="77777777" w:rsidR="00DF326F" w:rsidRPr="00DF326F" w:rsidRDefault="00DF326F">
            <w:r w:rsidRPr="00DF326F">
              <w:t>Rabies Virus</w:t>
            </w:r>
          </w:p>
        </w:tc>
        <w:tc>
          <w:tcPr>
            <w:tcW w:w="1815" w:type="dxa"/>
            <w:noWrap/>
            <w:hideMark/>
          </w:tcPr>
          <w:p w14:paraId="21DDA345" w14:textId="77777777" w:rsidR="00DF326F" w:rsidRPr="00DF326F" w:rsidRDefault="00DF326F">
            <w:proofErr w:type="spellStart"/>
            <w:r w:rsidRPr="00DF326F">
              <w:t>Mononegavirales</w:t>
            </w:r>
            <w:proofErr w:type="spellEnd"/>
          </w:p>
        </w:tc>
        <w:tc>
          <w:tcPr>
            <w:tcW w:w="1853" w:type="dxa"/>
            <w:noWrap/>
            <w:hideMark/>
          </w:tcPr>
          <w:p w14:paraId="4ECD407C" w14:textId="77777777" w:rsidR="00DF326F" w:rsidRPr="00DF326F" w:rsidRDefault="00DF326F">
            <w:proofErr w:type="spellStart"/>
            <w:r w:rsidRPr="00DF326F">
              <w:t>Rhabdoviridae</w:t>
            </w:r>
            <w:proofErr w:type="spellEnd"/>
          </w:p>
        </w:tc>
        <w:tc>
          <w:tcPr>
            <w:tcW w:w="2298" w:type="dxa"/>
            <w:noWrap/>
            <w:hideMark/>
          </w:tcPr>
          <w:p w14:paraId="332FA901" w14:textId="77777777" w:rsidR="00DF326F" w:rsidRPr="00DF326F" w:rsidRDefault="00DF326F">
            <w:r w:rsidRPr="00DF326F">
              <w:t>Lyssavirus</w:t>
            </w:r>
          </w:p>
        </w:tc>
      </w:tr>
      <w:tr w:rsidR="00DF326F" w:rsidRPr="00DF326F" w14:paraId="0FD8C1BF" w14:textId="77777777" w:rsidTr="00521761">
        <w:trPr>
          <w:trHeight w:val="290"/>
        </w:trPr>
        <w:tc>
          <w:tcPr>
            <w:tcW w:w="3527" w:type="dxa"/>
            <w:noWrap/>
            <w:hideMark/>
          </w:tcPr>
          <w:p w14:paraId="54296B9F" w14:textId="77777777" w:rsidR="00DF326F" w:rsidRPr="00DF326F" w:rsidRDefault="00DF326F">
            <w:r w:rsidRPr="00DF326F">
              <w:t>Human Respiratory Syncytial Virus</w:t>
            </w:r>
          </w:p>
        </w:tc>
        <w:tc>
          <w:tcPr>
            <w:tcW w:w="1815" w:type="dxa"/>
            <w:noWrap/>
            <w:hideMark/>
          </w:tcPr>
          <w:p w14:paraId="54129B10" w14:textId="77777777" w:rsidR="00DF326F" w:rsidRPr="00DF326F" w:rsidRDefault="00DF326F">
            <w:proofErr w:type="spellStart"/>
            <w:r w:rsidRPr="00DF326F">
              <w:t>Mononegavirales</w:t>
            </w:r>
            <w:proofErr w:type="spellEnd"/>
          </w:p>
        </w:tc>
        <w:tc>
          <w:tcPr>
            <w:tcW w:w="1853" w:type="dxa"/>
            <w:noWrap/>
            <w:hideMark/>
          </w:tcPr>
          <w:p w14:paraId="68D388A8" w14:textId="736068E7" w:rsidR="00DF326F" w:rsidRPr="00DF326F" w:rsidRDefault="00DF326F">
            <w:proofErr w:type="spellStart"/>
            <w:r w:rsidRPr="00DF326F">
              <w:t>Pneumoviridae</w:t>
            </w:r>
            <w:proofErr w:type="spellEnd"/>
          </w:p>
        </w:tc>
        <w:tc>
          <w:tcPr>
            <w:tcW w:w="2298" w:type="dxa"/>
            <w:noWrap/>
            <w:hideMark/>
          </w:tcPr>
          <w:p w14:paraId="162E78B0" w14:textId="65D60141" w:rsidR="00DF326F" w:rsidRPr="00DF326F" w:rsidRDefault="00DF326F">
            <w:proofErr w:type="spellStart"/>
            <w:r w:rsidRPr="00DF326F">
              <w:t>Orthopneumovirus</w:t>
            </w:r>
            <w:proofErr w:type="spellEnd"/>
          </w:p>
        </w:tc>
      </w:tr>
      <w:tr w:rsidR="00DF326F" w:rsidRPr="00DF326F" w14:paraId="59EA6042" w14:textId="77777777" w:rsidTr="00521761">
        <w:trPr>
          <w:trHeight w:val="290"/>
        </w:trPr>
        <w:tc>
          <w:tcPr>
            <w:tcW w:w="3527" w:type="dxa"/>
            <w:noWrap/>
            <w:hideMark/>
          </w:tcPr>
          <w:p w14:paraId="098D6CA5" w14:textId="77777777" w:rsidR="00DF326F" w:rsidRPr="00DF326F" w:rsidRDefault="00DF326F">
            <w:r w:rsidRPr="00DF326F">
              <w:t>Rotavirus</w:t>
            </w:r>
          </w:p>
        </w:tc>
        <w:tc>
          <w:tcPr>
            <w:tcW w:w="1815" w:type="dxa"/>
            <w:noWrap/>
            <w:hideMark/>
          </w:tcPr>
          <w:p w14:paraId="118DA885" w14:textId="77777777" w:rsidR="00DF326F" w:rsidRPr="00DF326F" w:rsidRDefault="00DF326F">
            <w:r w:rsidRPr="00DF326F">
              <w:t>Reoviridae</w:t>
            </w:r>
          </w:p>
        </w:tc>
        <w:tc>
          <w:tcPr>
            <w:tcW w:w="1853" w:type="dxa"/>
            <w:noWrap/>
            <w:hideMark/>
          </w:tcPr>
          <w:p w14:paraId="0286C119" w14:textId="77777777" w:rsidR="00DF326F" w:rsidRPr="00DF326F" w:rsidRDefault="00DF326F">
            <w:r w:rsidRPr="00DF326F">
              <w:t>Reoviridae</w:t>
            </w:r>
          </w:p>
        </w:tc>
        <w:tc>
          <w:tcPr>
            <w:tcW w:w="2298" w:type="dxa"/>
            <w:noWrap/>
            <w:hideMark/>
          </w:tcPr>
          <w:p w14:paraId="06AA9A34" w14:textId="77777777" w:rsidR="00DF326F" w:rsidRPr="00DF326F" w:rsidRDefault="00DF326F">
            <w:r w:rsidRPr="00DF326F">
              <w:t>Rotavirus</w:t>
            </w:r>
          </w:p>
        </w:tc>
      </w:tr>
      <w:tr w:rsidR="00DF326F" w:rsidRPr="00DF326F" w14:paraId="56BE606D" w14:textId="77777777" w:rsidTr="00521761">
        <w:trPr>
          <w:trHeight w:val="290"/>
        </w:trPr>
        <w:tc>
          <w:tcPr>
            <w:tcW w:w="3527" w:type="dxa"/>
            <w:noWrap/>
            <w:hideMark/>
          </w:tcPr>
          <w:p w14:paraId="0F7BAA9F" w14:textId="24E9ACDD" w:rsidR="00DF326F" w:rsidRPr="00DF326F" w:rsidRDefault="00D24C5C">
            <w:r w:rsidRPr="00DF326F">
              <w:t>SARS-</w:t>
            </w:r>
            <w:proofErr w:type="spellStart"/>
            <w:r w:rsidRPr="00DF326F">
              <w:t>C</w:t>
            </w:r>
            <w:r>
              <w:t>o</w:t>
            </w:r>
            <w:r w:rsidRPr="00DF326F">
              <w:t>V</w:t>
            </w:r>
            <w:proofErr w:type="spellEnd"/>
          </w:p>
        </w:tc>
        <w:tc>
          <w:tcPr>
            <w:tcW w:w="1815" w:type="dxa"/>
            <w:noWrap/>
            <w:hideMark/>
          </w:tcPr>
          <w:p w14:paraId="164D5A79" w14:textId="77777777" w:rsidR="00DF326F" w:rsidRPr="00DF326F" w:rsidRDefault="00DF326F">
            <w:proofErr w:type="spellStart"/>
            <w:r w:rsidRPr="00DF326F">
              <w:t>Nidovirales</w:t>
            </w:r>
            <w:proofErr w:type="spellEnd"/>
          </w:p>
        </w:tc>
        <w:tc>
          <w:tcPr>
            <w:tcW w:w="1853" w:type="dxa"/>
            <w:noWrap/>
            <w:hideMark/>
          </w:tcPr>
          <w:p w14:paraId="30949D17" w14:textId="0274D5CE" w:rsidR="00DF326F" w:rsidRPr="00DF326F" w:rsidRDefault="00DF326F">
            <w:proofErr w:type="spellStart"/>
            <w:r w:rsidRPr="00DF326F">
              <w:t>Coronaviridae</w:t>
            </w:r>
            <w:proofErr w:type="spellEnd"/>
          </w:p>
        </w:tc>
        <w:tc>
          <w:tcPr>
            <w:tcW w:w="2298" w:type="dxa"/>
            <w:noWrap/>
            <w:hideMark/>
          </w:tcPr>
          <w:p w14:paraId="505B399F" w14:textId="0A110733" w:rsidR="00DF326F" w:rsidRPr="00DF326F" w:rsidRDefault="00DF326F">
            <w:proofErr w:type="spellStart"/>
            <w:r w:rsidRPr="00DF326F">
              <w:t>Betacoronavirus</w:t>
            </w:r>
            <w:proofErr w:type="spellEnd"/>
          </w:p>
        </w:tc>
      </w:tr>
      <w:tr w:rsidR="00DF326F" w:rsidRPr="00DF326F" w14:paraId="671CC149" w14:textId="77777777" w:rsidTr="00521761">
        <w:trPr>
          <w:trHeight w:val="290"/>
        </w:trPr>
        <w:tc>
          <w:tcPr>
            <w:tcW w:w="3527" w:type="dxa"/>
            <w:noWrap/>
            <w:hideMark/>
          </w:tcPr>
          <w:p w14:paraId="6086235E" w14:textId="77777777" w:rsidR="00DF326F" w:rsidRPr="00DF326F" w:rsidRDefault="00DF326F">
            <w:r w:rsidRPr="00DF326F">
              <w:t>Seoul Virus</w:t>
            </w:r>
          </w:p>
        </w:tc>
        <w:tc>
          <w:tcPr>
            <w:tcW w:w="1815" w:type="dxa"/>
            <w:noWrap/>
            <w:hideMark/>
          </w:tcPr>
          <w:p w14:paraId="1507AAF6" w14:textId="77777777" w:rsidR="00DF326F" w:rsidRPr="00DF326F" w:rsidRDefault="00DF326F">
            <w:proofErr w:type="spellStart"/>
            <w:r w:rsidRPr="00DF326F">
              <w:t>Bunyavirales</w:t>
            </w:r>
            <w:proofErr w:type="spellEnd"/>
          </w:p>
        </w:tc>
        <w:tc>
          <w:tcPr>
            <w:tcW w:w="1853" w:type="dxa"/>
            <w:noWrap/>
            <w:hideMark/>
          </w:tcPr>
          <w:p w14:paraId="623662BA" w14:textId="298EA916" w:rsidR="00DF326F" w:rsidRPr="00DF326F" w:rsidRDefault="00DF326F">
            <w:proofErr w:type="spellStart"/>
            <w:r w:rsidRPr="00DF326F">
              <w:t>Hantaviridae</w:t>
            </w:r>
            <w:proofErr w:type="spellEnd"/>
          </w:p>
        </w:tc>
        <w:tc>
          <w:tcPr>
            <w:tcW w:w="2298" w:type="dxa"/>
            <w:noWrap/>
            <w:hideMark/>
          </w:tcPr>
          <w:p w14:paraId="5B765EB9" w14:textId="6094DBF2" w:rsidR="00DF326F" w:rsidRPr="00DF326F" w:rsidRDefault="00DF326F">
            <w:proofErr w:type="spellStart"/>
            <w:r w:rsidRPr="00DF326F">
              <w:t>Orthohantavirus</w:t>
            </w:r>
            <w:proofErr w:type="spellEnd"/>
          </w:p>
        </w:tc>
      </w:tr>
      <w:tr w:rsidR="00DF326F" w:rsidRPr="00DF326F" w14:paraId="58F0D4D2" w14:textId="77777777" w:rsidTr="00521761">
        <w:trPr>
          <w:trHeight w:val="290"/>
        </w:trPr>
        <w:tc>
          <w:tcPr>
            <w:tcW w:w="3527" w:type="dxa"/>
            <w:noWrap/>
            <w:hideMark/>
          </w:tcPr>
          <w:p w14:paraId="553004CE" w14:textId="77777777" w:rsidR="00DF326F" w:rsidRPr="00DF326F" w:rsidRDefault="00DF326F">
            <w:r w:rsidRPr="00DF326F">
              <w:t xml:space="preserve">Severe Fever </w:t>
            </w:r>
            <w:proofErr w:type="gramStart"/>
            <w:r w:rsidRPr="00DF326F">
              <w:t>With</w:t>
            </w:r>
            <w:proofErr w:type="gramEnd"/>
            <w:r w:rsidRPr="00DF326F">
              <w:t xml:space="preserve"> Thrombocytopenia Syndrome Virus</w:t>
            </w:r>
          </w:p>
        </w:tc>
        <w:tc>
          <w:tcPr>
            <w:tcW w:w="1815" w:type="dxa"/>
            <w:noWrap/>
            <w:hideMark/>
          </w:tcPr>
          <w:p w14:paraId="2E353345" w14:textId="77777777" w:rsidR="00DF326F" w:rsidRPr="00DF326F" w:rsidRDefault="00DF326F">
            <w:proofErr w:type="spellStart"/>
            <w:r w:rsidRPr="00DF326F">
              <w:t>Bunyavirales</w:t>
            </w:r>
            <w:proofErr w:type="spellEnd"/>
          </w:p>
        </w:tc>
        <w:tc>
          <w:tcPr>
            <w:tcW w:w="1853" w:type="dxa"/>
            <w:noWrap/>
            <w:hideMark/>
          </w:tcPr>
          <w:p w14:paraId="49FCAF23" w14:textId="6839DEA0" w:rsidR="00DF326F" w:rsidRPr="00DF326F" w:rsidRDefault="00DF326F">
            <w:proofErr w:type="spellStart"/>
            <w:r w:rsidRPr="00DF326F">
              <w:t>Phenuiviridae</w:t>
            </w:r>
            <w:proofErr w:type="spellEnd"/>
          </w:p>
        </w:tc>
        <w:tc>
          <w:tcPr>
            <w:tcW w:w="2298" w:type="dxa"/>
            <w:noWrap/>
            <w:hideMark/>
          </w:tcPr>
          <w:p w14:paraId="7DD7C015" w14:textId="21B22DF4" w:rsidR="00DF326F" w:rsidRPr="00DF326F" w:rsidRDefault="00DF326F">
            <w:proofErr w:type="spellStart"/>
            <w:r w:rsidRPr="00DF326F">
              <w:t>Bandavirus</w:t>
            </w:r>
            <w:proofErr w:type="spellEnd"/>
          </w:p>
        </w:tc>
      </w:tr>
      <w:tr w:rsidR="00DF326F" w:rsidRPr="00DF326F" w14:paraId="3641D36F" w14:textId="77777777" w:rsidTr="00521761">
        <w:trPr>
          <w:trHeight w:val="290"/>
        </w:trPr>
        <w:tc>
          <w:tcPr>
            <w:tcW w:w="3527" w:type="dxa"/>
            <w:noWrap/>
            <w:hideMark/>
          </w:tcPr>
          <w:p w14:paraId="2A216B69" w14:textId="77777777" w:rsidR="00DF326F" w:rsidRPr="00DF326F" w:rsidRDefault="00DF326F">
            <w:r w:rsidRPr="00DF326F">
              <w:t>Simian Foamy Virus</w:t>
            </w:r>
          </w:p>
        </w:tc>
        <w:tc>
          <w:tcPr>
            <w:tcW w:w="1815" w:type="dxa"/>
            <w:noWrap/>
            <w:hideMark/>
          </w:tcPr>
          <w:p w14:paraId="5F225CEE" w14:textId="77777777" w:rsidR="00DF326F" w:rsidRPr="00DF326F" w:rsidRDefault="00DF326F">
            <w:proofErr w:type="spellStart"/>
            <w:r w:rsidRPr="00DF326F">
              <w:t>Ortervirales</w:t>
            </w:r>
            <w:proofErr w:type="spellEnd"/>
          </w:p>
        </w:tc>
        <w:tc>
          <w:tcPr>
            <w:tcW w:w="1853" w:type="dxa"/>
            <w:noWrap/>
            <w:hideMark/>
          </w:tcPr>
          <w:p w14:paraId="445402BB" w14:textId="61388208" w:rsidR="00DF326F" w:rsidRPr="00DF326F" w:rsidRDefault="00DF326F">
            <w:proofErr w:type="spellStart"/>
            <w:r w:rsidRPr="00DF326F">
              <w:t>Retroviridae</w:t>
            </w:r>
            <w:proofErr w:type="spellEnd"/>
          </w:p>
        </w:tc>
        <w:tc>
          <w:tcPr>
            <w:tcW w:w="2298" w:type="dxa"/>
            <w:noWrap/>
            <w:hideMark/>
          </w:tcPr>
          <w:p w14:paraId="65F9ABD4" w14:textId="12E7C218" w:rsidR="00DF326F" w:rsidRPr="00DF326F" w:rsidRDefault="00DF326F">
            <w:proofErr w:type="spellStart"/>
            <w:r w:rsidRPr="00DF326F">
              <w:t>Spumavirus</w:t>
            </w:r>
            <w:proofErr w:type="spellEnd"/>
          </w:p>
        </w:tc>
      </w:tr>
      <w:tr w:rsidR="00DF326F" w:rsidRPr="00DF326F" w14:paraId="788AD1CD" w14:textId="77777777" w:rsidTr="00521761">
        <w:trPr>
          <w:trHeight w:val="290"/>
        </w:trPr>
        <w:tc>
          <w:tcPr>
            <w:tcW w:w="3527" w:type="dxa"/>
            <w:noWrap/>
            <w:hideMark/>
          </w:tcPr>
          <w:p w14:paraId="165926FD" w14:textId="77777777" w:rsidR="00DF326F" w:rsidRPr="00DF326F" w:rsidRDefault="00DF326F">
            <w:r w:rsidRPr="00DF326F">
              <w:t>Simian Immunodeficiency Virus</w:t>
            </w:r>
          </w:p>
        </w:tc>
        <w:tc>
          <w:tcPr>
            <w:tcW w:w="1815" w:type="dxa"/>
            <w:noWrap/>
            <w:hideMark/>
          </w:tcPr>
          <w:p w14:paraId="75396D55" w14:textId="77777777" w:rsidR="00DF326F" w:rsidRPr="00DF326F" w:rsidRDefault="00DF326F">
            <w:proofErr w:type="spellStart"/>
            <w:r w:rsidRPr="00DF326F">
              <w:t>Ortervirales</w:t>
            </w:r>
            <w:proofErr w:type="spellEnd"/>
          </w:p>
        </w:tc>
        <w:tc>
          <w:tcPr>
            <w:tcW w:w="1853" w:type="dxa"/>
            <w:noWrap/>
            <w:hideMark/>
          </w:tcPr>
          <w:p w14:paraId="37244346" w14:textId="0B0C02C1" w:rsidR="00DF326F" w:rsidRPr="00DF326F" w:rsidRDefault="00DF326F">
            <w:proofErr w:type="spellStart"/>
            <w:r w:rsidRPr="00DF326F">
              <w:t>Retroviridae</w:t>
            </w:r>
            <w:proofErr w:type="spellEnd"/>
          </w:p>
        </w:tc>
        <w:tc>
          <w:tcPr>
            <w:tcW w:w="2298" w:type="dxa"/>
            <w:noWrap/>
            <w:hideMark/>
          </w:tcPr>
          <w:p w14:paraId="0535B5C4" w14:textId="2F2B42DF" w:rsidR="00DF326F" w:rsidRPr="00DF326F" w:rsidRDefault="00DF326F">
            <w:r w:rsidRPr="00DF326F">
              <w:t>Lentivirus</w:t>
            </w:r>
          </w:p>
        </w:tc>
      </w:tr>
      <w:tr w:rsidR="00DF326F" w:rsidRPr="00DF326F" w14:paraId="6AA2B8E4" w14:textId="77777777" w:rsidTr="00521761">
        <w:trPr>
          <w:trHeight w:val="290"/>
        </w:trPr>
        <w:tc>
          <w:tcPr>
            <w:tcW w:w="3527" w:type="dxa"/>
            <w:noWrap/>
            <w:hideMark/>
          </w:tcPr>
          <w:p w14:paraId="009FAF1F" w14:textId="77777777" w:rsidR="00DF326F" w:rsidRPr="00DF326F" w:rsidRDefault="00DF326F">
            <w:r w:rsidRPr="00DF326F">
              <w:t>Simian Type D Retrovirus</w:t>
            </w:r>
          </w:p>
        </w:tc>
        <w:tc>
          <w:tcPr>
            <w:tcW w:w="1815" w:type="dxa"/>
            <w:noWrap/>
            <w:hideMark/>
          </w:tcPr>
          <w:p w14:paraId="090DDF4E" w14:textId="77777777" w:rsidR="00DF326F" w:rsidRPr="00DF326F" w:rsidRDefault="00DF326F">
            <w:proofErr w:type="spellStart"/>
            <w:r w:rsidRPr="00DF326F">
              <w:t>Ortervirales</w:t>
            </w:r>
            <w:proofErr w:type="spellEnd"/>
          </w:p>
        </w:tc>
        <w:tc>
          <w:tcPr>
            <w:tcW w:w="1853" w:type="dxa"/>
            <w:noWrap/>
            <w:hideMark/>
          </w:tcPr>
          <w:p w14:paraId="743C58CC" w14:textId="10773ADA" w:rsidR="00DF326F" w:rsidRPr="00DF326F" w:rsidRDefault="00DF326F">
            <w:proofErr w:type="spellStart"/>
            <w:r w:rsidRPr="00DF326F">
              <w:t>Retroviridae</w:t>
            </w:r>
            <w:proofErr w:type="spellEnd"/>
          </w:p>
        </w:tc>
        <w:tc>
          <w:tcPr>
            <w:tcW w:w="2298" w:type="dxa"/>
            <w:noWrap/>
            <w:hideMark/>
          </w:tcPr>
          <w:p w14:paraId="4A278EEB" w14:textId="71E7326D" w:rsidR="00DF326F" w:rsidRPr="00DF326F" w:rsidRDefault="00DF326F">
            <w:proofErr w:type="spellStart"/>
            <w:r w:rsidRPr="00DF326F">
              <w:t>Betaretrovirus</w:t>
            </w:r>
            <w:proofErr w:type="spellEnd"/>
          </w:p>
        </w:tc>
      </w:tr>
      <w:tr w:rsidR="00DF326F" w:rsidRPr="00DF326F" w14:paraId="11FC81D0" w14:textId="77777777" w:rsidTr="00521761">
        <w:trPr>
          <w:trHeight w:val="290"/>
        </w:trPr>
        <w:tc>
          <w:tcPr>
            <w:tcW w:w="3527" w:type="dxa"/>
            <w:noWrap/>
            <w:hideMark/>
          </w:tcPr>
          <w:p w14:paraId="7F9BF5C4" w14:textId="77777777" w:rsidR="00DF326F" w:rsidRPr="00DF326F" w:rsidRDefault="00DF326F">
            <w:r w:rsidRPr="00DF326F">
              <w:t xml:space="preserve">Sin </w:t>
            </w:r>
            <w:proofErr w:type="spellStart"/>
            <w:r w:rsidRPr="00DF326F">
              <w:t>Nombre</w:t>
            </w:r>
            <w:proofErr w:type="spellEnd"/>
            <w:r w:rsidRPr="00DF326F">
              <w:t xml:space="preserve"> Virus</w:t>
            </w:r>
          </w:p>
        </w:tc>
        <w:tc>
          <w:tcPr>
            <w:tcW w:w="1815" w:type="dxa"/>
            <w:noWrap/>
            <w:hideMark/>
          </w:tcPr>
          <w:p w14:paraId="1D305279" w14:textId="77777777" w:rsidR="00DF326F" w:rsidRPr="00DF326F" w:rsidRDefault="00DF326F">
            <w:proofErr w:type="spellStart"/>
            <w:r w:rsidRPr="00DF326F">
              <w:t>Bunyavirales</w:t>
            </w:r>
            <w:proofErr w:type="spellEnd"/>
          </w:p>
        </w:tc>
        <w:tc>
          <w:tcPr>
            <w:tcW w:w="1853" w:type="dxa"/>
            <w:noWrap/>
            <w:hideMark/>
          </w:tcPr>
          <w:p w14:paraId="61D89F95" w14:textId="3B8B711A" w:rsidR="00DF326F" w:rsidRPr="00DF326F" w:rsidRDefault="00DF326F">
            <w:proofErr w:type="spellStart"/>
            <w:r w:rsidRPr="00DF326F">
              <w:t>Hantaviridae</w:t>
            </w:r>
            <w:proofErr w:type="spellEnd"/>
          </w:p>
        </w:tc>
        <w:tc>
          <w:tcPr>
            <w:tcW w:w="2298" w:type="dxa"/>
            <w:noWrap/>
            <w:hideMark/>
          </w:tcPr>
          <w:p w14:paraId="4E6EF6BD" w14:textId="6AF1E669" w:rsidR="00DF326F" w:rsidRPr="00DF326F" w:rsidRDefault="00DF326F">
            <w:proofErr w:type="spellStart"/>
            <w:r w:rsidRPr="00DF326F">
              <w:t>Orthohantavirus</w:t>
            </w:r>
            <w:proofErr w:type="spellEnd"/>
          </w:p>
        </w:tc>
      </w:tr>
      <w:tr w:rsidR="00DF326F" w:rsidRPr="00DF326F" w14:paraId="4E87DC5B" w14:textId="77777777" w:rsidTr="00521761">
        <w:trPr>
          <w:trHeight w:val="290"/>
        </w:trPr>
        <w:tc>
          <w:tcPr>
            <w:tcW w:w="3527" w:type="dxa"/>
            <w:noWrap/>
            <w:hideMark/>
          </w:tcPr>
          <w:p w14:paraId="1F0CB12D" w14:textId="0E67B1B3" w:rsidR="00DF326F" w:rsidRPr="00DF326F" w:rsidRDefault="00D24C5C">
            <w:r w:rsidRPr="00DF326F">
              <w:t>STLV-1</w:t>
            </w:r>
          </w:p>
        </w:tc>
        <w:tc>
          <w:tcPr>
            <w:tcW w:w="1815" w:type="dxa"/>
            <w:noWrap/>
            <w:hideMark/>
          </w:tcPr>
          <w:p w14:paraId="44F5D00F" w14:textId="77777777" w:rsidR="00DF326F" w:rsidRPr="00DF326F" w:rsidRDefault="00DF326F">
            <w:proofErr w:type="spellStart"/>
            <w:r w:rsidRPr="00DF326F">
              <w:t>Ortervirales</w:t>
            </w:r>
            <w:proofErr w:type="spellEnd"/>
          </w:p>
        </w:tc>
        <w:tc>
          <w:tcPr>
            <w:tcW w:w="1853" w:type="dxa"/>
            <w:noWrap/>
            <w:hideMark/>
          </w:tcPr>
          <w:p w14:paraId="253B9895" w14:textId="5DB8B1E9" w:rsidR="00DF326F" w:rsidRPr="00DF326F" w:rsidRDefault="00DF326F">
            <w:proofErr w:type="spellStart"/>
            <w:r w:rsidRPr="00DF326F">
              <w:t>Retroviridae</w:t>
            </w:r>
            <w:proofErr w:type="spellEnd"/>
          </w:p>
        </w:tc>
        <w:tc>
          <w:tcPr>
            <w:tcW w:w="2298" w:type="dxa"/>
            <w:noWrap/>
            <w:hideMark/>
          </w:tcPr>
          <w:p w14:paraId="7A594A64" w14:textId="13BA22C8" w:rsidR="00DF326F" w:rsidRPr="00DF326F" w:rsidRDefault="00DF326F">
            <w:proofErr w:type="spellStart"/>
            <w:r w:rsidRPr="00DF326F">
              <w:t>Deltaretrovirus</w:t>
            </w:r>
            <w:proofErr w:type="spellEnd"/>
          </w:p>
        </w:tc>
      </w:tr>
      <w:tr w:rsidR="00DF326F" w:rsidRPr="00DF326F" w14:paraId="7AAFD33B" w14:textId="77777777" w:rsidTr="00521761">
        <w:trPr>
          <w:trHeight w:val="290"/>
        </w:trPr>
        <w:tc>
          <w:tcPr>
            <w:tcW w:w="3527" w:type="dxa"/>
            <w:noWrap/>
            <w:hideMark/>
          </w:tcPr>
          <w:p w14:paraId="4D1D7CFA" w14:textId="77777777" w:rsidR="00DF326F" w:rsidRPr="00DF326F" w:rsidRDefault="00DF326F">
            <w:r w:rsidRPr="00DF326F">
              <w:t xml:space="preserve">Variegated Squirrel </w:t>
            </w:r>
            <w:proofErr w:type="spellStart"/>
            <w:r w:rsidRPr="00DF326F">
              <w:t>Bornavirus</w:t>
            </w:r>
            <w:proofErr w:type="spellEnd"/>
            <w:r w:rsidRPr="00DF326F">
              <w:t xml:space="preserve"> 1</w:t>
            </w:r>
          </w:p>
        </w:tc>
        <w:tc>
          <w:tcPr>
            <w:tcW w:w="1815" w:type="dxa"/>
            <w:noWrap/>
            <w:hideMark/>
          </w:tcPr>
          <w:p w14:paraId="7F506E90" w14:textId="77777777" w:rsidR="00DF326F" w:rsidRPr="00DF326F" w:rsidRDefault="00DF326F">
            <w:proofErr w:type="spellStart"/>
            <w:r w:rsidRPr="00DF326F">
              <w:t>Mononegavirales</w:t>
            </w:r>
            <w:proofErr w:type="spellEnd"/>
          </w:p>
        </w:tc>
        <w:tc>
          <w:tcPr>
            <w:tcW w:w="1853" w:type="dxa"/>
            <w:noWrap/>
            <w:hideMark/>
          </w:tcPr>
          <w:p w14:paraId="4BAE9228" w14:textId="14DD7D96" w:rsidR="00DF326F" w:rsidRPr="00DF326F" w:rsidRDefault="00DF326F">
            <w:proofErr w:type="spellStart"/>
            <w:r w:rsidRPr="00DF326F">
              <w:t>Bornaviridae</w:t>
            </w:r>
            <w:proofErr w:type="spellEnd"/>
          </w:p>
        </w:tc>
        <w:tc>
          <w:tcPr>
            <w:tcW w:w="2298" w:type="dxa"/>
            <w:noWrap/>
            <w:hideMark/>
          </w:tcPr>
          <w:p w14:paraId="0329EE83" w14:textId="5D55718B" w:rsidR="00DF326F" w:rsidRPr="00DF326F" w:rsidRDefault="00DF326F">
            <w:proofErr w:type="spellStart"/>
            <w:r w:rsidRPr="00DF326F">
              <w:t>Orthobornavirus</w:t>
            </w:r>
            <w:proofErr w:type="spellEnd"/>
          </w:p>
        </w:tc>
      </w:tr>
      <w:tr w:rsidR="00DF326F" w:rsidRPr="00DF326F" w14:paraId="29D81ACC" w14:textId="77777777" w:rsidTr="00521761">
        <w:trPr>
          <w:trHeight w:val="290"/>
        </w:trPr>
        <w:tc>
          <w:tcPr>
            <w:tcW w:w="3527" w:type="dxa"/>
            <w:noWrap/>
            <w:hideMark/>
          </w:tcPr>
          <w:p w14:paraId="46476EC1" w14:textId="77777777" w:rsidR="00DF326F" w:rsidRPr="00DF326F" w:rsidRDefault="00DF326F">
            <w:r w:rsidRPr="00DF326F">
              <w:t>West Caucasian Bat Lyssavirus</w:t>
            </w:r>
          </w:p>
        </w:tc>
        <w:tc>
          <w:tcPr>
            <w:tcW w:w="1815" w:type="dxa"/>
            <w:noWrap/>
            <w:hideMark/>
          </w:tcPr>
          <w:p w14:paraId="3D70B74F" w14:textId="77777777" w:rsidR="00DF326F" w:rsidRPr="00DF326F" w:rsidRDefault="00DF326F">
            <w:proofErr w:type="spellStart"/>
            <w:r w:rsidRPr="00DF326F">
              <w:t>Mononegavirales</w:t>
            </w:r>
            <w:proofErr w:type="spellEnd"/>
          </w:p>
        </w:tc>
        <w:tc>
          <w:tcPr>
            <w:tcW w:w="1853" w:type="dxa"/>
            <w:noWrap/>
            <w:hideMark/>
          </w:tcPr>
          <w:p w14:paraId="28351955" w14:textId="77777777" w:rsidR="00DF326F" w:rsidRPr="00DF326F" w:rsidRDefault="00DF326F">
            <w:proofErr w:type="spellStart"/>
            <w:r w:rsidRPr="00DF326F">
              <w:t>Rhabdoviridae</w:t>
            </w:r>
            <w:proofErr w:type="spellEnd"/>
          </w:p>
        </w:tc>
        <w:tc>
          <w:tcPr>
            <w:tcW w:w="2298" w:type="dxa"/>
            <w:noWrap/>
            <w:hideMark/>
          </w:tcPr>
          <w:p w14:paraId="18199E3C" w14:textId="77777777" w:rsidR="00DF326F" w:rsidRPr="00DF326F" w:rsidRDefault="00DF326F">
            <w:r w:rsidRPr="00DF326F">
              <w:t>Lyssavirus</w:t>
            </w:r>
          </w:p>
        </w:tc>
      </w:tr>
    </w:tbl>
    <w:p w14:paraId="3757D4CD" w14:textId="210CB607" w:rsidR="00BD156C" w:rsidRDefault="001D6991">
      <w:r>
        <w:rPr>
          <w:noProof/>
        </w:rPr>
        <mc:AlternateContent>
          <mc:Choice Requires="wps">
            <w:drawing>
              <wp:anchor distT="0" distB="0" distL="114300" distR="114300" simplePos="0" relativeHeight="251740160" behindDoc="0" locked="0" layoutInCell="1" allowOverlap="1" wp14:anchorId="7FAFDF24" wp14:editId="05B85775">
                <wp:simplePos x="0" y="0"/>
                <wp:positionH relativeFrom="column">
                  <wp:posOffset>0</wp:posOffset>
                </wp:positionH>
                <wp:positionV relativeFrom="paragraph">
                  <wp:posOffset>205740</wp:posOffset>
                </wp:positionV>
                <wp:extent cx="6057900" cy="546100"/>
                <wp:effectExtent l="0" t="0" r="19050" b="25400"/>
                <wp:wrapNone/>
                <wp:docPr id="35" name="Text Box 35"/>
                <wp:cNvGraphicFramePr/>
                <a:graphic xmlns:a="http://schemas.openxmlformats.org/drawingml/2006/main">
                  <a:graphicData uri="http://schemas.microsoft.com/office/word/2010/wordprocessingShape">
                    <wps:wsp>
                      <wps:cNvSpPr txBox="1"/>
                      <wps:spPr>
                        <a:xfrm>
                          <a:off x="0" y="0"/>
                          <a:ext cx="6057900" cy="546100"/>
                        </a:xfrm>
                        <a:prstGeom prst="rect">
                          <a:avLst/>
                        </a:prstGeom>
                        <a:solidFill>
                          <a:schemeClr val="lt1"/>
                        </a:solidFill>
                        <a:ln w="6350">
                          <a:solidFill>
                            <a:prstClr val="black"/>
                          </a:solidFill>
                        </a:ln>
                      </wps:spPr>
                      <wps:txbx>
                        <w:txbxContent>
                          <w:p w14:paraId="25AB0C9D" w14:textId="360CBF9A" w:rsidR="001D6991" w:rsidRPr="00461B14" w:rsidRDefault="008F3AB0">
                            <w:pPr>
                              <w:rPr>
                                <w:lang w:val="en-GB"/>
                              </w:rPr>
                            </w:pPr>
                            <w:r>
                              <w:rPr>
                                <w:lang w:val="en-GB"/>
                              </w:rPr>
                              <w:t>Supplementary</w:t>
                            </w:r>
                            <w:r w:rsidR="001D6991">
                              <w:rPr>
                                <w:lang w:val="en-GB"/>
                              </w:rPr>
                              <w:t xml:space="preserve"> table </w:t>
                            </w:r>
                            <w:r w:rsidR="004C2A78">
                              <w:rPr>
                                <w:lang w:val="en-GB"/>
                              </w:rPr>
                              <w:t>1</w:t>
                            </w:r>
                            <w:r w:rsidR="001D6991">
                              <w:rPr>
                                <w:lang w:val="en-GB"/>
                              </w:rPr>
                              <w:t xml:space="preserve">: list of virus name, order, </w:t>
                            </w:r>
                            <w:r>
                              <w:rPr>
                                <w:lang w:val="en-GB"/>
                              </w:rPr>
                              <w:t>family,</w:t>
                            </w:r>
                            <w:r w:rsidR="001D6991">
                              <w:rPr>
                                <w:lang w:val="en-GB"/>
                              </w:rPr>
                              <w:t xml:space="preserve"> and genus for each unique virus included in the database of </w:t>
                            </w:r>
                            <w:proofErr w:type="spellStart"/>
                            <w:r w:rsidR="001D6991">
                              <w:rPr>
                                <w:lang w:val="en-GB"/>
                              </w:rPr>
                              <w:t>spillover</w:t>
                            </w:r>
                            <w:proofErr w:type="spellEnd"/>
                            <w:r w:rsidR="001D6991">
                              <w:rPr>
                                <w:lang w:val="en-GB"/>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FDF24" id="Text Box 35" o:spid="_x0000_s1091" type="#_x0000_t202" style="position:absolute;margin-left:0;margin-top:16.2pt;width:477pt;height:43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" fillcolor="white [3201]" strokeweight=".5pt">
                <v:textbox>
                  <w:txbxContent>
                    <w:p w14:paraId="25AB0C9D" w14:textId="360CBF9A" w:rsidR="001D6991" w:rsidRPr="00461B14" w:rsidRDefault="008F3AB0">
                      <w:pPr>
                        <w:rPr>
                          <w:lang w:val="en-GB"/>
                        </w:rPr>
                      </w:pPr>
                      <w:r>
                        <w:rPr>
                          <w:lang w:val="en-GB"/>
                        </w:rPr>
                        <w:t>Supplementary</w:t>
                      </w:r>
                      <w:r w:rsidR="001D6991">
                        <w:rPr>
                          <w:lang w:val="en-GB"/>
                        </w:rPr>
                        <w:t xml:space="preserve"> table </w:t>
                      </w:r>
                      <w:r w:rsidR="004C2A78">
                        <w:rPr>
                          <w:lang w:val="en-GB"/>
                        </w:rPr>
                        <w:t>1</w:t>
                      </w:r>
                      <w:r w:rsidR="001D6991">
                        <w:rPr>
                          <w:lang w:val="en-GB"/>
                        </w:rPr>
                        <w:t xml:space="preserve">: list of virus name, order, </w:t>
                      </w:r>
                      <w:r>
                        <w:rPr>
                          <w:lang w:val="en-GB"/>
                        </w:rPr>
                        <w:t>family,</w:t>
                      </w:r>
                      <w:r w:rsidR="001D6991">
                        <w:rPr>
                          <w:lang w:val="en-GB"/>
                        </w:rPr>
                        <w:t xml:space="preserve"> and genus for each unique virus included in the database of </w:t>
                      </w:r>
                      <w:proofErr w:type="spellStart"/>
                      <w:r w:rsidR="001D6991">
                        <w:rPr>
                          <w:lang w:val="en-GB"/>
                        </w:rPr>
                        <w:t>spillover</w:t>
                      </w:r>
                      <w:proofErr w:type="spellEnd"/>
                      <w:r w:rsidR="001D6991">
                        <w:rPr>
                          <w:lang w:val="en-GB"/>
                        </w:rPr>
                        <w:t xml:space="preserve"> events.</w:t>
                      </w:r>
                    </w:p>
                  </w:txbxContent>
                </v:textbox>
              </v:shape>
            </w:pict>
          </mc:Fallback>
        </mc:AlternateContent>
      </w:r>
    </w:p>
    <w:p w14:paraId="2CC2BEC8" w14:textId="590228E3" w:rsidR="00DF326F" w:rsidRDefault="00DF326F">
      <w:pPr>
        <w:rPr>
          <w:ins w:id="198" w:author="Nicole LYNN Gottdenker" w:date="2023-04-09T17:57:00Z"/>
        </w:rPr>
      </w:pPr>
    </w:p>
    <w:p w14:paraId="7A8E2CE7" w14:textId="77777777" w:rsidR="00BD4C2C" w:rsidRDefault="00BD4C2C"/>
    <w:p w14:paraId="42E76A20" w14:textId="1F08673F" w:rsidR="00DF326F" w:rsidRDefault="007C1460">
      <w:r>
        <w:rPr>
          <w:rFonts w:ascii="Arial" w:hAnsi="Arial" w:cs="Arial"/>
          <w:noProof/>
          <w:sz w:val="20"/>
          <w:szCs w:val="20"/>
        </w:rPr>
        <w:lastRenderedPageBreak/>
        <mc:AlternateContent>
          <mc:Choice Requires="wpg">
            <w:drawing>
              <wp:anchor distT="0" distB="0" distL="114300" distR="114300" simplePos="0" relativeHeight="251739136" behindDoc="1" locked="0" layoutInCell="1" allowOverlap="1" wp14:anchorId="206D9044" wp14:editId="10FE4561">
                <wp:simplePos x="0" y="0"/>
                <wp:positionH relativeFrom="column">
                  <wp:posOffset>0</wp:posOffset>
                </wp:positionH>
                <wp:positionV relativeFrom="paragraph">
                  <wp:posOffset>0</wp:posOffset>
                </wp:positionV>
                <wp:extent cx="6213475" cy="8953500"/>
                <wp:effectExtent l="0" t="0" r="15875" b="19050"/>
                <wp:wrapTight wrapText="bothSides">
                  <wp:wrapPolygon edited="0">
                    <wp:start x="927" y="0"/>
                    <wp:lineTo x="1523" y="827"/>
                    <wp:lineTo x="464" y="1103"/>
                    <wp:lineTo x="464" y="1287"/>
                    <wp:lineTo x="1589" y="1563"/>
                    <wp:lineTo x="993" y="1976"/>
                    <wp:lineTo x="1589" y="2298"/>
                    <wp:lineTo x="265" y="2436"/>
                    <wp:lineTo x="0" y="2574"/>
                    <wp:lineTo x="66" y="4090"/>
                    <wp:lineTo x="596" y="4504"/>
                    <wp:lineTo x="1060" y="4504"/>
                    <wp:lineTo x="993" y="5009"/>
                    <wp:lineTo x="1126" y="5239"/>
                    <wp:lineTo x="1589" y="5239"/>
                    <wp:lineTo x="464" y="5745"/>
                    <wp:lineTo x="397" y="5929"/>
                    <wp:lineTo x="596" y="6342"/>
                    <wp:lineTo x="4437" y="6710"/>
                    <wp:lineTo x="7947" y="6710"/>
                    <wp:lineTo x="3377" y="7169"/>
                    <wp:lineTo x="1788" y="7353"/>
                    <wp:lineTo x="1258" y="7767"/>
                    <wp:lineTo x="1258" y="7905"/>
                    <wp:lineTo x="1987" y="8180"/>
                    <wp:lineTo x="861" y="8870"/>
                    <wp:lineTo x="861" y="10478"/>
                    <wp:lineTo x="1854" y="11122"/>
                    <wp:lineTo x="1391" y="11397"/>
                    <wp:lineTo x="1391" y="11581"/>
                    <wp:lineTo x="2185" y="11857"/>
                    <wp:lineTo x="1589" y="12317"/>
                    <wp:lineTo x="1324" y="12546"/>
                    <wp:lineTo x="1391" y="12868"/>
                    <wp:lineTo x="7020" y="13328"/>
                    <wp:lineTo x="10794" y="13328"/>
                    <wp:lineTo x="1656" y="13695"/>
                    <wp:lineTo x="1656" y="14017"/>
                    <wp:lineTo x="2318" y="14063"/>
                    <wp:lineTo x="1589" y="14293"/>
                    <wp:lineTo x="1788" y="14798"/>
                    <wp:lineTo x="993" y="15074"/>
                    <wp:lineTo x="861" y="15166"/>
                    <wp:lineTo x="795" y="16729"/>
                    <wp:lineTo x="1126" y="17004"/>
                    <wp:lineTo x="1656" y="17004"/>
                    <wp:lineTo x="1324" y="17740"/>
                    <wp:lineTo x="1523" y="18475"/>
                    <wp:lineTo x="2053" y="19210"/>
                    <wp:lineTo x="1324" y="19486"/>
                    <wp:lineTo x="1192" y="19578"/>
                    <wp:lineTo x="1192" y="21600"/>
                    <wp:lineTo x="21589" y="21600"/>
                    <wp:lineTo x="21589" y="19486"/>
                    <wp:lineTo x="11059" y="19210"/>
                    <wp:lineTo x="13576" y="18521"/>
                    <wp:lineTo x="14437" y="17740"/>
                    <wp:lineTo x="14371" y="16407"/>
                    <wp:lineTo x="13973" y="16269"/>
                    <wp:lineTo x="14371" y="16039"/>
                    <wp:lineTo x="14371" y="15763"/>
                    <wp:lineTo x="13973" y="15534"/>
                    <wp:lineTo x="14371" y="15304"/>
                    <wp:lineTo x="14371" y="15074"/>
                    <wp:lineTo x="13973" y="14798"/>
                    <wp:lineTo x="14437" y="14477"/>
                    <wp:lineTo x="13841" y="14063"/>
                    <wp:lineTo x="10728" y="14063"/>
                    <wp:lineTo x="10861" y="13328"/>
                    <wp:lineTo x="13112" y="12592"/>
                    <wp:lineTo x="14304" y="11857"/>
                    <wp:lineTo x="14371" y="11397"/>
                    <wp:lineTo x="14371" y="10524"/>
                    <wp:lineTo x="14172" y="10386"/>
                    <wp:lineTo x="14503" y="9881"/>
                    <wp:lineTo x="14371" y="9146"/>
                    <wp:lineTo x="14039" y="8916"/>
                    <wp:lineTo x="14371" y="8732"/>
                    <wp:lineTo x="14371" y="8226"/>
                    <wp:lineTo x="14039" y="8180"/>
                    <wp:lineTo x="14503" y="7721"/>
                    <wp:lineTo x="13642" y="7629"/>
                    <wp:lineTo x="7616" y="7445"/>
                    <wp:lineTo x="9470" y="6710"/>
                    <wp:lineTo x="10463" y="6710"/>
                    <wp:lineTo x="15033" y="6112"/>
                    <wp:lineTo x="15496" y="5974"/>
                    <wp:lineTo x="15430" y="5837"/>
                    <wp:lineTo x="14437" y="5239"/>
                    <wp:lineTo x="15430" y="5147"/>
                    <wp:lineTo x="15430" y="5055"/>
                    <wp:lineTo x="14437" y="4504"/>
                    <wp:lineTo x="15430" y="4366"/>
                    <wp:lineTo x="15430" y="4228"/>
                    <wp:lineTo x="14437" y="3769"/>
                    <wp:lineTo x="15430" y="3631"/>
                    <wp:lineTo x="15430" y="3493"/>
                    <wp:lineTo x="14437" y="3033"/>
                    <wp:lineTo x="15430" y="2803"/>
                    <wp:lineTo x="15430" y="2666"/>
                    <wp:lineTo x="14437" y="2298"/>
                    <wp:lineTo x="15430" y="2022"/>
                    <wp:lineTo x="15430" y="1884"/>
                    <wp:lineTo x="14437" y="1563"/>
                    <wp:lineTo x="15033" y="1563"/>
                    <wp:lineTo x="15430" y="1195"/>
                    <wp:lineTo x="15496" y="551"/>
                    <wp:lineTo x="13907" y="460"/>
                    <wp:lineTo x="4238" y="0"/>
                    <wp:lineTo x="927" y="0"/>
                  </wp:wrapPolygon>
                </wp:wrapTight>
                <wp:docPr id="6" name="Group 6"/>
                <wp:cNvGraphicFramePr/>
                <a:graphic xmlns:a="http://schemas.openxmlformats.org/drawingml/2006/main">
                  <a:graphicData uri="http://schemas.microsoft.com/office/word/2010/wordprocessingGroup">
                    <wpg:wgp>
                      <wpg:cNvGrpSpPr/>
                      <wpg:grpSpPr>
                        <a:xfrm>
                          <a:off x="0" y="0"/>
                          <a:ext cx="6213475" cy="8953500"/>
                          <a:chOff x="-677898" y="-1497898"/>
                          <a:chExt cx="6214239" cy="8956012"/>
                        </a:xfrm>
                      </wpg:grpSpPr>
                      <wpg:grpSp>
                        <wpg:cNvPr id="30" name="Group 30"/>
                        <wpg:cNvGrpSpPr/>
                        <wpg:grpSpPr>
                          <a:xfrm>
                            <a:off x="-677898" y="-1497898"/>
                            <a:ext cx="4477642" cy="8169950"/>
                            <a:chOff x="-750776" y="-1609169"/>
                            <a:chExt cx="4959011" cy="8776850"/>
                          </a:xfrm>
                        </wpg:grpSpPr>
                        <pic:pic xmlns:pic="http://schemas.openxmlformats.org/drawingml/2006/picture">
                          <pic:nvPicPr>
                            <pic:cNvPr id="31" name="Picture 31" descr="Diagram&#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750776" y="-1609169"/>
                              <a:ext cx="4959011" cy="3059873"/>
                            </a:xfrm>
                            <a:prstGeom prst="rect">
                              <a:avLst/>
                            </a:prstGeom>
                          </pic:spPr>
                        </pic:pic>
                        <pic:pic xmlns:pic="http://schemas.openxmlformats.org/drawingml/2006/picture">
                          <pic:nvPicPr>
                            <pic:cNvPr id="32" name="Picture 3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477723" y="4480700"/>
                              <a:ext cx="4354193" cy="2686981"/>
                            </a:xfrm>
                            <a:prstGeom prst="rect">
                              <a:avLst/>
                            </a:prstGeom>
                          </pic:spPr>
                        </pic:pic>
                        <pic:pic xmlns:pic="http://schemas.openxmlformats.org/drawingml/2006/picture">
                          <pic:nvPicPr>
                            <pic:cNvPr id="33" name="Picture 3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477722" y="1625902"/>
                              <a:ext cx="4354192" cy="2687216"/>
                            </a:xfrm>
                            <a:prstGeom prst="rect">
                              <a:avLst/>
                            </a:prstGeom>
                          </pic:spPr>
                        </pic:pic>
                      </wpg:grpSp>
                      <wps:wsp>
                        <wps:cNvPr id="34" name="Text Box 2"/>
                        <wps:cNvSpPr txBox="1">
                          <a:spLocks noChangeArrowheads="1"/>
                        </wps:cNvSpPr>
                        <wps:spPr bwMode="auto">
                          <a:xfrm>
                            <a:off x="-304389" y="6606975"/>
                            <a:ext cx="5840730" cy="851139"/>
                          </a:xfrm>
                          <a:prstGeom prst="rect">
                            <a:avLst/>
                          </a:prstGeom>
                          <a:solidFill>
                            <a:srgbClr val="FFFFFF"/>
                          </a:solidFill>
                          <a:ln w="9525">
                            <a:solidFill>
                              <a:srgbClr val="000000"/>
                            </a:solidFill>
                            <a:miter lim="800000"/>
                            <a:headEnd/>
                            <a:tailEnd/>
                          </a:ln>
                        </wps:spPr>
                        <wps:txbx>
                          <w:txbxContent>
                            <w:p w14:paraId="5E870BA2" w14:textId="2711B931" w:rsidR="007C1460" w:rsidRDefault="007C1460" w:rsidP="007C1460">
                              <w:r>
                                <w:t xml:space="preserve">Supplementary Figure </w:t>
                              </w:r>
                              <w:r w:rsidR="004C2A78">
                                <w:t>1</w:t>
                              </w:r>
                              <w:r>
                                <w:t xml:space="preserve">: contributions of each variable to the variance shown in dimensions 1 and 2 of the multiple correspondence analysis are shown in figure </w:t>
                              </w:r>
                              <w:proofErr w:type="spellStart"/>
                              <w:r>
                                <w:t>Xa</w:t>
                              </w:r>
                              <w:proofErr w:type="spellEnd"/>
                              <w:r>
                                <w:t xml:space="preserve">, with greater distance from the origin demonstrating a greater contribution to the variance. The scree plots B and C, show individual contribution of variables to each </w:t>
                              </w:r>
                              <w:r w:rsidR="008F3AB0">
                                <w:t>dimension.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06D9044" id="Group 6" o:spid="_x0000_s1092" style="position:absolute;margin-left:0;margin-top:0;width:489.25pt;height:705pt;z-index:-251577344;mso-width-relative:margin;mso-height-relative:margin" coordorigin="-6778,-14978" coordsize="62142,89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">
                <v:group id="Group 30" o:spid="_x0000_s1093" style="position:absolute;left:-6778;top:-14978;width:44775;height:81698" coordorigin="-7507,-16091" coordsize="49590,87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Picture 31" o:spid="_x0000_s1094" type="#_x0000_t75" alt="Diagram&#10;&#10;Description automatically generated" style="position:absolute;left:-7507;top:-16091;width:49589;height:30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">
                    <v:imagedata r:id="rId24" o:title="Diagram&#10;&#10;Description automatically generated"/>
                  </v:shape>
                  <v:shape id="Picture 32" o:spid="_x0000_s1095" type="#_x0000_t75" style="position:absolute;left:-4777;top:44807;width:43541;height:26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">
                    <v:imagedata r:id="rId25" o:title=""/>
                  </v:shape>
                  <v:shape id="Picture 33" o:spid="_x0000_s1096" type="#_x0000_t75" style="position:absolute;left:-4777;top:16259;width:43541;height:26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">
                    <v:imagedata r:id="rId26" o:title=""/>
                  </v:shape>
                </v:group>
                <v:shape id="_x0000_s1097" type="#_x0000_t202" style="position:absolute;left:-3043;top:66069;width:58406;height:8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">
                  <v:textbox>
                    <w:txbxContent>
                      <w:p w14:paraId="5E870BA2" w14:textId="2711B931" w:rsidR="007C1460" w:rsidRDefault="007C1460" w:rsidP="007C1460">
                        <w:r>
                          <w:t xml:space="preserve">Supplementary Figure </w:t>
                        </w:r>
                        <w:r w:rsidR="004C2A78">
                          <w:t>1</w:t>
                        </w:r>
                        <w:r>
                          <w:t xml:space="preserve">: contributions of each variable to the variance shown in dimensions 1 and 2 of the multiple correspondence analysis are shown in figure </w:t>
                        </w:r>
                        <w:proofErr w:type="spellStart"/>
                        <w:r>
                          <w:t>Xa</w:t>
                        </w:r>
                        <w:proofErr w:type="spellEnd"/>
                        <w:r>
                          <w:t xml:space="preserve">, with greater distance from the origin demonstrating a greater contribution to the variance. The scree plots B and C, show individual contribution of variables to each </w:t>
                        </w:r>
                        <w:r w:rsidR="008F3AB0">
                          <w:t>dimension.</w:t>
                        </w:r>
                      </w:p>
                    </w:txbxContent>
                  </v:textbox>
                </v:shape>
                <w10:wrap type="tight"/>
              </v:group>
            </w:pict>
          </mc:Fallback>
        </mc:AlternateContent>
      </w:r>
    </w:p>
    <w:p w14:paraId="0BCA2B70" w14:textId="77777777" w:rsidR="00DF326F" w:rsidRPr="00884D40" w:rsidRDefault="00DF326F"/>
    <w:p w14:paraId="4EBCEF76" w14:textId="77777777" w:rsidR="00C51D45" w:rsidRPr="00C51D45" w:rsidRDefault="002A1A98" w:rsidP="00C51D45">
      <w:pPr>
        <w:pStyle w:val="EndNoteBibliography"/>
        <w:spacing w:after="0"/>
        <w:ind w:left="720" w:hanging="720"/>
      </w:pPr>
      <w:r>
        <w:fldChar w:fldCharType="begin"/>
      </w:r>
      <w:r>
        <w:instrText xml:space="preserve"> ADDIN EN.REFLIST </w:instrText>
      </w:r>
      <w:r>
        <w:fldChar w:fldCharType="separate"/>
      </w:r>
      <w:r w:rsidR="00C51D45" w:rsidRPr="00C51D45">
        <w:t>BECKER, D. J., A. D. WASHBURNE, C. L. FAUST, J. R. C. PULLIAM, E. A. MORDECAI, J. O. LLOYD-SMITH, ANDR. K. PLOWRIGHT. 2019. Dynamic and integrative approaches to understanding pathogen spillover. Philos Trans R Soc Lond B Biol Sci 374: 20190014.</w:t>
      </w:r>
    </w:p>
    <w:p w14:paraId="3DA1CF94" w14:textId="77777777" w:rsidR="00C51D45" w:rsidRPr="00C51D45" w:rsidRDefault="00C51D45" w:rsidP="00C51D45">
      <w:pPr>
        <w:pStyle w:val="EndNoteBibliography"/>
        <w:spacing w:after="0"/>
        <w:ind w:left="720" w:hanging="720"/>
      </w:pPr>
      <w:r w:rsidRPr="00C51D45">
        <w:t>BEINEKE, A., W. BAUMGÄRTNER, ANDP. WOHLSEIN. 2015. Cross-species transmission of canine distemper virus—an update. One Health 1: 49-59.</w:t>
      </w:r>
    </w:p>
    <w:p w14:paraId="41E7CD80" w14:textId="77777777" w:rsidR="00C51D45" w:rsidRPr="00C51D45" w:rsidRDefault="00C51D45" w:rsidP="00C51D45">
      <w:pPr>
        <w:pStyle w:val="EndNoteBibliography"/>
        <w:spacing w:after="0"/>
        <w:ind w:left="720" w:hanging="720"/>
      </w:pPr>
      <w:r w:rsidRPr="00C51D45">
        <w:t>BENDER, B., ANDP. SMALL JR. 1992. Influenza: pathogenesis and host defense.</w:t>
      </w:r>
      <w:r w:rsidRPr="00C51D45">
        <w:rPr>
          <w:i/>
        </w:rPr>
        <w:t>In</w:t>
      </w:r>
      <w:r w:rsidRPr="00C51D45">
        <w:t xml:space="preserve"> Proceedings: Seminars in respiratory infections. pp. 38-45.</w:t>
      </w:r>
    </w:p>
    <w:p w14:paraId="576F75E5" w14:textId="77777777" w:rsidR="00C51D45" w:rsidRPr="00C51D45" w:rsidRDefault="00C51D45" w:rsidP="00C51D45">
      <w:pPr>
        <w:pStyle w:val="EndNoteBibliography"/>
        <w:spacing w:after="0"/>
        <w:ind w:left="720" w:hanging="720"/>
      </w:pPr>
      <w:r w:rsidRPr="00C51D45">
        <w:t>BLAGODATSKI, A., K. TRUTNEVA, O. GLAZOVA, O. MITYAEVA, L. SHEVKOVA, E. KEGELES, N. ONYANOV, K. FEDE, A. MAZNINA, E. KHAVINA, S. J. YEO, H. PARK, ANDP. VOLCHKOV. 2021. Avian Influenza in Wild Birds and Poultry: Dissemination Pathways, Monitoring Methods, and Virus Ecology. Pathogens 10.</w:t>
      </w:r>
    </w:p>
    <w:p w14:paraId="4B3AFC97" w14:textId="77777777" w:rsidR="00C51D45" w:rsidRPr="00C51D45" w:rsidRDefault="00C51D45" w:rsidP="00C51D45">
      <w:pPr>
        <w:pStyle w:val="EndNoteBibliography"/>
        <w:spacing w:after="0"/>
        <w:ind w:left="720" w:hanging="720"/>
      </w:pPr>
      <w:r w:rsidRPr="00C51D45">
        <w:t>BORREMANS, B., C. FAUST, K. R. MANLOVE, S. H. SOKOLOW, ANDJ. O. LLOYD-SMITH. 2019. Cross-species pathogen spillover across ecosystem boundaries: mechanisms and theory. Philos Trans R Soc Lond B Biol Sci 374: 20180344.</w:t>
      </w:r>
    </w:p>
    <w:p w14:paraId="41360EB3" w14:textId="77777777" w:rsidR="00C51D45" w:rsidRPr="00C51D45" w:rsidRDefault="00C51D45" w:rsidP="00C51D45">
      <w:pPr>
        <w:pStyle w:val="EndNoteBibliography"/>
        <w:spacing w:after="0"/>
        <w:ind w:left="720" w:hanging="720"/>
      </w:pPr>
      <w:r w:rsidRPr="00C51D45">
        <w:t>COSTA, T., A. J. CHAVES, R. VALLE, A. DARJI, D. VAN RIEL, T. KUIKEN, N. MAJO, ANDA. RAMIS. 2012. Distribution patterns of influenza virus receptors and viral attachment patterns in the respiratory and intestinal tracts of seven avian species. Vet Res 43: 28.</w:t>
      </w:r>
    </w:p>
    <w:p w14:paraId="6B9E5C88" w14:textId="77777777" w:rsidR="00C51D45" w:rsidRPr="00C51D45" w:rsidRDefault="00C51D45" w:rsidP="00C51D45">
      <w:pPr>
        <w:pStyle w:val="EndNoteBibliography"/>
        <w:spacing w:after="0"/>
        <w:ind w:left="720" w:hanging="720"/>
      </w:pPr>
      <w:r w:rsidRPr="00C51D45">
        <w:t>DE GRAAF, M., ANDR. A. FOUCHIER. 2014. Role of receptor binding specificity in influenza A virus transmission and pathogenesis. EMBO J 33: 823-841.</w:t>
      </w:r>
    </w:p>
    <w:p w14:paraId="287F2F24" w14:textId="77777777" w:rsidR="00C51D45" w:rsidRPr="00C51D45" w:rsidRDefault="00C51D45" w:rsidP="00C51D45">
      <w:pPr>
        <w:pStyle w:val="EndNoteBibliography"/>
        <w:spacing w:after="0"/>
        <w:ind w:left="720" w:hanging="720"/>
      </w:pPr>
      <w:r w:rsidRPr="00C51D45">
        <w:t>DEVAUX, C. A., O. MEDIANNIKOV, H. MEDKOUR, ANDD. RAOULT. 2019. Infectious disease risk across the growing human-non human primate interface: A review of the evidence. Frontiers in Public Health 7: 305.</w:t>
      </w:r>
    </w:p>
    <w:p w14:paraId="12858760" w14:textId="77777777" w:rsidR="00C51D45" w:rsidRPr="00C51D45" w:rsidRDefault="00C51D45" w:rsidP="00C51D45">
      <w:pPr>
        <w:pStyle w:val="EndNoteBibliography"/>
        <w:spacing w:after="0"/>
        <w:ind w:left="720" w:hanging="720"/>
      </w:pPr>
      <w:r w:rsidRPr="00C51D45">
        <w:t>DUQUE, H., ANDB. BAXT. 2003. Foot-and-mouth disease virus receptors: comparison of bovine alpha(V) integrin utilization by type A and O viruses. J Virol 77: 2500-2511.</w:t>
      </w:r>
    </w:p>
    <w:p w14:paraId="5169AEDC" w14:textId="77777777" w:rsidR="00C51D45" w:rsidRPr="00C51D45" w:rsidRDefault="00C51D45" w:rsidP="00C51D45">
      <w:pPr>
        <w:pStyle w:val="EndNoteBibliography"/>
        <w:spacing w:after="0"/>
        <w:ind w:left="720" w:hanging="720"/>
      </w:pPr>
      <w:r w:rsidRPr="00C51D45">
        <w:t>ELLWANGER, J. H., ANDJ. A. B. CHIES. 2021. Zoonotic spillover: Understanding basic aspects for better prevention. Genet Mol Biol 44: e20200355.</w:t>
      </w:r>
    </w:p>
    <w:p w14:paraId="537B0836" w14:textId="77777777" w:rsidR="00C51D45" w:rsidRPr="00C51D45" w:rsidRDefault="00C51D45" w:rsidP="00C51D45">
      <w:pPr>
        <w:pStyle w:val="EndNoteBibliography"/>
        <w:spacing w:after="0"/>
        <w:ind w:left="720" w:hanging="720"/>
      </w:pPr>
      <w:r w:rsidRPr="00C51D45">
        <w:t>ENGERING, A., L. HOGERWERF, ANDJ. SLINGENBERGH. 2013. Pathogen-host-environment interplay and disease emergence. Emerg Microbes Infect 2: e5.</w:t>
      </w:r>
    </w:p>
    <w:p w14:paraId="66D025DD" w14:textId="77777777" w:rsidR="00C51D45" w:rsidRPr="00C51D45" w:rsidRDefault="00C51D45" w:rsidP="00C51D45">
      <w:pPr>
        <w:pStyle w:val="EndNoteBibliography"/>
        <w:spacing w:after="0"/>
        <w:ind w:left="720" w:hanging="720"/>
      </w:pPr>
      <w:r w:rsidRPr="00C51D45">
        <w:t>FUKUYAMA, S., ANDY. KAWAOKA. 2011. The pathogenesis of influenza virus infections: the contributions of virus and host factors. Current opinion in immunology 23: 481-486.</w:t>
      </w:r>
    </w:p>
    <w:p w14:paraId="7AB67CC8" w14:textId="77777777" w:rsidR="00C51D45" w:rsidRPr="00C51D45" w:rsidRDefault="00C51D45" w:rsidP="00C51D45">
      <w:pPr>
        <w:pStyle w:val="EndNoteBibliography"/>
        <w:spacing w:after="0"/>
        <w:ind w:left="720" w:hanging="720"/>
      </w:pPr>
      <w:r w:rsidRPr="00C51D45">
        <w:t>GALILI, T. 2015. dendextend: an R package for visualizing, adjusting and comparing trees of hierarchical clustering. Bioinformatics 31: 3718-3720.</w:t>
      </w:r>
    </w:p>
    <w:p w14:paraId="713C5FF0" w14:textId="77777777" w:rsidR="00C51D45" w:rsidRPr="00C51D45" w:rsidRDefault="00C51D45" w:rsidP="00C51D45">
      <w:pPr>
        <w:pStyle w:val="EndNoteBibliography"/>
        <w:spacing w:after="0"/>
        <w:ind w:left="720" w:hanging="720"/>
      </w:pPr>
      <w:r w:rsidRPr="00C51D45">
        <w:t>GOTTI, C., ANDF. CLEMENTI. 2004. Neuronal nicotinic receptors: from structure to pathology. Prog Neurobiol 74: 363-396.</w:t>
      </w:r>
    </w:p>
    <w:p w14:paraId="3DFADD2E" w14:textId="77777777" w:rsidR="00C51D45" w:rsidRPr="00C51D45" w:rsidRDefault="00C51D45" w:rsidP="00C51D45">
      <w:pPr>
        <w:pStyle w:val="EndNoteBibliography"/>
        <w:spacing w:after="0"/>
        <w:ind w:left="720" w:hanging="720"/>
      </w:pPr>
      <w:r w:rsidRPr="00C51D45">
        <w:t>GOWER, J. C. 1971. A General Coefficient of Similarity and Some of Its Properties. Biometrics 27: 857-871.</w:t>
      </w:r>
    </w:p>
    <w:p w14:paraId="4A072ACE" w14:textId="77777777" w:rsidR="00C51D45" w:rsidRPr="00C51D45" w:rsidRDefault="00C51D45" w:rsidP="00C51D45">
      <w:pPr>
        <w:pStyle w:val="EndNoteBibliography"/>
        <w:spacing w:after="0"/>
        <w:ind w:left="720" w:hanging="720"/>
      </w:pPr>
      <w:r w:rsidRPr="00C51D45">
        <w:t>GUTH, S., E. VISHER, M. BOOTS, ANDC. E. BROOK. 2019. Host phylogenetic distance drives trends in virus virulence and transmissibility across the animal-human interface. Philos Trans R Soc Lond B Biol Sci 374: 20190296.</w:t>
      </w:r>
    </w:p>
    <w:p w14:paraId="2D5E26C4" w14:textId="77777777" w:rsidR="00C51D45" w:rsidRPr="00C51D45" w:rsidRDefault="00C51D45" w:rsidP="00C51D45">
      <w:pPr>
        <w:pStyle w:val="EndNoteBibliography"/>
        <w:spacing w:after="0"/>
        <w:ind w:left="720" w:hanging="720"/>
      </w:pPr>
      <w:r w:rsidRPr="00C51D45">
        <w:t>HANSBRO, P. M., S. WARNER, J. P. TRACEY, K. E. ARZEY, P. SELLECK, K. O'RILEY, E. L. BECKETT, C. BUNN, P. D. KIRKLAND, D. VIJAYKRISHNA, B. OLSEN, ANDA. C. HURT. 2010. Surveillance and analysis of avian influenza viruses, Australia. Emerg Infect Dis 16: 1896-1904.</w:t>
      </w:r>
    </w:p>
    <w:p w14:paraId="7AEA09AF" w14:textId="77777777" w:rsidR="00C51D45" w:rsidRPr="00C51D45" w:rsidRDefault="00C51D45" w:rsidP="00C51D45">
      <w:pPr>
        <w:pStyle w:val="EndNoteBibliography"/>
        <w:spacing w:after="0"/>
        <w:ind w:left="720" w:hanging="720"/>
      </w:pPr>
      <w:r w:rsidRPr="00C51D45">
        <w:t>HOU, Y. J., K. OKUDA, C. E. EDWARDS, D. R. MARTINEZ, T. ASAKURA, K. H. DINNON, T. KATO, R. E. LEE, B. L. YOUNT, ANDT. M. MASCENIK. 2020. SARS-CoV-2 reverse genetics reveals a variable infection gradient in the respiratory tract. Cell 182: 429-446. e414.</w:t>
      </w:r>
    </w:p>
    <w:p w14:paraId="4C4949D6" w14:textId="77777777" w:rsidR="00C51D45" w:rsidRPr="00C51D45" w:rsidRDefault="00C51D45" w:rsidP="00C51D45">
      <w:pPr>
        <w:pStyle w:val="EndNoteBibliography"/>
        <w:spacing w:after="0"/>
        <w:ind w:left="720" w:hanging="720"/>
      </w:pPr>
      <w:r w:rsidRPr="00C51D45">
        <w:lastRenderedPageBreak/>
        <w:t>KASSAMBARA, A., ANDF. MUNDT. 2017. Package ‘factoextra’. Extract and visualize the results of multivariate data analyses 76.</w:t>
      </w:r>
    </w:p>
    <w:p w14:paraId="1427216D" w14:textId="77777777" w:rsidR="00C51D45" w:rsidRPr="00C51D45" w:rsidRDefault="00C51D45" w:rsidP="00C51D45">
      <w:pPr>
        <w:pStyle w:val="EndNoteBibliography"/>
        <w:spacing w:after="0"/>
        <w:ind w:left="720" w:hanging="720"/>
      </w:pPr>
      <w:r w:rsidRPr="00E92182">
        <w:rPr>
          <w:lang w:val="fr-FR"/>
        </w:rPr>
        <w:t xml:space="preserve">KUCHIPUDI, S. V., R. K. NELLI, A. GONTU, R. SATYAKUMAR, M. SURENDRAN NAIR, ANDM. </w:t>
      </w:r>
      <w:r w:rsidRPr="00C51D45">
        <w:t>SUBBIAH. 2021. Sialic Acid Receptors: The Key to Solving the Enigma of Zoonotic Virus Spillover. Viruses 13.</w:t>
      </w:r>
    </w:p>
    <w:p w14:paraId="6AB9EC8F" w14:textId="77777777" w:rsidR="00C51D45" w:rsidRPr="00C51D45" w:rsidRDefault="00C51D45" w:rsidP="00C51D45">
      <w:pPr>
        <w:pStyle w:val="EndNoteBibliography"/>
        <w:spacing w:after="0"/>
        <w:ind w:left="720" w:hanging="720"/>
      </w:pPr>
      <w:r w:rsidRPr="00C51D45">
        <w:t>KUMLIN, U., S. OLOFSSON, K. DIMOCK, ANDN. ARNBERG. 2008. Sialic acid tissue distribution and influenza virus tropism. Influenza and other respiratory viruses 2: 147-154.</w:t>
      </w:r>
    </w:p>
    <w:p w14:paraId="31D4DD3E" w14:textId="77777777" w:rsidR="00C51D45" w:rsidRPr="00C51D45" w:rsidRDefault="00C51D45" w:rsidP="00C51D45">
      <w:pPr>
        <w:pStyle w:val="EndNoteBibliography"/>
        <w:spacing w:after="0"/>
        <w:ind w:left="720" w:hanging="720"/>
      </w:pPr>
      <w:r w:rsidRPr="00C51D45">
        <w:t>LAJEUNESSE, M. J. 2016. Facilitating systematic reviews, data extraction, and meta-analysis with the metagear package for R. . Methods in Ecology and Evolution 7: 323-330.</w:t>
      </w:r>
    </w:p>
    <w:p w14:paraId="7D900A94" w14:textId="77777777" w:rsidR="00C51D45" w:rsidRPr="00C51D45" w:rsidRDefault="00C51D45" w:rsidP="00C51D45">
      <w:pPr>
        <w:pStyle w:val="EndNoteBibliography"/>
        <w:spacing w:after="0"/>
        <w:ind w:left="720" w:hanging="720"/>
      </w:pPr>
      <w:r w:rsidRPr="00C51D45">
        <w:t>LE NOVERE, N., ANDJ. P. CHANGEUX. 1995. Molecular evolution of the nicotinic acetylcholine receptor: an example of multigene family in excitable cells. J Mol Evol 40: 155-172.</w:t>
      </w:r>
    </w:p>
    <w:p w14:paraId="12101B0E" w14:textId="77777777" w:rsidR="00C51D45" w:rsidRPr="00C51D45" w:rsidRDefault="00C51D45" w:rsidP="00C51D45">
      <w:pPr>
        <w:pStyle w:val="EndNoteBibliography"/>
        <w:spacing w:after="0"/>
        <w:ind w:left="720" w:hanging="720"/>
      </w:pPr>
      <w:r w:rsidRPr="00C51D45">
        <w:t>LE, S., JOSSE, J., HUSSON, F. 2008. FactoMineR: An R Package for Multivariate Analysis. Journal of Statistical Software 25: 1-18.</w:t>
      </w:r>
    </w:p>
    <w:p w14:paraId="468CF41D" w14:textId="77777777" w:rsidR="00C51D45" w:rsidRPr="00C51D45" w:rsidRDefault="00C51D45" w:rsidP="00C51D45">
      <w:pPr>
        <w:pStyle w:val="EndNoteBibliography"/>
        <w:spacing w:after="0"/>
        <w:ind w:left="720" w:hanging="720"/>
      </w:pPr>
      <w:r w:rsidRPr="00C51D45">
        <w:t>MA, W., R. E. KAHN, ANDJ. A. RICHT. 2008. The pig as a mixing vessel for influenza viruses: Human and veterinary implications. J Mol Genet Med 3: 158-166.</w:t>
      </w:r>
    </w:p>
    <w:p w14:paraId="4237990E" w14:textId="77777777" w:rsidR="00C51D45" w:rsidRPr="00C51D45" w:rsidRDefault="00C51D45" w:rsidP="00C51D45">
      <w:pPr>
        <w:pStyle w:val="EndNoteBibliography"/>
        <w:spacing w:after="0"/>
        <w:ind w:left="720" w:hanging="720"/>
      </w:pPr>
      <w:r w:rsidRPr="00C51D45">
        <w:t>MAECHLER, M., ROUSSEEUW, P., STRUYF, A., HUBERT, M., HORNIK, K. 2022. cluster:  Cluster Analysis Basics and Extensions. . pp.</w:t>
      </w:r>
    </w:p>
    <w:p w14:paraId="221B61DD" w14:textId="77777777" w:rsidR="00C51D45" w:rsidRPr="00C51D45" w:rsidRDefault="00C51D45" w:rsidP="00C51D45">
      <w:pPr>
        <w:pStyle w:val="EndNoteBibliography"/>
        <w:spacing w:after="0"/>
        <w:ind w:left="720" w:hanging="720"/>
      </w:pPr>
      <w:r w:rsidRPr="00C51D45">
        <w:t>MARSTON, D. A., A. C. BANYARD, L. M. MCELHINNEY, C. M. FREULING, S. FINKE, X. DE LAMBALLERIE, T. MULLER, ANDA. R. FOOKS. 2018. The lyssavirus host-specificity conundrum-rabies virus-the exception not the rule. Curr Opin Virol 28: 68-73.</w:t>
      </w:r>
    </w:p>
    <w:p w14:paraId="29830BE1" w14:textId="77777777" w:rsidR="00C51D45" w:rsidRPr="00C51D45" w:rsidRDefault="00C51D45" w:rsidP="00C51D45">
      <w:pPr>
        <w:pStyle w:val="EndNoteBibliography"/>
        <w:spacing w:after="0"/>
        <w:ind w:left="720" w:hanging="720"/>
      </w:pPr>
      <w:r w:rsidRPr="00C51D45">
        <w:t>MOLLENTZE, N., S. A. BABAYAN, ANDD. G. STREICKER. 2021. Identifying and prioritizing potential human-infecting viruses from their genome sequences. PLOS Biology 19: e3001390.</w:t>
      </w:r>
    </w:p>
    <w:p w14:paraId="484D3814" w14:textId="77777777" w:rsidR="00C51D45" w:rsidRPr="00C51D45" w:rsidRDefault="00C51D45" w:rsidP="00C51D45">
      <w:pPr>
        <w:pStyle w:val="EndNoteBibliography"/>
        <w:spacing w:after="0"/>
        <w:ind w:left="720" w:hanging="720"/>
      </w:pPr>
      <w:r w:rsidRPr="00C51D45">
        <w:t>MOLLENTZE, N., D. G. STREICKER, P. R. MURCIA, K. HAMPSON, ANDR. BIEK. 2020. Virulence mismatches in index hosts shape the outcomes of cross-species transmission. Proc Natl Acad Sci U S A 117: 28859-28866.</w:t>
      </w:r>
    </w:p>
    <w:p w14:paraId="593B27E5" w14:textId="77777777" w:rsidR="00C51D45" w:rsidRPr="00C51D45" w:rsidRDefault="00C51D45" w:rsidP="00C51D45">
      <w:pPr>
        <w:pStyle w:val="EndNoteBibliography"/>
        <w:spacing w:after="0"/>
        <w:ind w:left="720" w:hanging="720"/>
      </w:pPr>
      <w:r w:rsidRPr="00C51D45">
        <w:t>MUEHLENBEIN, M. P. 2016. Disease and human/animal interactions. Annual Review of Anthropology 45: 395-416.</w:t>
      </w:r>
    </w:p>
    <w:p w14:paraId="0AAC1620" w14:textId="77777777" w:rsidR="00C51D45" w:rsidRPr="00C51D45" w:rsidRDefault="00C51D45" w:rsidP="00C51D45">
      <w:pPr>
        <w:pStyle w:val="EndNoteBibliography"/>
        <w:spacing w:after="0"/>
        <w:ind w:left="720" w:hanging="720"/>
      </w:pPr>
      <w:r w:rsidRPr="00C51D45">
        <w:t xml:space="preserve">NORKIN, L. C. 2010. Virology: molecular biology and pathogenesis. ASM press </w:t>
      </w:r>
    </w:p>
    <w:p w14:paraId="6008C6F8" w14:textId="77777777" w:rsidR="00C51D45" w:rsidRPr="00C51D45" w:rsidRDefault="00C51D45" w:rsidP="00C51D45">
      <w:pPr>
        <w:pStyle w:val="EndNoteBibliography"/>
        <w:spacing w:after="0"/>
        <w:ind w:left="720" w:hanging="720"/>
      </w:pPr>
      <w:r w:rsidRPr="00C51D45">
        <w:t>OLIVAL, K. J., P. R. HOSSEINI, C. ZAMBRANA-TORRELIO, N. ROSS, T. L. BOGICH, ANDP. DASZAK. 2017. Host and viral traits predict zoonotic spillover from mammals. Nature 546: 646-650.</w:t>
      </w:r>
    </w:p>
    <w:p w14:paraId="11140409" w14:textId="77777777" w:rsidR="00C51D45" w:rsidRPr="00C51D45" w:rsidRDefault="00C51D45" w:rsidP="00C51D45">
      <w:pPr>
        <w:pStyle w:val="EndNoteBibliography"/>
        <w:spacing w:after="0"/>
        <w:ind w:left="720" w:hanging="720"/>
      </w:pPr>
      <w:r w:rsidRPr="00C51D45">
        <w:t>PAGE, M. J., J. E. MCKENZIE, P. M. BOSSUYT, I. BOUTRON, T. C. HOFFMANN, C. D. MULROW, L. SHAMSEER, J. M. TETZLAFF, E. A. AKL, S. E. BRENNAN, R. CHOU, J. GLANVILLE, J. M. GRIMSHAW, A. HRÓBJARTSSON, M. M. LALU, T. LI, E. W. LODER, E. MAYO-WILSON, S. MCDONALD, L. A. MCGUINNESS, L. A. STEWART, J. THOMAS, A. C. TRICCO, V. A. WELCH, P. WHITING, ANDD. MOHER. 2021. The PRISMA 2020 statement: an updated guideline for reporting systematic reviews. Bmj 372: n71.</w:t>
      </w:r>
    </w:p>
    <w:p w14:paraId="45753862" w14:textId="77777777" w:rsidR="00C51D45" w:rsidRPr="00C51D45" w:rsidRDefault="00C51D45" w:rsidP="00C51D45">
      <w:pPr>
        <w:pStyle w:val="EndNoteBibliography"/>
        <w:spacing w:after="0"/>
        <w:ind w:left="720" w:hanging="720"/>
      </w:pPr>
      <w:r w:rsidRPr="00C51D45">
        <w:t>PARK, A. W. 2019. Phylogenetic aggregation increases zoonotic potential of mammalian viruses. Biol Lett 15: 20190668.</w:t>
      </w:r>
    </w:p>
    <w:p w14:paraId="6FFC6332" w14:textId="77777777" w:rsidR="00C51D45" w:rsidRPr="00C51D45" w:rsidRDefault="00C51D45" w:rsidP="00C51D45">
      <w:pPr>
        <w:pStyle w:val="EndNoteBibliography"/>
        <w:spacing w:after="0"/>
        <w:ind w:left="720" w:hanging="720"/>
      </w:pPr>
      <w:r w:rsidRPr="00C51D45">
        <w:t>PENAKALAPATI, G., J. SWARTHOUT, M. J. DELAHOY, L. MCALILEY, B. WODNIK, K. LEVY, ANDM. C. FREEMAN. 2017. Exposure to Animal Feces and Human Health: A Systematic Review and Proposed Research Priorities. Environ Sci Technol 51: 11537-11552.</w:t>
      </w:r>
    </w:p>
    <w:p w14:paraId="1C39609F" w14:textId="77777777" w:rsidR="00C51D45" w:rsidRPr="00C51D45" w:rsidRDefault="00C51D45" w:rsidP="00C51D45">
      <w:pPr>
        <w:pStyle w:val="EndNoteBibliography"/>
        <w:spacing w:after="0"/>
        <w:ind w:left="720" w:hanging="720"/>
      </w:pPr>
      <w:r w:rsidRPr="00C51D45">
        <w:t>PLOWRIGHT, R. K., C. R. PARRISH, H. MCCALLUM, P. J. HUDSON, A. I. KO, A. L. GRAHAM, ANDJ. O. LLOYD-SMITH. 2017. Pathways to zoonotic spillover. Nat Rev Microbiol 15: 502-510.</w:t>
      </w:r>
    </w:p>
    <w:p w14:paraId="40851A42" w14:textId="77777777" w:rsidR="00C51D45" w:rsidRPr="00C51D45" w:rsidRDefault="00C51D45" w:rsidP="00C51D45">
      <w:pPr>
        <w:pStyle w:val="EndNoteBibliography"/>
        <w:spacing w:after="0"/>
        <w:ind w:left="720" w:hanging="720"/>
      </w:pPr>
      <w:r w:rsidRPr="00C51D45">
        <w:t>POSIT TEAM. 2022. RStudio: Integrated Development Environment for R. Posit  Software, Boston, MA. pp.</w:t>
      </w:r>
    </w:p>
    <w:p w14:paraId="262D2B38" w14:textId="77777777" w:rsidR="00C51D45" w:rsidRPr="00C51D45" w:rsidRDefault="00C51D45" w:rsidP="00C51D45">
      <w:pPr>
        <w:pStyle w:val="EndNoteBibliography"/>
        <w:spacing w:after="0"/>
        <w:ind w:left="720" w:hanging="720"/>
      </w:pPr>
      <w:r w:rsidRPr="00C51D45">
        <w:t>PULLIAM, J. R., ANDJ. DUSHOFF. 2009. Ability to replicate in the cytoplasm predicts zoonotic transmission of livestock viruses. J Infect Dis 199: 565-568.</w:t>
      </w:r>
    </w:p>
    <w:p w14:paraId="0C7F77CD" w14:textId="77777777" w:rsidR="00C51D45" w:rsidRPr="00C51D45" w:rsidRDefault="00C51D45" w:rsidP="00C51D45">
      <w:pPr>
        <w:pStyle w:val="EndNoteBibliography"/>
        <w:ind w:left="720" w:hanging="720"/>
      </w:pPr>
      <w:r w:rsidRPr="00C51D45">
        <w:t>R CORE TEAM. 2022. R: A language and environment for statistical computing. R</w:t>
      </w:r>
    </w:p>
    <w:p w14:paraId="21F0711F" w14:textId="77777777" w:rsidR="00C51D45" w:rsidRPr="00C51D45" w:rsidRDefault="00C51D45" w:rsidP="00C51D45">
      <w:pPr>
        <w:pStyle w:val="EndNoteBibliography"/>
        <w:spacing w:after="0"/>
        <w:ind w:left="720" w:hanging="720"/>
      </w:pPr>
      <w:r w:rsidRPr="00C51D45">
        <w:lastRenderedPageBreak/>
        <w:t xml:space="preserve">  Foundation for Statistical Computing, Vienna, Austria. pp.</w:t>
      </w:r>
    </w:p>
    <w:p w14:paraId="7DD27D46" w14:textId="77777777" w:rsidR="00C51D45" w:rsidRPr="00C51D45" w:rsidRDefault="00C51D45" w:rsidP="00C51D45">
      <w:pPr>
        <w:pStyle w:val="EndNoteBibliography"/>
        <w:spacing w:after="0"/>
        <w:ind w:left="720" w:hanging="720"/>
      </w:pPr>
      <w:r w:rsidRPr="00C51D45">
        <w:t>RENDON-MARIN, S., R. DA FONTOURA BUDASZEWSKI, C. W. CANAL, ANDJ. RUIZ-SAENZ. 2019. Tropism and molecular pathogenesis of canine distemper virus. Virol J 16: 30.</w:t>
      </w:r>
    </w:p>
    <w:p w14:paraId="60E9F777" w14:textId="77777777" w:rsidR="00C51D45" w:rsidRPr="00C51D45" w:rsidRDefault="00C51D45" w:rsidP="00C51D45">
      <w:pPr>
        <w:pStyle w:val="EndNoteBibliography"/>
        <w:spacing w:after="0"/>
        <w:ind w:left="720" w:hanging="720"/>
      </w:pPr>
      <w:r w:rsidRPr="00C51D45">
        <w:t>RUIZ-ARAVENA, M., C. MCKEE, A. GAMBLE, T. LUNN, A. MORRIS, C. E. SNEDDEN, C. K. YINDA, J. R. PORT, D. W. BUCHHOLZ, Y. Y. YEO, C. FAUST, E. JAX, L. DEE, D. N. JONES, M. K. KESSLER, C. FALVO, D. CROWLEY, N. BHARTI, C. E. BROOK, H. C. AGUILAR, A. J. PEEL, O. RESTIF, T. SCHOUNTZ, C. R. PARRISH, E. S. GURLEY, J. O. LLOYD-SMITH, P. J. HUDSON, V. J. MUNSTER, ANDR. K. PLOWRIGHT. 2022. Ecology, evolution and spillover of coronaviruses from bats. Nat Rev Microbiol 20: 299-314.</w:t>
      </w:r>
    </w:p>
    <w:p w14:paraId="2E32DB7B" w14:textId="77777777" w:rsidR="00C51D45" w:rsidRPr="00C51D45" w:rsidRDefault="00C51D45" w:rsidP="00C51D45">
      <w:pPr>
        <w:pStyle w:val="EndNoteBibliography"/>
        <w:spacing w:after="0"/>
        <w:ind w:left="720" w:hanging="720"/>
      </w:pPr>
      <w:r w:rsidRPr="00C51D45">
        <w:t>SATO, S., ANDH. KIYONO. 2012. The mucosal immune system of the respiratory tract. Curr Opin Virol 2: 225-232.</w:t>
      </w:r>
    </w:p>
    <w:p w14:paraId="51469BCA" w14:textId="77777777" w:rsidR="00C51D45" w:rsidRPr="00C51D45" w:rsidRDefault="00C51D45" w:rsidP="00C51D45">
      <w:pPr>
        <w:pStyle w:val="EndNoteBibliography"/>
        <w:spacing w:after="0"/>
        <w:ind w:left="720" w:hanging="720"/>
      </w:pPr>
      <w:r w:rsidRPr="00C51D45">
        <w:t>VALERO-RELLO, A., ANDR. SANJUÁN. 2022. Enveloped viruses show increased propensity to cross-species transmission and zoonosis. bioRxiv: 2022.2007.2029.501861.</w:t>
      </w:r>
    </w:p>
    <w:p w14:paraId="41FFC3DB" w14:textId="77777777" w:rsidR="00C51D45" w:rsidRPr="00C51D45" w:rsidRDefault="00C51D45" w:rsidP="00C51D45">
      <w:pPr>
        <w:pStyle w:val="EndNoteBibliography"/>
        <w:spacing w:after="0"/>
        <w:ind w:left="720" w:hanging="720"/>
      </w:pPr>
      <w:r w:rsidRPr="00C51D45">
        <w:t>VIJAYKRISHNA, D., L. POON, H. ZHU, S. MA, O. LI, C. CHEUNG, G. SMITH, J. PEIRIS, ANDY. GUAN. 2010. Reassortment of pandemic H1N1/2009 influenza A virus in swine. Science 328: 1529-1529.</w:t>
      </w:r>
    </w:p>
    <w:p w14:paraId="5FF4EDE3" w14:textId="77777777" w:rsidR="00C51D45" w:rsidRPr="00C51D45" w:rsidRDefault="00C51D45" w:rsidP="00C51D45">
      <w:pPr>
        <w:pStyle w:val="EndNoteBibliography"/>
        <w:spacing w:after="0"/>
        <w:ind w:left="720" w:hanging="720"/>
      </w:pPr>
      <w:r w:rsidRPr="00C51D45">
        <w:t>WANG, C. C., K. A. PRATHER, J. SZNITMAN, J. L. JIMENEZ, S. S. LAKDAWALA, Z. TUFEKCI, ANDL. C. MARR. 2021. Airborne transmission of respiratory viruses. Science 373: eabd9149.</w:t>
      </w:r>
    </w:p>
    <w:p w14:paraId="0A2CFEC5" w14:textId="77777777" w:rsidR="00C51D45" w:rsidRPr="00C51D45" w:rsidRDefault="00C51D45" w:rsidP="00C51D45">
      <w:pPr>
        <w:pStyle w:val="EndNoteBibliography"/>
        <w:spacing w:after="0"/>
        <w:ind w:left="720" w:hanging="720"/>
      </w:pPr>
      <w:r w:rsidRPr="00C51D45">
        <w:t>WIDAGDO, W. R., V. S.;SCHIPPER, D.;KOLIJN, K.;VAN LEENDERS, GJLH;BOSCH, B. J.;BENSAID, A.;SEGALÉS, J.;BAUMGÄRTNER, W.;OSTERHAUS, ADME;KOOPMANS, M. P.;VAN DEN BRAND, J. M. A.;HAAGMANS, B. L. 2016. Differential Expression of the Middle East Respiratory Syndrome Coronavirus Receptor in the Upper Respiratory Tracts of Humans and Dromedary Camels. J Virol 90: 4838-4842.</w:t>
      </w:r>
    </w:p>
    <w:p w14:paraId="5F520099" w14:textId="77777777" w:rsidR="00C51D45" w:rsidRPr="00C51D45" w:rsidRDefault="00C51D45" w:rsidP="00C51D45">
      <w:pPr>
        <w:pStyle w:val="EndNoteBibliography"/>
        <w:spacing w:after="0"/>
        <w:ind w:left="720" w:hanging="720"/>
      </w:pPr>
      <w:r w:rsidRPr="00C51D45">
        <w:t>WOOLHOUSE, M., F. SCOTT, Z. HUDSON, R. HOWEY, ANDM. CHASE-TOPPING. 2012. Human viruses: discovery and emergence. Philos Trans R Soc Lond B Biol Sci 367: 2864-2871.</w:t>
      </w:r>
    </w:p>
    <w:p w14:paraId="29F6B5AA" w14:textId="77777777" w:rsidR="00C51D45" w:rsidRPr="00C51D45" w:rsidRDefault="00C51D45" w:rsidP="00C51D45">
      <w:pPr>
        <w:pStyle w:val="EndNoteBibliography"/>
        <w:spacing w:after="0"/>
        <w:ind w:left="720" w:hanging="720"/>
      </w:pPr>
      <w:r w:rsidRPr="00C51D45">
        <w:t>ZAMBON, M. C. 1999. Epidemiology and pathogenesis of influenza. Journal of Antimicrobial Chemotherapy 44: 3-9.</w:t>
      </w:r>
    </w:p>
    <w:p w14:paraId="5C414556" w14:textId="77777777" w:rsidR="00C51D45" w:rsidRPr="00C51D45" w:rsidRDefault="00C51D45" w:rsidP="00C51D45">
      <w:pPr>
        <w:pStyle w:val="EndNoteBibliography"/>
        <w:spacing w:after="0"/>
        <w:ind w:left="720" w:hanging="720"/>
      </w:pPr>
      <w:r w:rsidRPr="00C51D45">
        <w:t>ZAMBON, M. C. 2001. The pathogenesis of influenza in humans. Reviews in medical virology 11: 227-241.</w:t>
      </w:r>
    </w:p>
    <w:p w14:paraId="31840C0A" w14:textId="77777777" w:rsidR="00C51D45" w:rsidRPr="00C51D45" w:rsidRDefault="00C51D45" w:rsidP="00C51D45">
      <w:pPr>
        <w:pStyle w:val="EndNoteBibliography"/>
        <w:ind w:left="720" w:hanging="720"/>
      </w:pPr>
      <w:r w:rsidRPr="00C51D45">
        <w:t>ZHANG, X., F. L. CUNNINGHAM, L. LI, K. HANSON-DORR, L. LIU, K. WATERS, M. GUAN, A. K. OLIVIER, B. S. SCHMIT, J. M. NOLTING, A. S. BOWMAN, M. K. TORCHETTI, T. J. DELIBERTO, ANDX. F. WAN. 2020. Tissue Tropisms of Avian Influenza A Viruses Affect Their Spillovers from Wild Birds to Pigs. J Virol 94.</w:t>
      </w:r>
    </w:p>
    <w:p w14:paraId="42F5C88F" w14:textId="61205C5B" w:rsidR="00BD65F0" w:rsidRDefault="002A1A98">
      <w:r>
        <w:fldChar w:fldCharType="end"/>
      </w:r>
    </w:p>
    <w:sectPr w:rsidR="00BD65F0">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Nicole LYNN Gottdenker [2]" w:date="2022-10-19T12:18:00Z" w:initials="NLG">
    <w:p w14:paraId="1CEF9297" w14:textId="77777777" w:rsidR="00C73CA8" w:rsidRDefault="00C73CA8" w:rsidP="00C73CA8">
      <w:pPr>
        <w:pStyle w:val="CommentText"/>
      </w:pPr>
      <w:r>
        <w:rPr>
          <w:rStyle w:val="CommentReference"/>
        </w:rPr>
        <w:annotationRef/>
      </w:r>
      <w:r>
        <w:t>Such as- examples of this in the literature- show where conceptual gaps lie in linking pathology/pathogenesis to disease ecology/epidemiology</w:t>
      </w:r>
    </w:p>
  </w:comment>
  <w:comment w:id="32" w:author="Nicole LYNN Gottdenker [2]" w:date="2022-10-19T11:45:00Z" w:initials="NLG">
    <w:p w14:paraId="62978435" w14:textId="68539E74" w:rsidR="00C34951" w:rsidRDefault="00C34951">
      <w:pPr>
        <w:pStyle w:val="CommentText"/>
      </w:pPr>
      <w:r>
        <w:rPr>
          <w:rStyle w:val="CommentReference"/>
        </w:rPr>
        <w:annotationRef/>
      </w:r>
      <w:hyperlink r:id="rId1" w:history="1">
        <w:r w:rsidRPr="00597D35">
          <w:rPr>
            <w:rStyle w:val="Hyperlink"/>
            <w:b/>
            <w:bCs/>
          </w:rPr>
          <w:t>Cellular and immunological mechanisms influence host-adapted phenotypes in a vector-borne microparasite</w:t>
        </w:r>
      </w:hyperlink>
    </w:p>
    <w:p w14:paraId="69B7D019" w14:textId="77777777" w:rsidR="00C34951" w:rsidRDefault="00C34951">
      <w:pPr>
        <w:pStyle w:val="CommentText"/>
      </w:pPr>
      <w:r>
        <w:t>Lin, YP ; Tufts, DM ; (...); Diuk-Wasser, MA</w:t>
      </w:r>
    </w:p>
    <w:p w14:paraId="4BB75009" w14:textId="77777777" w:rsidR="00C34951" w:rsidRDefault="00C34951">
      <w:pPr>
        <w:pStyle w:val="CommentText"/>
      </w:pPr>
      <w:r>
        <w:rPr>
          <w:color w:val="616161"/>
          <w:highlight w:val="white"/>
        </w:rPr>
        <w:t>Feb 23 2022 |</w:t>
      </w:r>
      <w:hyperlink r:id="rId2" w:history="1">
        <w:r w:rsidRPr="00597D35">
          <w:rPr>
            <w:rStyle w:val="Hyperlink"/>
          </w:rPr>
          <w:t>PROCEEDINGS OF THE ROYAL SOCIETY B-BIOLOGICAL SCIENCES</w:t>
        </w:r>
      </w:hyperlink>
      <w:r>
        <w:rPr>
          <w:color w:val="000000"/>
          <w:highlight w:val="white"/>
        </w:rPr>
        <w:br/>
      </w:r>
    </w:p>
    <w:p w14:paraId="4AB18B1E" w14:textId="77777777" w:rsidR="00C34951" w:rsidRDefault="00C34951" w:rsidP="00597D35">
      <w:pPr>
        <w:pStyle w:val="CommentText"/>
      </w:pPr>
      <w:r>
        <w:t>Check out the other articles citing this one- there are some that are relevant</w:t>
      </w:r>
    </w:p>
  </w:comment>
  <w:comment w:id="42" w:author="Nicole LYNN Gottdenker" w:date="2023-04-08T15:33:00Z" w:initials="NLG">
    <w:p w14:paraId="1B3C5D9D" w14:textId="77777777" w:rsidR="0066245A" w:rsidRDefault="0066245A" w:rsidP="00D257FB">
      <w:pPr>
        <w:pStyle w:val="CommentText"/>
      </w:pPr>
      <w:r>
        <w:rPr>
          <w:rStyle w:val="CommentReference"/>
        </w:rPr>
        <w:annotationRef/>
      </w:r>
      <w:r>
        <w:t>How about viruses triggering dysregulated immune responses in novel host species ? This should be mentioned as well (e.g. ebola pathogenesis triggering e</w:t>
      </w:r>
    </w:p>
  </w:comment>
  <w:comment w:id="56" w:author="Nicole LYNN Gottdenker [2]" w:date="2022-10-19T12:22:00Z" w:initials="NLG">
    <w:p w14:paraId="2B626E6B" w14:textId="5AAFC655" w:rsidR="00C11DC6" w:rsidRDefault="00C11DC6" w:rsidP="005B59DB">
      <w:pPr>
        <w:pStyle w:val="CommentText"/>
      </w:pPr>
      <w:r>
        <w:rPr>
          <w:rStyle w:val="CommentReference"/>
        </w:rPr>
        <w:annotationRef/>
      </w:r>
      <w:r>
        <w:t xml:space="preserve">Something like that- think again about the overal cross species model- I actually think keeping a very general  mathematical x species transmission model as a 'template' for the paper would be useful. </w:t>
      </w:r>
    </w:p>
  </w:comment>
  <w:comment w:id="57" w:author="Nicole LYNN Gottdenker [2]" w:date="2022-10-19T12:55:00Z" w:initials="NLG">
    <w:p w14:paraId="02F87D26" w14:textId="77777777" w:rsidR="00CD44B5" w:rsidRDefault="00CD44B5" w:rsidP="009E2491">
      <w:pPr>
        <w:pStyle w:val="CommentText"/>
      </w:pPr>
      <w:r>
        <w:rPr>
          <w:rStyle w:val="CommentReference"/>
        </w:rPr>
        <w:annotationRef/>
      </w:r>
      <w:r>
        <w:t>Or at least conceptualyl in intro and discussion</w:t>
      </w:r>
    </w:p>
  </w:comment>
  <w:comment w:id="58" w:author="Nicole LYNN Gottdenker" w:date="2023-04-08T15:33:00Z" w:initials="NLG">
    <w:p w14:paraId="7EE09AEC" w14:textId="77777777" w:rsidR="0066245A" w:rsidRDefault="0066245A" w:rsidP="0019375D">
      <w:pPr>
        <w:pStyle w:val="CommentText"/>
      </w:pPr>
      <w:r>
        <w:rPr>
          <w:rStyle w:val="CommentReference"/>
        </w:rPr>
        <w:annotationRef/>
      </w:r>
      <w:r>
        <w:t>Do you have a reference for this?</w:t>
      </w:r>
    </w:p>
  </w:comment>
  <w:comment w:id="87" w:author="Nicole LYNN Gottdenker" w:date="2023-04-09T17:28:00Z" w:initials="NLG">
    <w:p w14:paraId="5E63F191" w14:textId="77777777" w:rsidR="001923CA" w:rsidRDefault="001923CA" w:rsidP="005A7FA5">
      <w:pPr>
        <w:pStyle w:val="CommentText"/>
      </w:pPr>
      <w:r>
        <w:rPr>
          <w:rStyle w:val="CommentReference"/>
        </w:rPr>
        <w:annotationRef/>
      </w:r>
      <w:r>
        <w:t>Refs for these sentences?</w:t>
      </w:r>
    </w:p>
  </w:comment>
  <w:comment w:id="97" w:author="Nicole LYNN Gottdenker" w:date="2023-04-09T17:34:00Z" w:initials="NLG">
    <w:p w14:paraId="7D5E7B4B" w14:textId="77777777" w:rsidR="001923CA" w:rsidRDefault="001923CA" w:rsidP="00902470">
      <w:pPr>
        <w:pStyle w:val="CommentText"/>
      </w:pPr>
      <w:r>
        <w:rPr>
          <w:rStyle w:val="CommentReference"/>
        </w:rPr>
        <w:annotationRef/>
      </w:r>
      <w:r>
        <w:t>So as you go along with this 'secondary replication paragraph- the 'secondary replication point gets lost---</w:t>
      </w:r>
    </w:p>
  </w:comment>
  <w:comment w:id="108" w:author="Nicole LYNN Gottdenker" w:date="2023-04-09T17:32:00Z" w:initials="NLG">
    <w:p w14:paraId="63261268" w14:textId="06309C28" w:rsidR="001923CA" w:rsidRDefault="001923CA" w:rsidP="004F0BA2">
      <w:pPr>
        <w:pStyle w:val="CommentText"/>
      </w:pPr>
      <w:r>
        <w:rPr>
          <w:rStyle w:val="CommentReference"/>
        </w:rPr>
        <w:annotationRef/>
      </w:r>
      <w:r>
        <w:t>Do you want to mention which influenza here?</w:t>
      </w:r>
    </w:p>
  </w:comment>
  <w:comment w:id="112" w:author="Nicole LYNN Gottdenker" w:date="2023-04-09T17:33:00Z" w:initials="NLG">
    <w:p w14:paraId="1D6FD875" w14:textId="77777777" w:rsidR="001923CA" w:rsidRDefault="001923CA" w:rsidP="007D1E13">
      <w:pPr>
        <w:pStyle w:val="CommentText"/>
      </w:pPr>
      <w:r>
        <w:rPr>
          <w:rStyle w:val="CommentReference"/>
        </w:rPr>
        <w:annotationRef/>
      </w:r>
      <w:r>
        <w:t>This could be condenced/abridged.</w:t>
      </w:r>
    </w:p>
  </w:comment>
  <w:comment w:id="114" w:author="Nicole LYNN Gottdenker" w:date="2023-04-09T17:35:00Z" w:initials="NLG">
    <w:p w14:paraId="45E08088" w14:textId="77777777" w:rsidR="001923CA" w:rsidRDefault="001923CA" w:rsidP="00F43636">
      <w:pPr>
        <w:pStyle w:val="CommentText"/>
      </w:pPr>
      <w:r>
        <w:rPr>
          <w:rStyle w:val="CommentReference"/>
        </w:rPr>
        <w:annotationRef/>
      </w:r>
      <w:r>
        <w:t>If you are going this route you might want to mention the carnivore distribution of residues? If or if it exists? (e.g. ferrets, foxes, canids, felids)</w:t>
      </w:r>
    </w:p>
  </w:comment>
  <w:comment w:id="115" w:author="Nicole LYNN Gottdenker" w:date="2023-04-09T17:36:00Z" w:initials="NLG">
    <w:p w14:paraId="14CB803C" w14:textId="77777777" w:rsidR="00955B3F" w:rsidRDefault="00955B3F" w:rsidP="00D52998">
      <w:pPr>
        <w:pStyle w:val="CommentText"/>
      </w:pPr>
      <w:r>
        <w:rPr>
          <w:rStyle w:val="CommentReference"/>
        </w:rPr>
        <w:annotationRef/>
      </w:r>
      <w:r>
        <w:t>What are you referring to with 'these'?</w:t>
      </w:r>
    </w:p>
  </w:comment>
  <w:comment w:id="132" w:author="Nicole LYNN Gottdenker" w:date="2023-04-09T17:39:00Z" w:initials="NLG">
    <w:p w14:paraId="6A508890" w14:textId="77777777" w:rsidR="00CA5BD4" w:rsidRDefault="00CA5BD4" w:rsidP="00FB627D">
      <w:pPr>
        <w:pStyle w:val="CommentText"/>
      </w:pPr>
      <w:r>
        <w:rPr>
          <w:rStyle w:val="CommentReference"/>
        </w:rPr>
        <w:annotationRef/>
      </w:r>
      <w:r>
        <w:t>So- cross-species and 'spillover' gets used quite interchangeably0 and I think this should be clarified- I like cross species- some use spillover only from wild to human and some use for wild to domestic anything (human or animal) whatever is decided be clear in the definitions.</w:t>
      </w:r>
    </w:p>
  </w:comment>
  <w:comment w:id="138" w:author="Nicole LYNN Gottdenker [2]" w:date="2022-10-19T12:56:00Z" w:initials="NLG">
    <w:p w14:paraId="3E5F68B3" w14:textId="1045F541" w:rsidR="00CD44B5" w:rsidRDefault="00CD44B5" w:rsidP="002C4D04">
      <w:pPr>
        <w:pStyle w:val="CommentText"/>
      </w:pPr>
      <w:r>
        <w:rPr>
          <w:rStyle w:val="CommentReference"/>
        </w:rPr>
        <w:annotationRef/>
      </w:r>
      <w:r>
        <w:t>You need a diagram with search terms and then number of papers at the different steps.</w:t>
      </w:r>
    </w:p>
  </w:comment>
  <w:comment w:id="139" w:author="Nicole LYNN Gottdenker [2]" w:date="2022-10-19T12:56:00Z" w:initials="NLG">
    <w:p w14:paraId="021E392A" w14:textId="77777777" w:rsidR="00CD44B5" w:rsidRDefault="00CD44B5" w:rsidP="000A1F37">
      <w:pPr>
        <w:pStyle w:val="CommentText"/>
      </w:pPr>
      <w:r>
        <w:rPr>
          <w:rStyle w:val="CommentReference"/>
        </w:rPr>
        <w:annotationRef/>
      </w:r>
      <w:r>
        <w:t>Search terms?</w:t>
      </w:r>
    </w:p>
  </w:comment>
  <w:comment w:id="140" w:author="Nicole LYNN Gottdenker [2]" w:date="2022-10-19T16:01:00Z" w:initials="NLG">
    <w:p w14:paraId="2D94D920" w14:textId="77777777" w:rsidR="00A94849" w:rsidRDefault="00A94849" w:rsidP="00B740E0">
      <w:pPr>
        <w:pStyle w:val="CommentText"/>
      </w:pPr>
      <w:r>
        <w:rPr>
          <w:rStyle w:val="CommentReference"/>
        </w:rPr>
        <w:annotationRef/>
      </w:r>
      <w:r>
        <w:t xml:space="preserve">So- I am not sure of search terms -I am thinking you might have more viruses? Did you limit to only directly transmitted? </w:t>
      </w:r>
    </w:p>
  </w:comment>
  <w:comment w:id="141" w:author="Nicole LYNN Gottdenker" w:date="2023-04-09T17:42:00Z" w:initials="NLG">
    <w:p w14:paraId="6C28F576" w14:textId="77777777" w:rsidR="00CA5BD4" w:rsidRDefault="00CA5BD4" w:rsidP="004A1C70">
      <w:pPr>
        <w:pStyle w:val="CommentText"/>
      </w:pPr>
      <w:r>
        <w:rPr>
          <w:rStyle w:val="CommentReference"/>
        </w:rPr>
        <w:annotationRef/>
      </w:r>
      <w:r>
        <w:t>How information on the viral traits and pathological spread (pathogenesis) were defined/identified? Please mention in methods (not sure if I missed?</w:t>
      </w:r>
    </w:p>
  </w:comment>
  <w:comment w:id="142" w:author="Nicole LYNN Gottdenker" w:date="2023-04-09T14:10:00Z" w:initials="NLG">
    <w:p w14:paraId="5453A13C" w14:textId="74D3F7CA" w:rsidR="000128E3" w:rsidRDefault="000128E3" w:rsidP="00CD5D02">
      <w:pPr>
        <w:pStyle w:val="CommentText"/>
      </w:pPr>
      <w:r>
        <w:rPr>
          <w:rStyle w:val="CommentReference"/>
        </w:rPr>
        <w:annotationRef/>
      </w:r>
      <w:r>
        <w:t xml:space="preserve">Define- spillover host using a reference from literature here- and clearly define reservoir host as well. </w:t>
      </w:r>
    </w:p>
  </w:comment>
  <w:comment w:id="143" w:author="Nicole LYNN Gottdenker" w:date="2023-04-09T17:43:00Z" w:initials="NLG">
    <w:p w14:paraId="2E7327F5" w14:textId="77777777" w:rsidR="00CA5BD4" w:rsidRDefault="00CA5BD4" w:rsidP="002328BF">
      <w:pPr>
        <w:pStyle w:val="CommentText"/>
      </w:pPr>
      <w:r>
        <w:rPr>
          <w:rStyle w:val="CommentReference"/>
        </w:rPr>
        <w:annotationRef/>
      </w:r>
      <w:r>
        <w:t>So spillover host is the 'recipient'?</w:t>
      </w:r>
    </w:p>
  </w:comment>
  <w:comment w:id="144" w:author="Nicole LYNN Gottdenker [2]" w:date="2022-10-19T13:24:00Z" w:initials="NLG">
    <w:p w14:paraId="2446A442" w14:textId="01C99C3C" w:rsidR="00142773" w:rsidRDefault="00142773" w:rsidP="00FC6C9F">
      <w:pPr>
        <w:pStyle w:val="CommentText"/>
      </w:pPr>
      <w:r>
        <w:rPr>
          <w:rStyle w:val="CommentReference"/>
        </w:rPr>
        <w:annotationRef/>
      </w:r>
      <w:r>
        <w:t>In the diagram looks like CT_lymphocytes and zoonotic clustered together</w:t>
      </w:r>
    </w:p>
  </w:comment>
  <w:comment w:id="145" w:author="Nicole LYNN Gottdenker [2]" w:date="2022-10-19T14:48:00Z" w:initials="NLG">
    <w:p w14:paraId="3B66BF2B" w14:textId="77777777" w:rsidR="00132795" w:rsidRDefault="00132795" w:rsidP="006B6DCB">
      <w:pPr>
        <w:pStyle w:val="CommentText"/>
      </w:pPr>
      <w:r>
        <w:rPr>
          <w:rStyle w:val="CommentReference"/>
        </w:rPr>
        <w:annotationRef/>
      </w:r>
      <w:r>
        <w:t>What do you mean by 'only the distinct viruses?</w:t>
      </w:r>
    </w:p>
  </w:comment>
  <w:comment w:id="146" w:author="Nicole LYNN Gottdenker [2]" w:date="2022-10-19T14:48:00Z" w:initials="NLG">
    <w:p w14:paraId="769B64BE" w14:textId="77777777" w:rsidR="00132795" w:rsidRDefault="00132795" w:rsidP="00260438">
      <w:pPr>
        <w:pStyle w:val="CommentText"/>
      </w:pPr>
      <w:r>
        <w:rPr>
          <w:rStyle w:val="CommentReference"/>
        </w:rPr>
        <w:annotationRef/>
      </w:r>
      <w:r>
        <w:t>I can't see image below</w:t>
      </w:r>
    </w:p>
  </w:comment>
  <w:comment w:id="151" w:author="Nicole LYNN Gottdenker [2]" w:date="2022-10-19T15:55:00Z" w:initials="NLG">
    <w:p w14:paraId="1B7BF7AE" w14:textId="77777777" w:rsidR="00376E97" w:rsidRDefault="00376E97" w:rsidP="009E2056">
      <w:pPr>
        <w:pStyle w:val="CommentText"/>
      </w:pPr>
      <w:r>
        <w:rPr>
          <w:rStyle w:val="CommentReference"/>
        </w:rPr>
        <w:annotationRef/>
      </w:r>
      <w:r>
        <w:t>So you have analyzed cell type but not receptor mechanism details, yet, correct?</w:t>
      </w:r>
    </w:p>
  </w:comment>
  <w:comment w:id="154" w:author="Nicole LYNN Gottdenker" w:date="2023-04-09T17:48:00Z" w:initials="NLG">
    <w:p w14:paraId="59FEC1CF" w14:textId="77777777" w:rsidR="00CA5BD4" w:rsidRDefault="00CA5BD4" w:rsidP="004C24C2">
      <w:pPr>
        <w:pStyle w:val="CommentText"/>
      </w:pPr>
      <w:r>
        <w:rPr>
          <w:rStyle w:val="CommentReference"/>
        </w:rPr>
        <w:annotationRef/>
      </w:r>
      <w:r>
        <w:t>Rather- fine scale features such as cell biological traits such as cell receptor being less available than relatively more coarse scale features such as organ system affected (because organ is microscopooic as well )</w:t>
      </w:r>
    </w:p>
  </w:comment>
  <w:comment w:id="163" w:author="Nicole LYNN Gottdenker" w:date="2023-04-09T17:51:00Z" w:initials="NLG">
    <w:p w14:paraId="2E74390D" w14:textId="77777777" w:rsidR="00BD4C2C" w:rsidRDefault="00BD4C2C" w:rsidP="008613FA">
      <w:pPr>
        <w:pStyle w:val="CommentText"/>
      </w:pPr>
      <w:r>
        <w:rPr>
          <w:rStyle w:val="CommentReference"/>
        </w:rPr>
        <w:annotationRef/>
      </w:r>
      <w:r>
        <w:t>This paragraph still needs a bit more clarity- think of being the reader  trying to unpack this- but make it as easy as possible for them- so this cell biology-cell level and below (cell/molecular level) is where definition is lacking for these wild hosts and animals, correct?</w:t>
      </w:r>
    </w:p>
  </w:comment>
  <w:comment w:id="162" w:author="Nicole LYNN Gottdenker [2]" w:date="2022-10-19T15:58:00Z" w:initials="NLG">
    <w:p w14:paraId="3414DFBF" w14:textId="60FBE64E" w:rsidR="00C06652" w:rsidRDefault="00C06652" w:rsidP="00C06652">
      <w:pPr>
        <w:pStyle w:val="CommentText"/>
      </w:pPr>
      <w:r>
        <w:rPr>
          <w:rStyle w:val="CommentReference"/>
        </w:rPr>
        <w:annotationRef/>
      </w:r>
      <w:r>
        <w:t>Do you have filoviruses in here as well?</w:t>
      </w:r>
    </w:p>
  </w:comment>
  <w:comment w:id="173" w:author="Nicole LYNN Gottdenker" w:date="2023-04-09T17:52:00Z" w:initials="NLG">
    <w:p w14:paraId="0BF370C7" w14:textId="77777777" w:rsidR="00BD4C2C" w:rsidRDefault="00BD4C2C" w:rsidP="00D63DDD">
      <w:pPr>
        <w:pStyle w:val="CommentText"/>
      </w:pPr>
      <w:r>
        <w:rPr>
          <w:rStyle w:val="CommentReference"/>
        </w:rPr>
        <w:annotationRef/>
      </w:r>
      <w:r>
        <w:t xml:space="preserve">Again this paragraph just needs some cleaning/editing- </w:t>
      </w:r>
    </w:p>
  </w:comment>
  <w:comment w:id="175" w:author="Nicole LYNN Gottdenker [2]" w:date="2022-10-19T15:59:00Z" w:initials="NLG">
    <w:p w14:paraId="602D6AD3" w14:textId="1D707ABC" w:rsidR="00C06652" w:rsidRDefault="00C06652" w:rsidP="00C06652">
      <w:pPr>
        <w:pStyle w:val="CommentText"/>
      </w:pPr>
      <w:r>
        <w:rPr>
          <w:rStyle w:val="CommentReference"/>
        </w:rPr>
        <w:annotationRef/>
      </w:r>
      <w:r>
        <w:t>This is interesting</w:t>
      </w:r>
    </w:p>
    <w:p w14:paraId="496819F6" w14:textId="77777777" w:rsidR="00C06652" w:rsidRDefault="00C06652" w:rsidP="00C06652">
      <w:pPr>
        <w:pStyle w:val="CommentText"/>
      </w:pPr>
      <w:r>
        <w:t xml:space="preserve">Also is WNV included in here? (+ stranded RNA virus) JEV complex </w:t>
      </w:r>
    </w:p>
    <w:p w14:paraId="39B8CF21" w14:textId="77777777" w:rsidR="00C06652" w:rsidRDefault="00C06652" w:rsidP="00C06652">
      <w:pPr>
        <w:pStyle w:val="CommentText"/>
      </w:pPr>
      <w:r>
        <w:t>Likes monocytes, neurons, heart</w:t>
      </w:r>
    </w:p>
  </w:comment>
  <w:comment w:id="176" w:author="Nicole LYNN Gottdenker [2]" w:date="2022-10-19T16:00:00Z" w:initials="NLG">
    <w:p w14:paraId="01EEF9E3" w14:textId="77777777" w:rsidR="00C06652" w:rsidRDefault="00C06652" w:rsidP="00C06652">
      <w:pPr>
        <w:pStyle w:val="CommentText"/>
      </w:pPr>
      <w:r>
        <w:rPr>
          <w:rStyle w:val="CommentReference"/>
        </w:rPr>
        <w:annotationRef/>
      </w:r>
      <w:r>
        <w:t>Do you have the list of viruses?</w:t>
      </w:r>
    </w:p>
  </w:comment>
  <w:comment w:id="193" w:author="Nicole LYNN Gottdenker" w:date="2023-04-09T17:56:00Z" w:initials="NLG">
    <w:p w14:paraId="5448435F" w14:textId="77777777" w:rsidR="00BD4C2C" w:rsidRDefault="00BD4C2C" w:rsidP="00E771E6">
      <w:pPr>
        <w:pStyle w:val="CommentText"/>
      </w:pPr>
      <w:r>
        <w:rPr>
          <w:rStyle w:val="CommentReference"/>
        </w:rPr>
        <w:annotationRef/>
      </w:r>
      <w:r>
        <w:t xml:space="preserve">Becker has a new paper talking about organoids and stuff we could probably quote somewhere in here. But not mentioning organoids but the general features of the paper. </w:t>
      </w:r>
    </w:p>
  </w:comment>
  <w:comment w:id="195" w:author="Nicole LYNN Gottdenker" w:date="2023-04-09T17:59:00Z" w:initials="NLG">
    <w:p w14:paraId="5337E120" w14:textId="77777777" w:rsidR="00BD4C2C" w:rsidRDefault="00BD4C2C">
      <w:pPr>
        <w:pStyle w:val="CommentText"/>
      </w:pPr>
      <w:r>
        <w:rPr>
          <w:rStyle w:val="CommentReference"/>
        </w:rPr>
        <w:annotationRef/>
      </w:r>
      <w:r>
        <w:t xml:space="preserve">As an exercise- please 'draw' a graphical abstract- I can help with getting artwork together- that encapsulates the key 'take home' messages of your paper-this can be used for the publication. </w:t>
      </w:r>
    </w:p>
    <w:p w14:paraId="21C4707A" w14:textId="77777777" w:rsidR="00BD4C2C" w:rsidRDefault="00BD4C2C">
      <w:pPr>
        <w:pStyle w:val="CommentText"/>
      </w:pPr>
    </w:p>
    <w:p w14:paraId="50EA4B31" w14:textId="77777777" w:rsidR="00BD4C2C" w:rsidRDefault="00BD4C2C" w:rsidP="00431134">
      <w:pPr>
        <w:pStyle w:val="CommentText"/>
      </w:pPr>
      <w:r>
        <w:t xml:space="preserve">I think this is really coming together- still needs some cleaning and editing. </w:t>
      </w:r>
    </w:p>
  </w:comment>
  <w:comment w:id="196" w:author="Nicole LYNN Gottdenker [2]" w:date="2022-10-19T12:23:00Z" w:initials="NLG">
    <w:p w14:paraId="5BA4638E" w14:textId="2CF010DD" w:rsidR="00AC1410" w:rsidRDefault="00AC1410" w:rsidP="00AC1410">
      <w:pPr>
        <w:pStyle w:val="CommentText"/>
      </w:pPr>
      <w:r>
        <w:rPr>
          <w:rStyle w:val="CommentReference"/>
        </w:rPr>
        <w:annotationRef/>
      </w:r>
      <w:r>
        <w:t xml:space="preserve">I don't know what that is trying to say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EF9297" w15:done="1"/>
  <w15:commentEx w15:paraId="4AB18B1E" w15:done="1"/>
  <w15:commentEx w15:paraId="1B3C5D9D" w15:done="0"/>
  <w15:commentEx w15:paraId="2B626E6B" w15:done="1"/>
  <w15:commentEx w15:paraId="02F87D26" w15:paraIdParent="2B626E6B" w15:done="1"/>
  <w15:commentEx w15:paraId="7EE09AEC" w15:done="0"/>
  <w15:commentEx w15:paraId="5E63F191" w15:done="0"/>
  <w15:commentEx w15:paraId="7D5E7B4B" w15:done="0"/>
  <w15:commentEx w15:paraId="63261268" w15:done="0"/>
  <w15:commentEx w15:paraId="1D6FD875" w15:done="0"/>
  <w15:commentEx w15:paraId="45E08088" w15:done="0"/>
  <w15:commentEx w15:paraId="14CB803C" w15:done="0"/>
  <w15:commentEx w15:paraId="6A508890" w15:done="0"/>
  <w15:commentEx w15:paraId="3E5F68B3" w15:done="1"/>
  <w15:commentEx w15:paraId="021E392A" w15:paraIdParent="3E5F68B3" w15:done="1"/>
  <w15:commentEx w15:paraId="2D94D920" w15:paraIdParent="3E5F68B3" w15:done="1"/>
  <w15:commentEx w15:paraId="6C28F576" w15:done="0"/>
  <w15:commentEx w15:paraId="5453A13C" w15:done="0"/>
  <w15:commentEx w15:paraId="2E7327F5" w15:done="0"/>
  <w15:commentEx w15:paraId="2446A442" w15:done="1"/>
  <w15:commentEx w15:paraId="3B66BF2B" w15:done="1"/>
  <w15:commentEx w15:paraId="769B64BE" w15:paraIdParent="3B66BF2B" w15:done="1"/>
  <w15:commentEx w15:paraId="1B7BF7AE" w15:done="1"/>
  <w15:commentEx w15:paraId="59FEC1CF" w15:done="0"/>
  <w15:commentEx w15:paraId="2E74390D" w15:done="0"/>
  <w15:commentEx w15:paraId="3414DFBF" w15:done="1"/>
  <w15:commentEx w15:paraId="0BF370C7" w15:done="0"/>
  <w15:commentEx w15:paraId="39B8CF21" w15:done="1"/>
  <w15:commentEx w15:paraId="01EEF9E3" w15:paraIdParent="39B8CF21" w15:done="1"/>
  <w15:commentEx w15:paraId="5448435F" w15:done="0"/>
  <w15:commentEx w15:paraId="50EA4B31" w15:done="0"/>
  <w15:commentEx w15:paraId="5BA4638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A698B" w16cex:dateUtc="2022-10-19T16:18:00Z"/>
  <w16cex:commentExtensible w16cex:durableId="26FA61E4" w16cex:dateUtc="2022-10-19T15:45:00Z"/>
  <w16cex:commentExtensible w16cex:durableId="27DC07BE" w16cex:dateUtc="2023-04-08T19:33:00Z"/>
  <w16cex:commentExtensible w16cex:durableId="26FA6AA0" w16cex:dateUtc="2022-10-19T16:22:00Z"/>
  <w16cex:commentExtensible w16cex:durableId="26FA7252" w16cex:dateUtc="2022-10-19T16:55:00Z"/>
  <w16cex:commentExtensible w16cex:durableId="27DC07D1" w16cex:dateUtc="2023-04-08T19:33:00Z"/>
  <w16cex:commentExtensible w16cex:durableId="27DD742C" w16cex:dateUtc="2023-04-09T21:28:00Z"/>
  <w16cex:commentExtensible w16cex:durableId="27DD759F" w16cex:dateUtc="2023-04-09T21:34:00Z"/>
  <w16cex:commentExtensible w16cex:durableId="27DD7548" w16cex:dateUtc="2023-04-09T21:32:00Z"/>
  <w16cex:commentExtensible w16cex:durableId="27DD7574" w16cex:dateUtc="2023-04-09T21:33:00Z"/>
  <w16cex:commentExtensible w16cex:durableId="27DD75E2" w16cex:dateUtc="2023-04-09T21:35:00Z"/>
  <w16cex:commentExtensible w16cex:durableId="27DD762E" w16cex:dateUtc="2023-04-09T21:36:00Z"/>
  <w16cex:commentExtensible w16cex:durableId="27DD76DB" w16cex:dateUtc="2023-04-09T21:39:00Z"/>
  <w16cex:commentExtensible w16cex:durableId="26FA727C" w16cex:dateUtc="2022-10-19T16:56:00Z"/>
  <w16cex:commentExtensible w16cex:durableId="26FA7299" w16cex:dateUtc="2022-10-19T16:56:00Z"/>
  <w16cex:commentExtensible w16cex:durableId="26FA9DCB" w16cex:dateUtc="2022-10-19T20:01:00Z"/>
  <w16cex:commentExtensible w16cex:durableId="27DD77A0" w16cex:dateUtc="2023-04-09T21:42:00Z"/>
  <w16cex:commentExtensible w16cex:durableId="27DD45D1" w16cex:dateUtc="2023-04-09T18:10:00Z"/>
  <w16cex:commentExtensible w16cex:durableId="27DD77D8" w16cex:dateUtc="2023-04-09T21:43:00Z"/>
  <w16cex:commentExtensible w16cex:durableId="26FA7913" w16cex:dateUtc="2022-10-19T17:24:00Z"/>
  <w16cex:commentExtensible w16cex:durableId="26FA8CAB" w16cex:dateUtc="2022-10-19T18:48:00Z"/>
  <w16cex:commentExtensible w16cex:durableId="26FA8CD8" w16cex:dateUtc="2022-10-19T18:48:00Z"/>
  <w16cex:commentExtensible w16cex:durableId="26FA9C8A" w16cex:dateUtc="2022-10-19T19:55:00Z"/>
  <w16cex:commentExtensible w16cex:durableId="27DD78E3" w16cex:dateUtc="2023-04-09T21:48:00Z"/>
  <w16cex:commentExtensible w16cex:durableId="27DD7999" w16cex:dateUtc="2023-04-09T21:51:00Z"/>
  <w16cex:commentExtensible w16cex:durableId="27B4865B" w16cex:dateUtc="2022-10-19T19:58:00Z"/>
  <w16cex:commentExtensible w16cex:durableId="27DD79EC" w16cex:dateUtc="2023-04-09T21:52:00Z"/>
  <w16cex:commentExtensible w16cex:durableId="27B486E7" w16cex:dateUtc="2022-10-19T19:59:00Z"/>
  <w16cex:commentExtensible w16cex:durableId="27B486E6" w16cex:dateUtc="2022-10-19T20:00:00Z"/>
  <w16cex:commentExtensible w16cex:durableId="27DD7ABF" w16cex:dateUtc="2023-04-09T21:56:00Z"/>
  <w16cex:commentExtensible w16cex:durableId="27DD7B67" w16cex:dateUtc="2023-04-09T21:59:00Z"/>
  <w16cex:commentExtensible w16cex:durableId="27B48A9B" w16cex:dateUtc="2022-10-19T16: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EF9297" w16cid:durableId="26FA698B"/>
  <w16cid:commentId w16cid:paraId="4AB18B1E" w16cid:durableId="26FA61E4"/>
  <w16cid:commentId w16cid:paraId="1B3C5D9D" w16cid:durableId="27DC07BE"/>
  <w16cid:commentId w16cid:paraId="2B626E6B" w16cid:durableId="26FA6AA0"/>
  <w16cid:commentId w16cid:paraId="02F87D26" w16cid:durableId="26FA7252"/>
  <w16cid:commentId w16cid:paraId="7EE09AEC" w16cid:durableId="27DC07D1"/>
  <w16cid:commentId w16cid:paraId="5E63F191" w16cid:durableId="27DD742C"/>
  <w16cid:commentId w16cid:paraId="7D5E7B4B" w16cid:durableId="27DD759F"/>
  <w16cid:commentId w16cid:paraId="63261268" w16cid:durableId="27DD7548"/>
  <w16cid:commentId w16cid:paraId="1D6FD875" w16cid:durableId="27DD7574"/>
  <w16cid:commentId w16cid:paraId="45E08088" w16cid:durableId="27DD75E2"/>
  <w16cid:commentId w16cid:paraId="14CB803C" w16cid:durableId="27DD762E"/>
  <w16cid:commentId w16cid:paraId="6A508890" w16cid:durableId="27DD76DB"/>
  <w16cid:commentId w16cid:paraId="3E5F68B3" w16cid:durableId="26FA727C"/>
  <w16cid:commentId w16cid:paraId="021E392A" w16cid:durableId="26FA7299"/>
  <w16cid:commentId w16cid:paraId="2D94D920" w16cid:durableId="26FA9DCB"/>
  <w16cid:commentId w16cid:paraId="6C28F576" w16cid:durableId="27DD77A0"/>
  <w16cid:commentId w16cid:paraId="5453A13C" w16cid:durableId="27DD45D1"/>
  <w16cid:commentId w16cid:paraId="2E7327F5" w16cid:durableId="27DD77D8"/>
  <w16cid:commentId w16cid:paraId="2446A442" w16cid:durableId="26FA7913"/>
  <w16cid:commentId w16cid:paraId="3B66BF2B" w16cid:durableId="26FA8CAB"/>
  <w16cid:commentId w16cid:paraId="769B64BE" w16cid:durableId="26FA8CD8"/>
  <w16cid:commentId w16cid:paraId="1B7BF7AE" w16cid:durableId="26FA9C8A"/>
  <w16cid:commentId w16cid:paraId="59FEC1CF" w16cid:durableId="27DD78E3"/>
  <w16cid:commentId w16cid:paraId="2E74390D" w16cid:durableId="27DD7999"/>
  <w16cid:commentId w16cid:paraId="3414DFBF" w16cid:durableId="27B4865B"/>
  <w16cid:commentId w16cid:paraId="0BF370C7" w16cid:durableId="27DD79EC"/>
  <w16cid:commentId w16cid:paraId="39B8CF21" w16cid:durableId="27B486E7"/>
  <w16cid:commentId w16cid:paraId="01EEF9E3" w16cid:durableId="27B486E6"/>
  <w16cid:commentId w16cid:paraId="5448435F" w16cid:durableId="27DD7ABF"/>
  <w16cid:commentId w16cid:paraId="50EA4B31" w16cid:durableId="27DD7B67"/>
  <w16cid:commentId w16cid:paraId="5BA4638E" w16cid:durableId="27B48A9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FA6595"/>
    <w:multiLevelType w:val="multilevel"/>
    <w:tmpl w:val="80C8F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D4B272E"/>
    <w:multiLevelType w:val="hybridMultilevel"/>
    <w:tmpl w:val="880E0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092396"/>
    <w:multiLevelType w:val="hybridMultilevel"/>
    <w:tmpl w:val="CA606ABE"/>
    <w:lvl w:ilvl="0" w:tplc="5ADE7662">
      <w:start w:val="1"/>
      <w:numFmt w:val="bullet"/>
      <w:lvlText w:val=""/>
      <w:lvlJc w:val="left"/>
      <w:pPr>
        <w:tabs>
          <w:tab w:val="num" w:pos="720"/>
        </w:tabs>
        <w:ind w:left="720" w:hanging="360"/>
      </w:pPr>
      <w:rPr>
        <w:rFonts w:ascii="Wingdings 3" w:hAnsi="Wingdings 3" w:hint="default"/>
      </w:rPr>
    </w:lvl>
    <w:lvl w:ilvl="1" w:tplc="E740263A">
      <w:start w:val="1"/>
      <w:numFmt w:val="bullet"/>
      <w:lvlText w:val=""/>
      <w:lvlJc w:val="left"/>
      <w:pPr>
        <w:tabs>
          <w:tab w:val="num" w:pos="1440"/>
        </w:tabs>
        <w:ind w:left="1440" w:hanging="360"/>
      </w:pPr>
      <w:rPr>
        <w:rFonts w:ascii="Wingdings 3" w:hAnsi="Wingdings 3" w:hint="default"/>
      </w:rPr>
    </w:lvl>
    <w:lvl w:ilvl="2" w:tplc="0A84AD14" w:tentative="1">
      <w:start w:val="1"/>
      <w:numFmt w:val="bullet"/>
      <w:lvlText w:val=""/>
      <w:lvlJc w:val="left"/>
      <w:pPr>
        <w:tabs>
          <w:tab w:val="num" w:pos="2160"/>
        </w:tabs>
        <w:ind w:left="2160" w:hanging="360"/>
      </w:pPr>
      <w:rPr>
        <w:rFonts w:ascii="Wingdings 3" w:hAnsi="Wingdings 3" w:hint="default"/>
      </w:rPr>
    </w:lvl>
    <w:lvl w:ilvl="3" w:tplc="850A6D12" w:tentative="1">
      <w:start w:val="1"/>
      <w:numFmt w:val="bullet"/>
      <w:lvlText w:val=""/>
      <w:lvlJc w:val="left"/>
      <w:pPr>
        <w:tabs>
          <w:tab w:val="num" w:pos="2880"/>
        </w:tabs>
        <w:ind w:left="2880" w:hanging="360"/>
      </w:pPr>
      <w:rPr>
        <w:rFonts w:ascii="Wingdings 3" w:hAnsi="Wingdings 3" w:hint="default"/>
      </w:rPr>
    </w:lvl>
    <w:lvl w:ilvl="4" w:tplc="DD128770" w:tentative="1">
      <w:start w:val="1"/>
      <w:numFmt w:val="bullet"/>
      <w:lvlText w:val=""/>
      <w:lvlJc w:val="left"/>
      <w:pPr>
        <w:tabs>
          <w:tab w:val="num" w:pos="3600"/>
        </w:tabs>
        <w:ind w:left="3600" w:hanging="360"/>
      </w:pPr>
      <w:rPr>
        <w:rFonts w:ascii="Wingdings 3" w:hAnsi="Wingdings 3" w:hint="default"/>
      </w:rPr>
    </w:lvl>
    <w:lvl w:ilvl="5" w:tplc="4BBCBE1E" w:tentative="1">
      <w:start w:val="1"/>
      <w:numFmt w:val="bullet"/>
      <w:lvlText w:val=""/>
      <w:lvlJc w:val="left"/>
      <w:pPr>
        <w:tabs>
          <w:tab w:val="num" w:pos="4320"/>
        </w:tabs>
        <w:ind w:left="4320" w:hanging="360"/>
      </w:pPr>
      <w:rPr>
        <w:rFonts w:ascii="Wingdings 3" w:hAnsi="Wingdings 3" w:hint="default"/>
      </w:rPr>
    </w:lvl>
    <w:lvl w:ilvl="6" w:tplc="FB7662E8" w:tentative="1">
      <w:start w:val="1"/>
      <w:numFmt w:val="bullet"/>
      <w:lvlText w:val=""/>
      <w:lvlJc w:val="left"/>
      <w:pPr>
        <w:tabs>
          <w:tab w:val="num" w:pos="5040"/>
        </w:tabs>
        <w:ind w:left="5040" w:hanging="360"/>
      </w:pPr>
      <w:rPr>
        <w:rFonts w:ascii="Wingdings 3" w:hAnsi="Wingdings 3" w:hint="default"/>
      </w:rPr>
    </w:lvl>
    <w:lvl w:ilvl="7" w:tplc="B30C4A00" w:tentative="1">
      <w:start w:val="1"/>
      <w:numFmt w:val="bullet"/>
      <w:lvlText w:val=""/>
      <w:lvlJc w:val="left"/>
      <w:pPr>
        <w:tabs>
          <w:tab w:val="num" w:pos="5760"/>
        </w:tabs>
        <w:ind w:left="5760" w:hanging="360"/>
      </w:pPr>
      <w:rPr>
        <w:rFonts w:ascii="Wingdings 3" w:hAnsi="Wingdings 3" w:hint="default"/>
      </w:rPr>
    </w:lvl>
    <w:lvl w:ilvl="8" w:tplc="6EBCBF52"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4AD63A5F"/>
    <w:multiLevelType w:val="hybridMultilevel"/>
    <w:tmpl w:val="2C646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E917AF"/>
    <w:multiLevelType w:val="multilevel"/>
    <w:tmpl w:val="AE9C4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A7B1DF1"/>
    <w:multiLevelType w:val="hybridMultilevel"/>
    <w:tmpl w:val="6B2AA47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037585691">
    <w:abstractNumId w:val="1"/>
  </w:num>
  <w:num w:numId="2" w16cid:durableId="496727877">
    <w:abstractNumId w:val="2"/>
  </w:num>
  <w:num w:numId="3" w16cid:durableId="701978871">
    <w:abstractNumId w:val="3"/>
  </w:num>
  <w:num w:numId="4" w16cid:durableId="1254707953">
    <w:abstractNumId w:val="5"/>
  </w:num>
  <w:num w:numId="5" w16cid:durableId="1200775646">
    <w:abstractNumId w:val="0"/>
  </w:num>
  <w:num w:numId="6" w16cid:durableId="72877103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ole LYNN Gottdenker">
    <w15:presenceInfo w15:providerId="AD" w15:userId="S::gottdenk@uga.edu::b2abe9fc-47e9-4120-a89a-8219ec2aebbf"/>
  </w15:person>
  <w15:person w15:author="Nicole LYNN Gottdenker [2]">
    <w15:presenceInfo w15:providerId="None" w15:userId="Nicole LYNN Gottden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J Wildlife Diseases &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v99xppxsftrpnevsxkp0tvm950xsdp9wz2x&quot;&gt;Taylor_Wilson_2021_formatted&lt;record-ids&gt;&lt;item&gt;112&lt;/item&gt;&lt;item&gt;114&lt;/item&gt;&lt;item&gt;115&lt;/item&gt;&lt;item&gt;116&lt;/item&gt;&lt;item&gt;117&lt;/item&gt;&lt;item&gt;118&lt;/item&gt;&lt;item&gt;149&lt;/item&gt;&lt;item&gt;151&lt;/item&gt;&lt;item&gt;225&lt;/item&gt;&lt;item&gt;227&lt;/item&gt;&lt;item&gt;228&lt;/item&gt;&lt;item&gt;5533&lt;/item&gt;&lt;item&gt;7493&lt;/item&gt;&lt;item&gt;7494&lt;/item&gt;&lt;item&gt;7495&lt;/item&gt;&lt;item&gt;7496&lt;/item&gt;&lt;item&gt;7497&lt;/item&gt;&lt;item&gt;7616&lt;/item&gt;&lt;item&gt;7617&lt;/item&gt;&lt;item&gt;7619&lt;/item&gt;&lt;item&gt;7620&lt;/item&gt;&lt;item&gt;7622&lt;/item&gt;&lt;item&gt;7623&lt;/item&gt;&lt;item&gt;7624&lt;/item&gt;&lt;item&gt;7625&lt;/item&gt;&lt;item&gt;7628&lt;/item&gt;&lt;item&gt;7630&lt;/item&gt;&lt;item&gt;7631&lt;/item&gt;&lt;item&gt;7632&lt;/item&gt;&lt;item&gt;7637&lt;/item&gt;&lt;item&gt;7640&lt;/item&gt;&lt;item&gt;7643&lt;/item&gt;&lt;item&gt;7644&lt;/item&gt;&lt;item&gt;7748&lt;/item&gt;&lt;item&gt;7751&lt;/item&gt;&lt;item&gt;7771&lt;/item&gt;&lt;item&gt;7772&lt;/item&gt;&lt;item&gt;7773&lt;/item&gt;&lt;item&gt;7774&lt;/item&gt;&lt;item&gt;7783&lt;/item&gt;&lt;item&gt;7785&lt;/item&gt;&lt;item&gt;7786&lt;/item&gt;&lt;item&gt;7787&lt;/item&gt;&lt;item&gt;7788&lt;/item&gt;&lt;item&gt;7789&lt;/item&gt;&lt;item&gt;7792&lt;/item&gt;&lt;item&gt;7793&lt;/item&gt;&lt;item&gt;7794&lt;/item&gt;&lt;item&gt;7795&lt;/item&gt;&lt;item&gt;7796&lt;/item&gt;&lt;/record-ids&gt;&lt;/item&gt;&lt;/Libraries&gt;"/>
  </w:docVars>
  <w:rsids>
    <w:rsidRoot w:val="00BD65F0"/>
    <w:rsid w:val="000053F2"/>
    <w:rsid w:val="00010045"/>
    <w:rsid w:val="000128E3"/>
    <w:rsid w:val="0001464F"/>
    <w:rsid w:val="00016C23"/>
    <w:rsid w:val="000173D1"/>
    <w:rsid w:val="000325BF"/>
    <w:rsid w:val="00032879"/>
    <w:rsid w:val="00041D61"/>
    <w:rsid w:val="00045C1D"/>
    <w:rsid w:val="0006574A"/>
    <w:rsid w:val="000B6709"/>
    <w:rsid w:val="000C03D5"/>
    <w:rsid w:val="000C1EEA"/>
    <w:rsid w:val="000C77ED"/>
    <w:rsid w:val="000D655E"/>
    <w:rsid w:val="000E097C"/>
    <w:rsid w:val="000E4090"/>
    <w:rsid w:val="000F16D0"/>
    <w:rsid w:val="001053A1"/>
    <w:rsid w:val="00112196"/>
    <w:rsid w:val="00113CEA"/>
    <w:rsid w:val="00113DE3"/>
    <w:rsid w:val="001160DC"/>
    <w:rsid w:val="00116909"/>
    <w:rsid w:val="001236A5"/>
    <w:rsid w:val="00125DB6"/>
    <w:rsid w:val="00126342"/>
    <w:rsid w:val="0013090D"/>
    <w:rsid w:val="00132795"/>
    <w:rsid w:val="00142773"/>
    <w:rsid w:val="00151E04"/>
    <w:rsid w:val="00161ABF"/>
    <w:rsid w:val="00164ADF"/>
    <w:rsid w:val="00167822"/>
    <w:rsid w:val="001762BB"/>
    <w:rsid w:val="001847D3"/>
    <w:rsid w:val="00190E35"/>
    <w:rsid w:val="0019200A"/>
    <w:rsid w:val="001923CA"/>
    <w:rsid w:val="00193333"/>
    <w:rsid w:val="001A0ED1"/>
    <w:rsid w:val="001A6745"/>
    <w:rsid w:val="001B2C0A"/>
    <w:rsid w:val="001B667C"/>
    <w:rsid w:val="001C350C"/>
    <w:rsid w:val="001C5DAA"/>
    <w:rsid w:val="001D6991"/>
    <w:rsid w:val="001D7662"/>
    <w:rsid w:val="001D79CE"/>
    <w:rsid w:val="001E2B7B"/>
    <w:rsid w:val="00202130"/>
    <w:rsid w:val="00230067"/>
    <w:rsid w:val="00233C3B"/>
    <w:rsid w:val="0023623B"/>
    <w:rsid w:val="002371DA"/>
    <w:rsid w:val="00237FCB"/>
    <w:rsid w:val="00243D46"/>
    <w:rsid w:val="002453BD"/>
    <w:rsid w:val="0027137E"/>
    <w:rsid w:val="00271C63"/>
    <w:rsid w:val="00272AB0"/>
    <w:rsid w:val="00274F44"/>
    <w:rsid w:val="00276459"/>
    <w:rsid w:val="00284505"/>
    <w:rsid w:val="00292EB1"/>
    <w:rsid w:val="00296A43"/>
    <w:rsid w:val="002A07D2"/>
    <w:rsid w:val="002A1A98"/>
    <w:rsid w:val="002A6689"/>
    <w:rsid w:val="002B3A26"/>
    <w:rsid w:val="002C088E"/>
    <w:rsid w:val="002C5465"/>
    <w:rsid w:val="002D2C53"/>
    <w:rsid w:val="00304735"/>
    <w:rsid w:val="0030795B"/>
    <w:rsid w:val="00311BB4"/>
    <w:rsid w:val="00316396"/>
    <w:rsid w:val="00321D97"/>
    <w:rsid w:val="003243B7"/>
    <w:rsid w:val="00334054"/>
    <w:rsid w:val="0035083C"/>
    <w:rsid w:val="00376E97"/>
    <w:rsid w:val="0038271A"/>
    <w:rsid w:val="00384A96"/>
    <w:rsid w:val="00386B41"/>
    <w:rsid w:val="00391A9A"/>
    <w:rsid w:val="0039536C"/>
    <w:rsid w:val="003A1ECB"/>
    <w:rsid w:val="003B74CB"/>
    <w:rsid w:val="003C6071"/>
    <w:rsid w:val="003C6E16"/>
    <w:rsid w:val="003C7738"/>
    <w:rsid w:val="003C7C0A"/>
    <w:rsid w:val="003D7FA5"/>
    <w:rsid w:val="003E7783"/>
    <w:rsid w:val="003F215B"/>
    <w:rsid w:val="00404FC7"/>
    <w:rsid w:val="0041223B"/>
    <w:rsid w:val="004131A4"/>
    <w:rsid w:val="0041692B"/>
    <w:rsid w:val="00427384"/>
    <w:rsid w:val="004307D0"/>
    <w:rsid w:val="00431C75"/>
    <w:rsid w:val="00431EC6"/>
    <w:rsid w:val="00437E41"/>
    <w:rsid w:val="004406A4"/>
    <w:rsid w:val="00443745"/>
    <w:rsid w:val="00444FB6"/>
    <w:rsid w:val="004509F2"/>
    <w:rsid w:val="00456162"/>
    <w:rsid w:val="00461B14"/>
    <w:rsid w:val="004651D9"/>
    <w:rsid w:val="00471057"/>
    <w:rsid w:val="004A0098"/>
    <w:rsid w:val="004A25AF"/>
    <w:rsid w:val="004B7A85"/>
    <w:rsid w:val="004C2A78"/>
    <w:rsid w:val="004C6D97"/>
    <w:rsid w:val="004C73BA"/>
    <w:rsid w:val="004D4531"/>
    <w:rsid w:val="004D5603"/>
    <w:rsid w:val="004E704A"/>
    <w:rsid w:val="004F5168"/>
    <w:rsid w:val="004F7A57"/>
    <w:rsid w:val="00510E2B"/>
    <w:rsid w:val="00511715"/>
    <w:rsid w:val="00512D24"/>
    <w:rsid w:val="00517E64"/>
    <w:rsid w:val="00520FF4"/>
    <w:rsid w:val="00521761"/>
    <w:rsid w:val="00522EC7"/>
    <w:rsid w:val="005245DB"/>
    <w:rsid w:val="00530DE4"/>
    <w:rsid w:val="0053115E"/>
    <w:rsid w:val="00535143"/>
    <w:rsid w:val="005358B6"/>
    <w:rsid w:val="00545E88"/>
    <w:rsid w:val="005472B0"/>
    <w:rsid w:val="00547C81"/>
    <w:rsid w:val="005624D0"/>
    <w:rsid w:val="00562A8B"/>
    <w:rsid w:val="0057511D"/>
    <w:rsid w:val="0057670D"/>
    <w:rsid w:val="0058267A"/>
    <w:rsid w:val="005907E1"/>
    <w:rsid w:val="00597531"/>
    <w:rsid w:val="005A1D0D"/>
    <w:rsid w:val="005A39E3"/>
    <w:rsid w:val="005B2CF6"/>
    <w:rsid w:val="005B3339"/>
    <w:rsid w:val="005B3FCE"/>
    <w:rsid w:val="005B5ECF"/>
    <w:rsid w:val="005C1482"/>
    <w:rsid w:val="005C1ADE"/>
    <w:rsid w:val="005C79AA"/>
    <w:rsid w:val="005D11AA"/>
    <w:rsid w:val="005D3E91"/>
    <w:rsid w:val="005E17B8"/>
    <w:rsid w:val="005E37D0"/>
    <w:rsid w:val="005F4B32"/>
    <w:rsid w:val="0060103C"/>
    <w:rsid w:val="0060569B"/>
    <w:rsid w:val="0061598C"/>
    <w:rsid w:val="006201FD"/>
    <w:rsid w:val="0063330B"/>
    <w:rsid w:val="00633609"/>
    <w:rsid w:val="00644DEB"/>
    <w:rsid w:val="00647DC8"/>
    <w:rsid w:val="006601BB"/>
    <w:rsid w:val="0066245A"/>
    <w:rsid w:val="006738C7"/>
    <w:rsid w:val="00680F85"/>
    <w:rsid w:val="00687307"/>
    <w:rsid w:val="006919BC"/>
    <w:rsid w:val="006A4CF9"/>
    <w:rsid w:val="006A5616"/>
    <w:rsid w:val="006A5F35"/>
    <w:rsid w:val="006B4DB8"/>
    <w:rsid w:val="006B536E"/>
    <w:rsid w:val="006B7504"/>
    <w:rsid w:val="006C5851"/>
    <w:rsid w:val="006D32F9"/>
    <w:rsid w:val="006E659E"/>
    <w:rsid w:val="006E73F6"/>
    <w:rsid w:val="007059A1"/>
    <w:rsid w:val="007154E9"/>
    <w:rsid w:val="00721867"/>
    <w:rsid w:val="0072469E"/>
    <w:rsid w:val="007251EE"/>
    <w:rsid w:val="00737B33"/>
    <w:rsid w:val="007440C3"/>
    <w:rsid w:val="00744721"/>
    <w:rsid w:val="007566D4"/>
    <w:rsid w:val="0075729F"/>
    <w:rsid w:val="00782E02"/>
    <w:rsid w:val="00786BF4"/>
    <w:rsid w:val="007C1460"/>
    <w:rsid w:val="007C6959"/>
    <w:rsid w:val="007E1970"/>
    <w:rsid w:val="007E7190"/>
    <w:rsid w:val="007F0E7B"/>
    <w:rsid w:val="007F3839"/>
    <w:rsid w:val="007F5F98"/>
    <w:rsid w:val="007F6EB0"/>
    <w:rsid w:val="008037F9"/>
    <w:rsid w:val="008104FE"/>
    <w:rsid w:val="00811547"/>
    <w:rsid w:val="00812D2E"/>
    <w:rsid w:val="00823D5C"/>
    <w:rsid w:val="00832B65"/>
    <w:rsid w:val="00850B14"/>
    <w:rsid w:val="008529A8"/>
    <w:rsid w:val="00855EDF"/>
    <w:rsid w:val="00856F52"/>
    <w:rsid w:val="00857E62"/>
    <w:rsid w:val="00860263"/>
    <w:rsid w:val="00861C49"/>
    <w:rsid w:val="0086444E"/>
    <w:rsid w:val="008666F0"/>
    <w:rsid w:val="00874699"/>
    <w:rsid w:val="008806C2"/>
    <w:rsid w:val="008820FE"/>
    <w:rsid w:val="00884D40"/>
    <w:rsid w:val="00894134"/>
    <w:rsid w:val="00894816"/>
    <w:rsid w:val="008A162A"/>
    <w:rsid w:val="008A1F1E"/>
    <w:rsid w:val="008A5622"/>
    <w:rsid w:val="008B0CE0"/>
    <w:rsid w:val="008B1020"/>
    <w:rsid w:val="008C13E5"/>
    <w:rsid w:val="008C1737"/>
    <w:rsid w:val="008C49F6"/>
    <w:rsid w:val="008C5894"/>
    <w:rsid w:val="008D0723"/>
    <w:rsid w:val="008D081D"/>
    <w:rsid w:val="008D1ABC"/>
    <w:rsid w:val="008D3DD9"/>
    <w:rsid w:val="008D73FA"/>
    <w:rsid w:val="008E7540"/>
    <w:rsid w:val="008E79E0"/>
    <w:rsid w:val="008F3AB0"/>
    <w:rsid w:val="00901310"/>
    <w:rsid w:val="00903081"/>
    <w:rsid w:val="00912C43"/>
    <w:rsid w:val="00913D22"/>
    <w:rsid w:val="00927182"/>
    <w:rsid w:val="009338FC"/>
    <w:rsid w:val="00937F9B"/>
    <w:rsid w:val="00951CB4"/>
    <w:rsid w:val="00955B20"/>
    <w:rsid w:val="00955B3F"/>
    <w:rsid w:val="009626E7"/>
    <w:rsid w:val="00963116"/>
    <w:rsid w:val="00995610"/>
    <w:rsid w:val="009A05AB"/>
    <w:rsid w:val="009C4E0F"/>
    <w:rsid w:val="009C7E07"/>
    <w:rsid w:val="009D2D78"/>
    <w:rsid w:val="009D652A"/>
    <w:rsid w:val="009E56F6"/>
    <w:rsid w:val="009E7966"/>
    <w:rsid w:val="009F50AB"/>
    <w:rsid w:val="00A04007"/>
    <w:rsid w:val="00A0572F"/>
    <w:rsid w:val="00A07806"/>
    <w:rsid w:val="00A1187F"/>
    <w:rsid w:val="00A12C22"/>
    <w:rsid w:val="00A35DF0"/>
    <w:rsid w:val="00A42142"/>
    <w:rsid w:val="00A43FAB"/>
    <w:rsid w:val="00A452CA"/>
    <w:rsid w:val="00A53E60"/>
    <w:rsid w:val="00A62818"/>
    <w:rsid w:val="00A774A6"/>
    <w:rsid w:val="00A83448"/>
    <w:rsid w:val="00A87940"/>
    <w:rsid w:val="00A94849"/>
    <w:rsid w:val="00A967B2"/>
    <w:rsid w:val="00AA10A0"/>
    <w:rsid w:val="00AA48D4"/>
    <w:rsid w:val="00AA5361"/>
    <w:rsid w:val="00AA6AB3"/>
    <w:rsid w:val="00AB3A1A"/>
    <w:rsid w:val="00AC04BC"/>
    <w:rsid w:val="00AC1410"/>
    <w:rsid w:val="00AC414A"/>
    <w:rsid w:val="00AC5530"/>
    <w:rsid w:val="00AD6C3E"/>
    <w:rsid w:val="00AE0E9C"/>
    <w:rsid w:val="00AF12C4"/>
    <w:rsid w:val="00B04025"/>
    <w:rsid w:val="00B04F24"/>
    <w:rsid w:val="00B068F4"/>
    <w:rsid w:val="00B2318F"/>
    <w:rsid w:val="00B24C2F"/>
    <w:rsid w:val="00B347D4"/>
    <w:rsid w:val="00B423B4"/>
    <w:rsid w:val="00B43883"/>
    <w:rsid w:val="00B50EDA"/>
    <w:rsid w:val="00B533DA"/>
    <w:rsid w:val="00B64D6E"/>
    <w:rsid w:val="00B73B72"/>
    <w:rsid w:val="00B7436B"/>
    <w:rsid w:val="00B7568C"/>
    <w:rsid w:val="00B977C1"/>
    <w:rsid w:val="00BA02B7"/>
    <w:rsid w:val="00BA3EC3"/>
    <w:rsid w:val="00BA41ED"/>
    <w:rsid w:val="00BA77F1"/>
    <w:rsid w:val="00BC77DD"/>
    <w:rsid w:val="00BD0227"/>
    <w:rsid w:val="00BD156C"/>
    <w:rsid w:val="00BD328A"/>
    <w:rsid w:val="00BD4C2C"/>
    <w:rsid w:val="00BD65F0"/>
    <w:rsid w:val="00BD7AF0"/>
    <w:rsid w:val="00BE501D"/>
    <w:rsid w:val="00BF4B76"/>
    <w:rsid w:val="00BF532D"/>
    <w:rsid w:val="00BF5974"/>
    <w:rsid w:val="00BF6D83"/>
    <w:rsid w:val="00C06652"/>
    <w:rsid w:val="00C11DC6"/>
    <w:rsid w:val="00C34951"/>
    <w:rsid w:val="00C432B9"/>
    <w:rsid w:val="00C43388"/>
    <w:rsid w:val="00C44318"/>
    <w:rsid w:val="00C479A5"/>
    <w:rsid w:val="00C47B0A"/>
    <w:rsid w:val="00C519FD"/>
    <w:rsid w:val="00C51C8B"/>
    <w:rsid w:val="00C51D45"/>
    <w:rsid w:val="00C54E5F"/>
    <w:rsid w:val="00C619F6"/>
    <w:rsid w:val="00C6461D"/>
    <w:rsid w:val="00C67E1D"/>
    <w:rsid w:val="00C73CA8"/>
    <w:rsid w:val="00C74ADD"/>
    <w:rsid w:val="00C84C77"/>
    <w:rsid w:val="00C91EF1"/>
    <w:rsid w:val="00C96957"/>
    <w:rsid w:val="00CA5BD4"/>
    <w:rsid w:val="00CB7A8E"/>
    <w:rsid w:val="00CC70A1"/>
    <w:rsid w:val="00CD44B5"/>
    <w:rsid w:val="00CD54B1"/>
    <w:rsid w:val="00CE0E06"/>
    <w:rsid w:val="00CE29F1"/>
    <w:rsid w:val="00CF2BC0"/>
    <w:rsid w:val="00CF2C53"/>
    <w:rsid w:val="00D0031B"/>
    <w:rsid w:val="00D072DC"/>
    <w:rsid w:val="00D10C62"/>
    <w:rsid w:val="00D15FE3"/>
    <w:rsid w:val="00D21ADB"/>
    <w:rsid w:val="00D24C5C"/>
    <w:rsid w:val="00D36585"/>
    <w:rsid w:val="00D427A7"/>
    <w:rsid w:val="00D438F7"/>
    <w:rsid w:val="00D63974"/>
    <w:rsid w:val="00D7768F"/>
    <w:rsid w:val="00D86B3B"/>
    <w:rsid w:val="00DB19C7"/>
    <w:rsid w:val="00DB752E"/>
    <w:rsid w:val="00DD3070"/>
    <w:rsid w:val="00DE0F0B"/>
    <w:rsid w:val="00DF0A72"/>
    <w:rsid w:val="00DF2016"/>
    <w:rsid w:val="00DF326F"/>
    <w:rsid w:val="00DF406D"/>
    <w:rsid w:val="00E25750"/>
    <w:rsid w:val="00E344CD"/>
    <w:rsid w:val="00E44365"/>
    <w:rsid w:val="00E4722B"/>
    <w:rsid w:val="00E47FE6"/>
    <w:rsid w:val="00E55158"/>
    <w:rsid w:val="00E6171C"/>
    <w:rsid w:val="00E62BCA"/>
    <w:rsid w:val="00E77CCE"/>
    <w:rsid w:val="00E92182"/>
    <w:rsid w:val="00E9255D"/>
    <w:rsid w:val="00EA36E3"/>
    <w:rsid w:val="00EA6C73"/>
    <w:rsid w:val="00EC3F82"/>
    <w:rsid w:val="00ED030A"/>
    <w:rsid w:val="00ED6CD0"/>
    <w:rsid w:val="00EE07D8"/>
    <w:rsid w:val="00EE2A68"/>
    <w:rsid w:val="00EE2ED2"/>
    <w:rsid w:val="00EE7D87"/>
    <w:rsid w:val="00EF08A8"/>
    <w:rsid w:val="00F15805"/>
    <w:rsid w:val="00F22936"/>
    <w:rsid w:val="00F279FF"/>
    <w:rsid w:val="00F30EFD"/>
    <w:rsid w:val="00F35446"/>
    <w:rsid w:val="00F43533"/>
    <w:rsid w:val="00F45D1E"/>
    <w:rsid w:val="00F463BA"/>
    <w:rsid w:val="00F55701"/>
    <w:rsid w:val="00F7291C"/>
    <w:rsid w:val="00F7432A"/>
    <w:rsid w:val="00F96BFB"/>
    <w:rsid w:val="00FB20FF"/>
    <w:rsid w:val="00FB227A"/>
    <w:rsid w:val="00FC416B"/>
    <w:rsid w:val="00FC6297"/>
    <w:rsid w:val="00FC7F44"/>
    <w:rsid w:val="00FD1570"/>
    <w:rsid w:val="00FD4647"/>
    <w:rsid w:val="00FE517B"/>
    <w:rsid w:val="00FF2C51"/>
    <w:rsid w:val="00FF5C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91DE6"/>
  <w15:chartTrackingRefBased/>
  <w15:docId w15:val="{C82FC4C8-CD9F-4723-9D21-DBFA7A316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2EC7"/>
  </w:style>
  <w:style w:type="paragraph" w:styleId="Heading1">
    <w:name w:val="heading 1"/>
    <w:basedOn w:val="Normal"/>
    <w:link w:val="Heading1Char"/>
    <w:uiPriority w:val="9"/>
    <w:qFormat/>
    <w:rsid w:val="00F5570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066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66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D65F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ndNoteBibliography">
    <w:name w:val="EndNote Bibliography"/>
    <w:basedOn w:val="Normal"/>
    <w:link w:val="EndNoteBibliographyChar"/>
    <w:rsid w:val="00E77CC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77CCE"/>
    <w:rPr>
      <w:rFonts w:ascii="Calibri" w:hAnsi="Calibri" w:cs="Calibri"/>
      <w:noProof/>
    </w:rPr>
  </w:style>
  <w:style w:type="character" w:styleId="CommentReference">
    <w:name w:val="annotation reference"/>
    <w:basedOn w:val="DefaultParagraphFont"/>
    <w:uiPriority w:val="99"/>
    <w:semiHidden/>
    <w:unhideWhenUsed/>
    <w:rsid w:val="00912C43"/>
    <w:rPr>
      <w:sz w:val="16"/>
      <w:szCs w:val="16"/>
    </w:rPr>
  </w:style>
  <w:style w:type="paragraph" w:styleId="CommentText">
    <w:name w:val="annotation text"/>
    <w:basedOn w:val="Normal"/>
    <w:link w:val="CommentTextChar"/>
    <w:uiPriority w:val="99"/>
    <w:unhideWhenUsed/>
    <w:rsid w:val="00912C43"/>
    <w:pPr>
      <w:spacing w:line="240" w:lineRule="auto"/>
    </w:pPr>
    <w:rPr>
      <w:sz w:val="20"/>
      <w:szCs w:val="20"/>
    </w:rPr>
  </w:style>
  <w:style w:type="character" w:customStyle="1" w:styleId="CommentTextChar">
    <w:name w:val="Comment Text Char"/>
    <w:basedOn w:val="DefaultParagraphFont"/>
    <w:link w:val="CommentText"/>
    <w:uiPriority w:val="99"/>
    <w:rsid w:val="00912C43"/>
    <w:rPr>
      <w:sz w:val="20"/>
      <w:szCs w:val="20"/>
    </w:rPr>
  </w:style>
  <w:style w:type="paragraph" w:styleId="CommentSubject">
    <w:name w:val="annotation subject"/>
    <w:basedOn w:val="CommentText"/>
    <w:next w:val="CommentText"/>
    <w:link w:val="CommentSubjectChar"/>
    <w:uiPriority w:val="99"/>
    <w:semiHidden/>
    <w:unhideWhenUsed/>
    <w:rsid w:val="00912C43"/>
    <w:rPr>
      <w:b/>
      <w:bCs/>
    </w:rPr>
  </w:style>
  <w:style w:type="character" w:customStyle="1" w:styleId="CommentSubjectChar">
    <w:name w:val="Comment Subject Char"/>
    <w:basedOn w:val="CommentTextChar"/>
    <w:link w:val="CommentSubject"/>
    <w:uiPriority w:val="99"/>
    <w:semiHidden/>
    <w:rsid w:val="00912C43"/>
    <w:rPr>
      <w:b/>
      <w:bCs/>
      <w:sz w:val="20"/>
      <w:szCs w:val="20"/>
    </w:rPr>
  </w:style>
  <w:style w:type="paragraph" w:customStyle="1" w:styleId="EndNoteBibliographyTitle">
    <w:name w:val="EndNote Bibliography Title"/>
    <w:basedOn w:val="Normal"/>
    <w:link w:val="EndNoteBibliographyTitleChar"/>
    <w:rsid w:val="002A1A98"/>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2A1A98"/>
    <w:rPr>
      <w:rFonts w:ascii="Calibri" w:hAnsi="Calibri" w:cs="Calibri"/>
      <w:noProof/>
    </w:rPr>
  </w:style>
  <w:style w:type="paragraph" w:styleId="Revision">
    <w:name w:val="Revision"/>
    <w:hidden/>
    <w:uiPriority w:val="99"/>
    <w:semiHidden/>
    <w:rsid w:val="009A05AB"/>
    <w:pPr>
      <w:spacing w:after="0" w:line="240" w:lineRule="auto"/>
    </w:pPr>
  </w:style>
  <w:style w:type="character" w:customStyle="1" w:styleId="Heading1Char">
    <w:name w:val="Heading 1 Char"/>
    <w:basedOn w:val="DefaultParagraphFont"/>
    <w:link w:val="Heading1"/>
    <w:uiPriority w:val="9"/>
    <w:rsid w:val="00F55701"/>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F55701"/>
    <w:rPr>
      <w:color w:val="0000FF"/>
      <w:u w:val="single"/>
    </w:rPr>
  </w:style>
  <w:style w:type="character" w:styleId="Emphasis">
    <w:name w:val="Emphasis"/>
    <w:basedOn w:val="DefaultParagraphFont"/>
    <w:uiPriority w:val="20"/>
    <w:qFormat/>
    <w:rsid w:val="004131A4"/>
    <w:rPr>
      <w:i/>
      <w:iCs/>
    </w:rPr>
  </w:style>
  <w:style w:type="table" w:styleId="TableGrid">
    <w:name w:val="Table Grid"/>
    <w:basedOn w:val="TableNormal"/>
    <w:uiPriority w:val="39"/>
    <w:rsid w:val="008A5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34951"/>
    <w:rPr>
      <w:color w:val="605E5C"/>
      <w:shd w:val="clear" w:color="auto" w:fill="E1DFDD"/>
    </w:rPr>
  </w:style>
  <w:style w:type="character" w:customStyle="1" w:styleId="Heading2Char">
    <w:name w:val="Heading 2 Char"/>
    <w:basedOn w:val="DefaultParagraphFont"/>
    <w:link w:val="Heading2"/>
    <w:uiPriority w:val="9"/>
    <w:rsid w:val="00C0665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0665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4684">
      <w:bodyDiv w:val="1"/>
      <w:marLeft w:val="0"/>
      <w:marRight w:val="0"/>
      <w:marTop w:val="0"/>
      <w:marBottom w:val="0"/>
      <w:divBdr>
        <w:top w:val="none" w:sz="0" w:space="0" w:color="auto"/>
        <w:left w:val="none" w:sz="0" w:space="0" w:color="auto"/>
        <w:bottom w:val="none" w:sz="0" w:space="0" w:color="auto"/>
        <w:right w:val="none" w:sz="0" w:space="0" w:color="auto"/>
      </w:divBdr>
    </w:div>
    <w:div w:id="80295085">
      <w:bodyDiv w:val="1"/>
      <w:marLeft w:val="0"/>
      <w:marRight w:val="0"/>
      <w:marTop w:val="0"/>
      <w:marBottom w:val="0"/>
      <w:divBdr>
        <w:top w:val="none" w:sz="0" w:space="0" w:color="auto"/>
        <w:left w:val="none" w:sz="0" w:space="0" w:color="auto"/>
        <w:bottom w:val="none" w:sz="0" w:space="0" w:color="auto"/>
        <w:right w:val="none" w:sz="0" w:space="0" w:color="auto"/>
      </w:divBdr>
    </w:div>
    <w:div w:id="168259985">
      <w:bodyDiv w:val="1"/>
      <w:marLeft w:val="0"/>
      <w:marRight w:val="0"/>
      <w:marTop w:val="0"/>
      <w:marBottom w:val="0"/>
      <w:divBdr>
        <w:top w:val="none" w:sz="0" w:space="0" w:color="auto"/>
        <w:left w:val="none" w:sz="0" w:space="0" w:color="auto"/>
        <w:bottom w:val="none" w:sz="0" w:space="0" w:color="auto"/>
        <w:right w:val="none" w:sz="0" w:space="0" w:color="auto"/>
      </w:divBdr>
    </w:div>
    <w:div w:id="222913241">
      <w:bodyDiv w:val="1"/>
      <w:marLeft w:val="0"/>
      <w:marRight w:val="0"/>
      <w:marTop w:val="0"/>
      <w:marBottom w:val="0"/>
      <w:divBdr>
        <w:top w:val="none" w:sz="0" w:space="0" w:color="auto"/>
        <w:left w:val="none" w:sz="0" w:space="0" w:color="auto"/>
        <w:bottom w:val="none" w:sz="0" w:space="0" w:color="auto"/>
        <w:right w:val="none" w:sz="0" w:space="0" w:color="auto"/>
      </w:divBdr>
    </w:div>
    <w:div w:id="291059932">
      <w:bodyDiv w:val="1"/>
      <w:marLeft w:val="0"/>
      <w:marRight w:val="0"/>
      <w:marTop w:val="0"/>
      <w:marBottom w:val="0"/>
      <w:divBdr>
        <w:top w:val="none" w:sz="0" w:space="0" w:color="auto"/>
        <w:left w:val="none" w:sz="0" w:space="0" w:color="auto"/>
        <w:bottom w:val="none" w:sz="0" w:space="0" w:color="auto"/>
        <w:right w:val="none" w:sz="0" w:space="0" w:color="auto"/>
      </w:divBdr>
    </w:div>
    <w:div w:id="426006118">
      <w:bodyDiv w:val="1"/>
      <w:marLeft w:val="0"/>
      <w:marRight w:val="0"/>
      <w:marTop w:val="0"/>
      <w:marBottom w:val="0"/>
      <w:divBdr>
        <w:top w:val="none" w:sz="0" w:space="0" w:color="auto"/>
        <w:left w:val="none" w:sz="0" w:space="0" w:color="auto"/>
        <w:bottom w:val="none" w:sz="0" w:space="0" w:color="auto"/>
        <w:right w:val="none" w:sz="0" w:space="0" w:color="auto"/>
      </w:divBdr>
      <w:divsChild>
        <w:div w:id="1062869892">
          <w:marLeft w:val="1166"/>
          <w:marRight w:val="0"/>
          <w:marTop w:val="200"/>
          <w:marBottom w:val="0"/>
          <w:divBdr>
            <w:top w:val="none" w:sz="0" w:space="0" w:color="auto"/>
            <w:left w:val="none" w:sz="0" w:space="0" w:color="auto"/>
            <w:bottom w:val="none" w:sz="0" w:space="0" w:color="auto"/>
            <w:right w:val="none" w:sz="0" w:space="0" w:color="auto"/>
          </w:divBdr>
        </w:div>
      </w:divsChild>
    </w:div>
    <w:div w:id="576674293">
      <w:bodyDiv w:val="1"/>
      <w:marLeft w:val="0"/>
      <w:marRight w:val="0"/>
      <w:marTop w:val="0"/>
      <w:marBottom w:val="0"/>
      <w:divBdr>
        <w:top w:val="none" w:sz="0" w:space="0" w:color="auto"/>
        <w:left w:val="none" w:sz="0" w:space="0" w:color="auto"/>
        <w:bottom w:val="none" w:sz="0" w:space="0" w:color="auto"/>
        <w:right w:val="none" w:sz="0" w:space="0" w:color="auto"/>
      </w:divBdr>
    </w:div>
    <w:div w:id="634142013">
      <w:bodyDiv w:val="1"/>
      <w:marLeft w:val="0"/>
      <w:marRight w:val="0"/>
      <w:marTop w:val="0"/>
      <w:marBottom w:val="0"/>
      <w:divBdr>
        <w:top w:val="none" w:sz="0" w:space="0" w:color="auto"/>
        <w:left w:val="none" w:sz="0" w:space="0" w:color="auto"/>
        <w:bottom w:val="none" w:sz="0" w:space="0" w:color="auto"/>
        <w:right w:val="none" w:sz="0" w:space="0" w:color="auto"/>
      </w:divBdr>
    </w:div>
    <w:div w:id="829755580">
      <w:bodyDiv w:val="1"/>
      <w:marLeft w:val="0"/>
      <w:marRight w:val="0"/>
      <w:marTop w:val="0"/>
      <w:marBottom w:val="0"/>
      <w:divBdr>
        <w:top w:val="none" w:sz="0" w:space="0" w:color="auto"/>
        <w:left w:val="none" w:sz="0" w:space="0" w:color="auto"/>
        <w:bottom w:val="none" w:sz="0" w:space="0" w:color="auto"/>
        <w:right w:val="none" w:sz="0" w:space="0" w:color="auto"/>
      </w:divBdr>
    </w:div>
    <w:div w:id="880632726">
      <w:bodyDiv w:val="1"/>
      <w:marLeft w:val="0"/>
      <w:marRight w:val="0"/>
      <w:marTop w:val="0"/>
      <w:marBottom w:val="0"/>
      <w:divBdr>
        <w:top w:val="none" w:sz="0" w:space="0" w:color="auto"/>
        <w:left w:val="none" w:sz="0" w:space="0" w:color="auto"/>
        <w:bottom w:val="none" w:sz="0" w:space="0" w:color="auto"/>
        <w:right w:val="none" w:sz="0" w:space="0" w:color="auto"/>
      </w:divBdr>
    </w:div>
    <w:div w:id="1005287465">
      <w:bodyDiv w:val="1"/>
      <w:marLeft w:val="0"/>
      <w:marRight w:val="0"/>
      <w:marTop w:val="0"/>
      <w:marBottom w:val="0"/>
      <w:divBdr>
        <w:top w:val="none" w:sz="0" w:space="0" w:color="auto"/>
        <w:left w:val="none" w:sz="0" w:space="0" w:color="auto"/>
        <w:bottom w:val="none" w:sz="0" w:space="0" w:color="auto"/>
        <w:right w:val="none" w:sz="0" w:space="0" w:color="auto"/>
      </w:divBdr>
    </w:div>
    <w:div w:id="1073042967">
      <w:bodyDiv w:val="1"/>
      <w:marLeft w:val="0"/>
      <w:marRight w:val="0"/>
      <w:marTop w:val="0"/>
      <w:marBottom w:val="0"/>
      <w:divBdr>
        <w:top w:val="none" w:sz="0" w:space="0" w:color="auto"/>
        <w:left w:val="none" w:sz="0" w:space="0" w:color="auto"/>
        <w:bottom w:val="none" w:sz="0" w:space="0" w:color="auto"/>
        <w:right w:val="none" w:sz="0" w:space="0" w:color="auto"/>
      </w:divBdr>
    </w:div>
    <w:div w:id="1104570659">
      <w:bodyDiv w:val="1"/>
      <w:marLeft w:val="0"/>
      <w:marRight w:val="0"/>
      <w:marTop w:val="0"/>
      <w:marBottom w:val="0"/>
      <w:divBdr>
        <w:top w:val="none" w:sz="0" w:space="0" w:color="auto"/>
        <w:left w:val="none" w:sz="0" w:space="0" w:color="auto"/>
        <w:bottom w:val="none" w:sz="0" w:space="0" w:color="auto"/>
        <w:right w:val="none" w:sz="0" w:space="0" w:color="auto"/>
      </w:divBdr>
    </w:div>
    <w:div w:id="1231430749">
      <w:bodyDiv w:val="1"/>
      <w:marLeft w:val="0"/>
      <w:marRight w:val="0"/>
      <w:marTop w:val="0"/>
      <w:marBottom w:val="0"/>
      <w:divBdr>
        <w:top w:val="none" w:sz="0" w:space="0" w:color="auto"/>
        <w:left w:val="none" w:sz="0" w:space="0" w:color="auto"/>
        <w:bottom w:val="none" w:sz="0" w:space="0" w:color="auto"/>
        <w:right w:val="none" w:sz="0" w:space="0" w:color="auto"/>
      </w:divBdr>
    </w:div>
    <w:div w:id="1493986594">
      <w:bodyDiv w:val="1"/>
      <w:marLeft w:val="0"/>
      <w:marRight w:val="0"/>
      <w:marTop w:val="0"/>
      <w:marBottom w:val="0"/>
      <w:divBdr>
        <w:top w:val="none" w:sz="0" w:space="0" w:color="auto"/>
        <w:left w:val="none" w:sz="0" w:space="0" w:color="auto"/>
        <w:bottom w:val="none" w:sz="0" w:space="0" w:color="auto"/>
        <w:right w:val="none" w:sz="0" w:space="0" w:color="auto"/>
      </w:divBdr>
      <w:divsChild>
        <w:div w:id="1716544283">
          <w:marLeft w:val="0"/>
          <w:marRight w:val="0"/>
          <w:marTop w:val="0"/>
          <w:marBottom w:val="0"/>
          <w:divBdr>
            <w:top w:val="single" w:sz="2" w:space="0" w:color="D9D9E3"/>
            <w:left w:val="single" w:sz="2" w:space="0" w:color="D9D9E3"/>
            <w:bottom w:val="single" w:sz="2" w:space="0" w:color="D9D9E3"/>
            <w:right w:val="single" w:sz="2" w:space="0" w:color="D9D9E3"/>
          </w:divBdr>
          <w:divsChild>
            <w:div w:id="388306431">
              <w:marLeft w:val="0"/>
              <w:marRight w:val="0"/>
              <w:marTop w:val="0"/>
              <w:marBottom w:val="0"/>
              <w:divBdr>
                <w:top w:val="single" w:sz="2" w:space="0" w:color="D9D9E3"/>
                <w:left w:val="single" w:sz="2" w:space="0" w:color="D9D9E3"/>
                <w:bottom w:val="single" w:sz="2" w:space="0" w:color="D9D9E3"/>
                <w:right w:val="single" w:sz="2" w:space="0" w:color="D9D9E3"/>
              </w:divBdr>
              <w:divsChild>
                <w:div w:id="1722482805">
                  <w:marLeft w:val="0"/>
                  <w:marRight w:val="0"/>
                  <w:marTop w:val="0"/>
                  <w:marBottom w:val="0"/>
                  <w:divBdr>
                    <w:top w:val="single" w:sz="2" w:space="0" w:color="D9D9E3"/>
                    <w:left w:val="single" w:sz="2" w:space="0" w:color="D9D9E3"/>
                    <w:bottom w:val="single" w:sz="2" w:space="0" w:color="D9D9E3"/>
                    <w:right w:val="single" w:sz="2" w:space="0" w:color="D9D9E3"/>
                  </w:divBdr>
                  <w:divsChild>
                    <w:div w:id="114570713">
                      <w:marLeft w:val="0"/>
                      <w:marRight w:val="0"/>
                      <w:marTop w:val="0"/>
                      <w:marBottom w:val="0"/>
                      <w:divBdr>
                        <w:top w:val="single" w:sz="2" w:space="0" w:color="D9D9E3"/>
                        <w:left w:val="single" w:sz="2" w:space="0" w:color="D9D9E3"/>
                        <w:bottom w:val="single" w:sz="2" w:space="0" w:color="D9D9E3"/>
                        <w:right w:val="single" w:sz="2" w:space="0" w:color="D9D9E3"/>
                      </w:divBdr>
                      <w:divsChild>
                        <w:div w:id="925918148">
                          <w:marLeft w:val="0"/>
                          <w:marRight w:val="0"/>
                          <w:marTop w:val="0"/>
                          <w:marBottom w:val="0"/>
                          <w:divBdr>
                            <w:top w:val="single" w:sz="2" w:space="0" w:color="auto"/>
                            <w:left w:val="single" w:sz="2" w:space="0" w:color="auto"/>
                            <w:bottom w:val="single" w:sz="6" w:space="0" w:color="auto"/>
                            <w:right w:val="single" w:sz="2" w:space="0" w:color="auto"/>
                          </w:divBdr>
                          <w:divsChild>
                            <w:div w:id="1304045275">
                              <w:marLeft w:val="0"/>
                              <w:marRight w:val="0"/>
                              <w:marTop w:val="100"/>
                              <w:marBottom w:val="100"/>
                              <w:divBdr>
                                <w:top w:val="single" w:sz="2" w:space="0" w:color="D9D9E3"/>
                                <w:left w:val="single" w:sz="2" w:space="0" w:color="D9D9E3"/>
                                <w:bottom w:val="single" w:sz="2" w:space="0" w:color="D9D9E3"/>
                                <w:right w:val="single" w:sz="2" w:space="0" w:color="D9D9E3"/>
                              </w:divBdr>
                              <w:divsChild>
                                <w:div w:id="1812286992">
                                  <w:marLeft w:val="0"/>
                                  <w:marRight w:val="0"/>
                                  <w:marTop w:val="0"/>
                                  <w:marBottom w:val="0"/>
                                  <w:divBdr>
                                    <w:top w:val="single" w:sz="2" w:space="0" w:color="D9D9E3"/>
                                    <w:left w:val="single" w:sz="2" w:space="0" w:color="D9D9E3"/>
                                    <w:bottom w:val="single" w:sz="2" w:space="0" w:color="D9D9E3"/>
                                    <w:right w:val="single" w:sz="2" w:space="0" w:color="D9D9E3"/>
                                  </w:divBdr>
                                  <w:divsChild>
                                    <w:div w:id="1764374151">
                                      <w:marLeft w:val="0"/>
                                      <w:marRight w:val="0"/>
                                      <w:marTop w:val="0"/>
                                      <w:marBottom w:val="0"/>
                                      <w:divBdr>
                                        <w:top w:val="single" w:sz="2" w:space="0" w:color="D9D9E3"/>
                                        <w:left w:val="single" w:sz="2" w:space="0" w:color="D9D9E3"/>
                                        <w:bottom w:val="single" w:sz="2" w:space="0" w:color="D9D9E3"/>
                                        <w:right w:val="single" w:sz="2" w:space="0" w:color="D9D9E3"/>
                                      </w:divBdr>
                                      <w:divsChild>
                                        <w:div w:id="2019234386">
                                          <w:marLeft w:val="0"/>
                                          <w:marRight w:val="0"/>
                                          <w:marTop w:val="0"/>
                                          <w:marBottom w:val="0"/>
                                          <w:divBdr>
                                            <w:top w:val="single" w:sz="2" w:space="0" w:color="D9D9E3"/>
                                            <w:left w:val="single" w:sz="2" w:space="0" w:color="D9D9E3"/>
                                            <w:bottom w:val="single" w:sz="2" w:space="0" w:color="D9D9E3"/>
                                            <w:right w:val="single" w:sz="2" w:space="0" w:color="D9D9E3"/>
                                          </w:divBdr>
                                          <w:divsChild>
                                            <w:div w:id="422648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22276363">
          <w:marLeft w:val="0"/>
          <w:marRight w:val="0"/>
          <w:marTop w:val="0"/>
          <w:marBottom w:val="0"/>
          <w:divBdr>
            <w:top w:val="none" w:sz="0" w:space="0" w:color="auto"/>
            <w:left w:val="none" w:sz="0" w:space="0" w:color="auto"/>
            <w:bottom w:val="none" w:sz="0" w:space="0" w:color="auto"/>
            <w:right w:val="none" w:sz="0" w:space="0" w:color="auto"/>
          </w:divBdr>
        </w:div>
      </w:divsChild>
    </w:div>
    <w:div w:id="1582834178">
      <w:bodyDiv w:val="1"/>
      <w:marLeft w:val="0"/>
      <w:marRight w:val="0"/>
      <w:marTop w:val="0"/>
      <w:marBottom w:val="0"/>
      <w:divBdr>
        <w:top w:val="none" w:sz="0" w:space="0" w:color="auto"/>
        <w:left w:val="none" w:sz="0" w:space="0" w:color="auto"/>
        <w:bottom w:val="none" w:sz="0" w:space="0" w:color="auto"/>
        <w:right w:val="none" w:sz="0" w:space="0" w:color="auto"/>
      </w:divBdr>
    </w:div>
    <w:div w:id="1755397246">
      <w:bodyDiv w:val="1"/>
      <w:marLeft w:val="0"/>
      <w:marRight w:val="0"/>
      <w:marTop w:val="0"/>
      <w:marBottom w:val="0"/>
      <w:divBdr>
        <w:top w:val="none" w:sz="0" w:space="0" w:color="auto"/>
        <w:left w:val="none" w:sz="0" w:space="0" w:color="auto"/>
        <w:bottom w:val="none" w:sz="0" w:space="0" w:color="auto"/>
        <w:right w:val="none" w:sz="0" w:space="0" w:color="auto"/>
      </w:divBdr>
    </w:div>
    <w:div w:id="1888683318">
      <w:bodyDiv w:val="1"/>
      <w:marLeft w:val="0"/>
      <w:marRight w:val="0"/>
      <w:marTop w:val="0"/>
      <w:marBottom w:val="0"/>
      <w:divBdr>
        <w:top w:val="none" w:sz="0" w:space="0" w:color="auto"/>
        <w:left w:val="none" w:sz="0" w:space="0" w:color="auto"/>
        <w:bottom w:val="none" w:sz="0" w:space="0" w:color="auto"/>
        <w:right w:val="none" w:sz="0" w:space="0" w:color="auto"/>
      </w:divBdr>
    </w:div>
    <w:div w:id="1912694419">
      <w:bodyDiv w:val="1"/>
      <w:marLeft w:val="0"/>
      <w:marRight w:val="0"/>
      <w:marTop w:val="0"/>
      <w:marBottom w:val="0"/>
      <w:divBdr>
        <w:top w:val="none" w:sz="0" w:space="0" w:color="auto"/>
        <w:left w:val="none" w:sz="0" w:space="0" w:color="auto"/>
        <w:bottom w:val="none" w:sz="0" w:space="0" w:color="auto"/>
        <w:right w:val="none" w:sz="0" w:space="0" w:color="auto"/>
      </w:divBdr>
    </w:div>
    <w:div w:id="1995798976">
      <w:bodyDiv w:val="1"/>
      <w:marLeft w:val="0"/>
      <w:marRight w:val="0"/>
      <w:marTop w:val="0"/>
      <w:marBottom w:val="0"/>
      <w:divBdr>
        <w:top w:val="none" w:sz="0" w:space="0" w:color="auto"/>
        <w:left w:val="none" w:sz="0" w:space="0" w:color="auto"/>
        <w:bottom w:val="none" w:sz="0" w:space="0" w:color="auto"/>
        <w:right w:val="none" w:sz="0" w:space="0" w:color="auto"/>
      </w:divBdr>
      <w:divsChild>
        <w:div w:id="1515148492">
          <w:marLeft w:val="0"/>
          <w:marRight w:val="0"/>
          <w:marTop w:val="0"/>
          <w:marBottom w:val="0"/>
          <w:divBdr>
            <w:top w:val="none" w:sz="0" w:space="0" w:color="auto"/>
            <w:left w:val="none" w:sz="0" w:space="0" w:color="auto"/>
            <w:bottom w:val="none" w:sz="0" w:space="0" w:color="auto"/>
            <w:right w:val="none" w:sz="0" w:space="0" w:color="auto"/>
          </w:divBdr>
        </w:div>
        <w:div w:id="1215194156">
          <w:marLeft w:val="0"/>
          <w:marRight w:val="0"/>
          <w:marTop w:val="0"/>
          <w:marBottom w:val="0"/>
          <w:divBdr>
            <w:top w:val="none" w:sz="0" w:space="0" w:color="auto"/>
            <w:left w:val="none" w:sz="0" w:space="0" w:color="auto"/>
            <w:bottom w:val="none" w:sz="0" w:space="0" w:color="auto"/>
            <w:right w:val="none" w:sz="0" w:space="0" w:color="auto"/>
          </w:divBdr>
        </w:div>
        <w:div w:id="135418121">
          <w:marLeft w:val="0"/>
          <w:marRight w:val="0"/>
          <w:marTop w:val="0"/>
          <w:marBottom w:val="0"/>
          <w:divBdr>
            <w:top w:val="none" w:sz="0" w:space="0" w:color="auto"/>
            <w:left w:val="none" w:sz="0" w:space="0" w:color="auto"/>
            <w:bottom w:val="none" w:sz="0" w:space="0" w:color="auto"/>
            <w:right w:val="none" w:sz="0" w:space="0" w:color="auto"/>
          </w:divBdr>
          <w:divsChild>
            <w:div w:id="2144420254">
              <w:marLeft w:val="0"/>
              <w:marRight w:val="0"/>
              <w:marTop w:val="0"/>
              <w:marBottom w:val="0"/>
              <w:divBdr>
                <w:top w:val="none" w:sz="0" w:space="0" w:color="auto"/>
                <w:left w:val="none" w:sz="0" w:space="0" w:color="auto"/>
                <w:bottom w:val="none" w:sz="0" w:space="0" w:color="auto"/>
                <w:right w:val="none" w:sz="0" w:space="0" w:color="auto"/>
              </w:divBdr>
            </w:div>
            <w:div w:id="195540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96466">
      <w:bodyDiv w:val="1"/>
      <w:marLeft w:val="0"/>
      <w:marRight w:val="0"/>
      <w:marTop w:val="0"/>
      <w:marBottom w:val="0"/>
      <w:divBdr>
        <w:top w:val="none" w:sz="0" w:space="0" w:color="auto"/>
        <w:left w:val="none" w:sz="0" w:space="0" w:color="auto"/>
        <w:bottom w:val="none" w:sz="0" w:space="0" w:color="auto"/>
        <w:right w:val="none" w:sz="0" w:space="0" w:color="auto"/>
      </w:divBdr>
    </w:div>
    <w:div w:id="2081176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javascript:void(0)" TargetMode="External"/><Relationship Id="rId1" Type="http://schemas.openxmlformats.org/officeDocument/2006/relationships/hyperlink" Target="https://www.webofscience.com/wos/woscc/full-record/WOS:000759381700006"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1831</TotalTime>
  <Pages>26</Pages>
  <Words>11970</Words>
  <Characters>68235</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Wilson</dc:creator>
  <cp:keywords/>
  <dc:description/>
  <cp:lastModifiedBy>Nicole LYNN Gottdenker</cp:lastModifiedBy>
  <cp:revision>11</cp:revision>
  <cp:lastPrinted>2023-01-04T11:15:00Z</cp:lastPrinted>
  <dcterms:created xsi:type="dcterms:W3CDTF">2023-04-08T14:27:00Z</dcterms:created>
  <dcterms:modified xsi:type="dcterms:W3CDTF">2023-04-09T21:59:00Z</dcterms:modified>
</cp:coreProperties>
</file>
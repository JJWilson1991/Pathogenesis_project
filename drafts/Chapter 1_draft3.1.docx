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F70D9" w14:textId="77777777" w:rsidR="00BD65F0" w:rsidRPr="00BD65F0" w:rsidRDefault="00BD65F0" w:rsidP="00BD65F0">
      <w:pPr>
        <w:spacing w:after="0" w:line="240" w:lineRule="auto"/>
        <w:rPr>
          <w:rFonts w:ascii="Times New Roman" w:eastAsia="Times New Roman" w:hAnsi="Times New Roman" w:cs="Times New Roman"/>
          <w:sz w:val="24"/>
          <w:szCs w:val="24"/>
        </w:rPr>
      </w:pPr>
      <w:bookmarkStart w:id="0" w:name="_Hlk112936534"/>
      <w:r w:rsidRPr="00BD65F0">
        <w:rPr>
          <w:rFonts w:ascii="Arial" w:eastAsia="Times New Roman" w:hAnsi="Arial" w:cs="Arial"/>
          <w:color w:val="000000"/>
        </w:rPr>
        <w:t>Chapter 1</w:t>
      </w:r>
    </w:p>
    <w:p w14:paraId="6CB9205A" w14:textId="280F2778" w:rsidR="00BD65F0" w:rsidRDefault="000173D1" w:rsidP="00BD65F0">
      <w:pPr>
        <w:spacing w:after="0" w:line="240" w:lineRule="auto"/>
        <w:rPr>
          <w:rFonts w:ascii="Arial" w:eastAsia="Times New Roman" w:hAnsi="Arial" w:cs="Arial"/>
          <w:color w:val="262626"/>
          <w:sz w:val="44"/>
          <w:szCs w:val="44"/>
        </w:rPr>
      </w:pPr>
      <w:r>
        <w:rPr>
          <w:rFonts w:ascii="Arial" w:eastAsia="Times New Roman" w:hAnsi="Arial" w:cs="Arial"/>
          <w:color w:val="262626"/>
          <w:sz w:val="44"/>
          <w:szCs w:val="44"/>
        </w:rPr>
        <w:t xml:space="preserve">What does pathology have to do with disease ecology? Linking pathogenesis to viral spillover dynamics </w:t>
      </w:r>
    </w:p>
    <w:p w14:paraId="13CB261A" w14:textId="69AAA0AF" w:rsidR="009C7E07" w:rsidRDefault="009C7E07" w:rsidP="00BD65F0">
      <w:pPr>
        <w:spacing w:after="0" w:line="240" w:lineRule="auto"/>
        <w:rPr>
          <w:rFonts w:ascii="Times New Roman" w:eastAsia="Times New Roman" w:hAnsi="Times New Roman" w:cs="Times New Roman"/>
          <w:sz w:val="24"/>
          <w:szCs w:val="24"/>
        </w:rPr>
      </w:pPr>
    </w:p>
    <w:p w14:paraId="51E339EE" w14:textId="15324FEE" w:rsidR="00545E88" w:rsidRDefault="00545E88" w:rsidP="00BD65F0">
      <w:pPr>
        <w:spacing w:after="0" w:line="240" w:lineRule="auto"/>
        <w:rPr>
          <w:rFonts w:ascii="Times New Roman" w:eastAsia="Times New Roman" w:hAnsi="Times New Roman" w:cs="Times New Roman"/>
          <w:sz w:val="24"/>
          <w:szCs w:val="24"/>
        </w:rPr>
      </w:pPr>
    </w:p>
    <w:p w14:paraId="46312997" w14:textId="67154E4F" w:rsidR="00545E88" w:rsidRDefault="00545E88" w:rsidP="00BD65F0">
      <w:pPr>
        <w:spacing w:after="0" w:line="240" w:lineRule="auto"/>
        <w:rPr>
          <w:rFonts w:ascii="Times New Roman" w:eastAsia="Times New Roman" w:hAnsi="Times New Roman" w:cs="Times New Roman"/>
          <w:sz w:val="24"/>
          <w:szCs w:val="24"/>
        </w:rPr>
      </w:pPr>
    </w:p>
    <w:p w14:paraId="7DA7AC6D" w14:textId="0697DDE7" w:rsidR="00545E88" w:rsidRPr="00545E88" w:rsidRDefault="00545E88" w:rsidP="00545E88">
      <w:pPr>
        <w:spacing w:after="0" w:line="240" w:lineRule="auto"/>
        <w:rPr>
          <w:rFonts w:ascii="Times New Roman" w:eastAsia="Times New Roman" w:hAnsi="Times New Roman" w:cs="Times New Roman"/>
          <w:sz w:val="24"/>
          <w:szCs w:val="24"/>
        </w:rPr>
      </w:pPr>
      <w:r w:rsidRPr="00545E88">
        <w:rPr>
          <w:rFonts w:ascii="Segoe UI" w:eastAsia="Times New Roman" w:hAnsi="Segoe UI" w:cs="Segoe UI"/>
          <w:color w:val="242424"/>
          <w:sz w:val="23"/>
          <w:szCs w:val="23"/>
          <w:shd w:val="clear" w:color="auto" w:fill="FFFFFF"/>
        </w:rPr>
        <w:t xml:space="preserve">Hi Jonny- Here is chapter 1- It needs quite a bit of work- I am trying to think maybe summarizing different hosts and spillover events with a bivariate network plot may be useful for the reader? I am losing the </w:t>
      </w:r>
      <w:r w:rsidR="003B74CB" w:rsidRPr="00545E88">
        <w:rPr>
          <w:rFonts w:ascii="Segoe UI" w:eastAsia="Times New Roman" w:hAnsi="Segoe UI" w:cs="Segoe UI"/>
          <w:color w:val="242424"/>
          <w:sz w:val="23"/>
          <w:szCs w:val="23"/>
          <w:shd w:val="clear" w:color="auto" w:fill="FFFFFF"/>
        </w:rPr>
        <w:t>overall</w:t>
      </w:r>
      <w:r w:rsidRPr="00545E88">
        <w:rPr>
          <w:rFonts w:ascii="Segoe UI" w:eastAsia="Times New Roman" w:hAnsi="Segoe UI" w:cs="Segoe UI"/>
          <w:color w:val="242424"/>
          <w:sz w:val="23"/>
          <w:szCs w:val="23"/>
          <w:shd w:val="clear" w:color="auto" w:fill="FFFFFF"/>
        </w:rPr>
        <w:t> goal of the analysis of the data- and the take home messages- some of the plots are not clear and the point you are trying to make -- the one with number of papers and positive and negative by organ tropism (yes/no) is particularly confusing - the dendrogram is 'cool' but what does it mean in the bigger scheme of things- The questions need to be defined in more detail at end of the introduction -- just not sure of the point and the narrative right now the way the discussion is written- But at least you got some words down, so that is good- you just need to go back and outline and read some more related papers and decide the 'key points' here that you want to show in this analysis- </w:t>
      </w:r>
    </w:p>
    <w:p w14:paraId="248EC5F7" w14:textId="77777777" w:rsidR="00545E88" w:rsidRPr="00545E88" w:rsidRDefault="00545E88" w:rsidP="00545E88">
      <w:pPr>
        <w:shd w:val="clear" w:color="auto" w:fill="FFFFFF"/>
        <w:spacing w:after="0" w:line="240" w:lineRule="auto"/>
        <w:textAlignment w:val="baseline"/>
        <w:rPr>
          <w:rFonts w:ascii="Segoe UI" w:eastAsia="Times New Roman" w:hAnsi="Segoe UI" w:cs="Segoe UI"/>
          <w:color w:val="242424"/>
          <w:sz w:val="23"/>
          <w:szCs w:val="23"/>
        </w:rPr>
      </w:pPr>
    </w:p>
    <w:p w14:paraId="144D4BA8" w14:textId="0B28AA82" w:rsidR="00545E88" w:rsidRPr="00545E88" w:rsidRDefault="00545E88" w:rsidP="00545E88">
      <w:pPr>
        <w:shd w:val="clear" w:color="auto" w:fill="FFFFFF"/>
        <w:spacing w:after="0" w:line="240" w:lineRule="auto"/>
        <w:textAlignment w:val="baseline"/>
        <w:rPr>
          <w:rFonts w:ascii="Segoe UI" w:eastAsia="Times New Roman" w:hAnsi="Segoe UI" w:cs="Segoe UI"/>
          <w:color w:val="242424"/>
          <w:sz w:val="23"/>
          <w:szCs w:val="23"/>
        </w:rPr>
      </w:pPr>
      <w:r w:rsidRPr="00545E88">
        <w:rPr>
          <w:rFonts w:ascii="Segoe UI" w:eastAsia="Times New Roman" w:hAnsi="Segoe UI" w:cs="Segoe UI"/>
          <w:color w:val="242424"/>
          <w:sz w:val="23"/>
          <w:szCs w:val="23"/>
        </w:rPr>
        <w:t xml:space="preserve">where data is available on receptor and organ tropism- what are the take home points regarding cross-species spillover- you have very few </w:t>
      </w:r>
      <w:r w:rsidR="003B74CB" w:rsidRPr="00545E88">
        <w:rPr>
          <w:rFonts w:ascii="Segoe UI" w:eastAsia="Times New Roman" w:hAnsi="Segoe UI" w:cs="Segoe UI"/>
          <w:color w:val="242424"/>
          <w:sz w:val="23"/>
          <w:szCs w:val="23"/>
        </w:rPr>
        <w:t>cross-animal</w:t>
      </w:r>
      <w:r w:rsidRPr="00545E88">
        <w:rPr>
          <w:rFonts w:ascii="Segoe UI" w:eastAsia="Times New Roman" w:hAnsi="Segoe UI" w:cs="Segoe UI"/>
          <w:color w:val="242424"/>
          <w:sz w:val="23"/>
          <w:szCs w:val="23"/>
        </w:rPr>
        <w:t xml:space="preserve"> spillover events? it would be interesting to look at the nature of other cross species transmission events between wild and domestic animals and vice-versa. </w:t>
      </w:r>
    </w:p>
    <w:p w14:paraId="745C24F9" w14:textId="77777777" w:rsidR="00545E88" w:rsidRPr="00545E88" w:rsidRDefault="00545E88" w:rsidP="00545E88">
      <w:pPr>
        <w:shd w:val="clear" w:color="auto" w:fill="FFFFFF"/>
        <w:spacing w:after="0" w:line="240" w:lineRule="auto"/>
        <w:textAlignment w:val="baseline"/>
        <w:rPr>
          <w:rFonts w:ascii="Segoe UI" w:eastAsia="Times New Roman" w:hAnsi="Segoe UI" w:cs="Segoe UI"/>
          <w:color w:val="242424"/>
          <w:sz w:val="23"/>
          <w:szCs w:val="23"/>
        </w:rPr>
      </w:pPr>
    </w:p>
    <w:p w14:paraId="0E036676" w14:textId="77777777" w:rsidR="00545E88" w:rsidRPr="00545E88" w:rsidRDefault="00545E88" w:rsidP="00545E88">
      <w:pPr>
        <w:shd w:val="clear" w:color="auto" w:fill="FFFFFF"/>
        <w:spacing w:after="0" w:line="240" w:lineRule="auto"/>
        <w:textAlignment w:val="baseline"/>
        <w:rPr>
          <w:rFonts w:ascii="Segoe UI" w:eastAsia="Times New Roman" w:hAnsi="Segoe UI" w:cs="Segoe UI"/>
          <w:color w:val="242424"/>
          <w:sz w:val="23"/>
          <w:szCs w:val="23"/>
        </w:rPr>
      </w:pPr>
      <w:r w:rsidRPr="00545E88">
        <w:rPr>
          <w:rFonts w:ascii="Segoe UI" w:eastAsia="Times New Roman" w:hAnsi="Segoe UI" w:cs="Segoe UI"/>
          <w:color w:val="242424"/>
          <w:sz w:val="23"/>
          <w:szCs w:val="23"/>
        </w:rPr>
        <w:t>Nicole</w:t>
      </w:r>
    </w:p>
    <w:p w14:paraId="376A1F57" w14:textId="7D4122FF" w:rsidR="00545E88" w:rsidRDefault="00545E88" w:rsidP="00BD65F0">
      <w:pPr>
        <w:spacing w:after="0" w:line="240" w:lineRule="auto"/>
        <w:rPr>
          <w:rFonts w:ascii="Times New Roman" w:eastAsia="Times New Roman" w:hAnsi="Times New Roman" w:cs="Times New Roman"/>
          <w:sz w:val="24"/>
          <w:szCs w:val="24"/>
        </w:rPr>
      </w:pPr>
    </w:p>
    <w:p w14:paraId="46E87B09" w14:textId="5FC4DF69" w:rsidR="00545E88" w:rsidRDefault="00545E88" w:rsidP="00BD65F0">
      <w:pPr>
        <w:spacing w:after="0" w:line="240" w:lineRule="auto"/>
        <w:rPr>
          <w:rFonts w:ascii="Times New Roman" w:eastAsia="Times New Roman" w:hAnsi="Times New Roman" w:cs="Times New Roman"/>
          <w:sz w:val="24"/>
          <w:szCs w:val="24"/>
        </w:rPr>
      </w:pPr>
    </w:p>
    <w:p w14:paraId="1EBBA280" w14:textId="1F55DCCC" w:rsidR="00545E88" w:rsidRDefault="00545E88" w:rsidP="00BD65F0">
      <w:pPr>
        <w:spacing w:after="0" w:line="240" w:lineRule="auto"/>
        <w:rPr>
          <w:rFonts w:ascii="Times New Roman" w:eastAsia="Times New Roman" w:hAnsi="Times New Roman" w:cs="Times New Roman"/>
          <w:sz w:val="24"/>
          <w:szCs w:val="24"/>
        </w:rPr>
      </w:pPr>
    </w:p>
    <w:p w14:paraId="3C043ED9" w14:textId="5197CEEF" w:rsidR="00545E88" w:rsidRDefault="00545E88" w:rsidP="00BD65F0">
      <w:pPr>
        <w:spacing w:after="0" w:line="240" w:lineRule="auto"/>
        <w:rPr>
          <w:rFonts w:ascii="Times New Roman" w:eastAsia="Times New Roman" w:hAnsi="Times New Roman" w:cs="Times New Roman"/>
          <w:sz w:val="24"/>
          <w:szCs w:val="24"/>
        </w:rPr>
      </w:pPr>
      <w:r>
        <w:t>Template 2</w:t>
      </w:r>
      <w:r w:rsidRPr="00545E88">
        <w:rPr>
          <w:highlight w:val="cyan"/>
        </w:rPr>
        <w:t>: This topic is heavily studied and important =</w:t>
      </w:r>
      <w:r w:rsidRPr="00545E88">
        <w:rPr>
          <w:rFonts w:ascii="Cambria Math" w:hAnsi="Cambria Math" w:cs="Cambria Math"/>
          <w:highlight w:val="cyan"/>
        </w:rPr>
        <w:t>⇒</w:t>
      </w:r>
      <w:r w:rsidRPr="00545E88">
        <w:rPr>
          <w:highlight w:val="cyan"/>
        </w:rPr>
        <w:t xml:space="preserve"> but something is missing/wrong =</w:t>
      </w:r>
      <w:r w:rsidRPr="00545E88">
        <w:rPr>
          <w:rFonts w:ascii="Cambria Math" w:hAnsi="Cambria Math" w:cs="Cambria Math"/>
          <w:highlight w:val="cyan"/>
        </w:rPr>
        <w:t>⇒</w:t>
      </w:r>
      <w:r w:rsidRPr="00545E88">
        <w:rPr>
          <w:highlight w:val="cyan"/>
        </w:rPr>
        <w:t xml:space="preserve"> and we fix it.</w:t>
      </w:r>
      <w:r>
        <w:t xml:space="preserve"> This opening is usually less explicitly grabby than template 1, but signals in a simple way what big idea or literature you plan to speak to. However, you should be careful to make sure someone who is not familiar with this area will recognize the importance of what you are doing. You can be relatively specific (“Political scientists have long been interested in whether campaign spending 5 is effective”) or general (“</w:t>
      </w:r>
      <w:proofErr w:type="spellStart"/>
      <w:r>
        <w:t>Downsian</w:t>
      </w:r>
      <w:proofErr w:type="spellEnd"/>
      <w:r>
        <w:t xml:space="preserve"> party competition models are one of the most prominent applications of game theory to political science”). For political theory, the topic will often be the thought or writings of a major figure. There are several ways to get at what is missing or wrong. A major theory could be inconsistent with recent developments or the case you analyze (often this leads to a hybrid with template 1). Or the existing literature leaves an important mechanism unspecified. Some major theories haven’t been tested properly; this template can work well for the increasingly common types of studies that introduce new data or aim to establish a causal effect more credibly than past work. The “how we fix this” part is then pretty straightforward: say what you do in the paper and frame it in light of what the existing important literature misses.</w:t>
      </w:r>
    </w:p>
    <w:p w14:paraId="3954704C" w14:textId="77777777" w:rsidR="00545E88" w:rsidRPr="00BD65F0" w:rsidRDefault="00545E88" w:rsidP="00BD65F0">
      <w:pPr>
        <w:spacing w:after="0" w:line="240" w:lineRule="auto"/>
        <w:rPr>
          <w:rFonts w:ascii="Times New Roman" w:eastAsia="Times New Roman" w:hAnsi="Times New Roman" w:cs="Times New Roman"/>
          <w:sz w:val="24"/>
          <w:szCs w:val="24"/>
        </w:rPr>
      </w:pPr>
    </w:p>
    <w:p w14:paraId="151B0FA3" w14:textId="31C88407" w:rsidR="00BD65F0" w:rsidRDefault="00BD65F0" w:rsidP="00BD65F0">
      <w:pPr>
        <w:spacing w:after="0" w:line="240" w:lineRule="auto"/>
        <w:rPr>
          <w:rFonts w:ascii="Arial" w:eastAsia="Times New Roman" w:hAnsi="Arial" w:cs="Arial"/>
          <w:b/>
          <w:bCs/>
          <w:color w:val="000000"/>
          <w:u w:val="single"/>
        </w:rPr>
      </w:pPr>
      <w:r w:rsidRPr="00BD65F0">
        <w:rPr>
          <w:rFonts w:ascii="Arial" w:eastAsia="Times New Roman" w:hAnsi="Arial" w:cs="Arial"/>
          <w:b/>
          <w:bCs/>
          <w:color w:val="000000"/>
          <w:u w:val="single"/>
        </w:rPr>
        <w:t>Introduction</w:t>
      </w:r>
    </w:p>
    <w:p w14:paraId="747DDFC6" w14:textId="77777777" w:rsidR="009C7E07" w:rsidRPr="00BD65F0" w:rsidRDefault="009C7E07" w:rsidP="00BD65F0">
      <w:pPr>
        <w:spacing w:after="0" w:line="240" w:lineRule="auto"/>
        <w:rPr>
          <w:rFonts w:ascii="Times New Roman" w:eastAsia="Times New Roman" w:hAnsi="Times New Roman" w:cs="Times New Roman"/>
          <w:b/>
          <w:bCs/>
          <w:sz w:val="24"/>
          <w:szCs w:val="24"/>
          <w:u w:val="single"/>
        </w:rPr>
      </w:pPr>
    </w:p>
    <w:p w14:paraId="41135A4F" w14:textId="3221EA8F" w:rsidR="00A12C22" w:rsidRPr="005B5ECF" w:rsidRDefault="00BD65F0" w:rsidP="00A12C22">
      <w:pPr>
        <w:spacing w:line="480" w:lineRule="auto"/>
        <w:rPr>
          <w:rFonts w:ascii="Arial" w:hAnsi="Arial" w:cs="Arial"/>
          <w:sz w:val="20"/>
          <w:szCs w:val="20"/>
        </w:rPr>
      </w:pPr>
      <w:r w:rsidRPr="00AA6AB3">
        <w:rPr>
          <w:rFonts w:ascii="Arial" w:hAnsi="Arial" w:cs="Arial"/>
          <w:sz w:val="20"/>
          <w:szCs w:val="20"/>
        </w:rPr>
        <w:t>Interspecies</w:t>
      </w:r>
      <w:r w:rsidR="009A05AB" w:rsidRPr="00AA6AB3">
        <w:rPr>
          <w:rFonts w:ascii="Arial" w:hAnsi="Arial" w:cs="Arial"/>
          <w:sz w:val="20"/>
          <w:szCs w:val="20"/>
        </w:rPr>
        <w:t xml:space="preserve"> pathogen transmission is</w:t>
      </w:r>
      <w:r w:rsidRPr="00AA6AB3">
        <w:rPr>
          <w:rFonts w:ascii="Arial" w:hAnsi="Arial" w:cs="Arial"/>
          <w:sz w:val="20"/>
          <w:szCs w:val="20"/>
        </w:rPr>
        <w:t xml:space="preserve"> a multifactorial process with both extrinsic drivers</w:t>
      </w:r>
      <w:r w:rsidR="00DF2016">
        <w:rPr>
          <w:rFonts w:ascii="Arial" w:hAnsi="Arial" w:cs="Arial"/>
          <w:sz w:val="20"/>
          <w:szCs w:val="20"/>
        </w:rPr>
        <w:t>,</w:t>
      </w:r>
      <w:r w:rsidRPr="00AA6AB3">
        <w:rPr>
          <w:rFonts w:ascii="Arial" w:hAnsi="Arial" w:cs="Arial"/>
          <w:sz w:val="20"/>
          <w:szCs w:val="20"/>
        </w:rPr>
        <w:t xml:space="preserve"> and intrinsic pathogen </w:t>
      </w:r>
      <w:r w:rsidR="00963116">
        <w:rPr>
          <w:rFonts w:ascii="Arial" w:hAnsi="Arial" w:cs="Arial"/>
          <w:sz w:val="20"/>
          <w:szCs w:val="20"/>
        </w:rPr>
        <w:t xml:space="preserve">and host </w:t>
      </w:r>
      <w:r w:rsidRPr="00AA6AB3">
        <w:rPr>
          <w:rFonts w:ascii="Arial" w:hAnsi="Arial" w:cs="Arial"/>
          <w:sz w:val="20"/>
          <w:szCs w:val="20"/>
        </w:rPr>
        <w:t xml:space="preserve">factors playing major roles in the process </w: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 </w:instrText>
      </w:r>
      <w:r w:rsidR="00391A9A">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EN.CITE.DATA </w:instrText>
      </w:r>
      <w:r w:rsidR="00391A9A">
        <w:rPr>
          <w:rFonts w:ascii="Arial" w:hAnsi="Arial" w:cs="Arial"/>
          <w:sz w:val="20"/>
          <w:szCs w:val="20"/>
        </w:rPr>
      </w:r>
      <w:r w:rsidR="00391A9A">
        <w:rPr>
          <w:rFonts w:ascii="Arial" w:hAnsi="Arial" w:cs="Arial"/>
          <w:sz w:val="20"/>
          <w:szCs w:val="20"/>
        </w:rPr>
        <w:fldChar w:fldCharType="end"/>
      </w:r>
      <w:r w:rsidR="00913D22" w:rsidRPr="00AA6AB3">
        <w:rPr>
          <w:rFonts w:ascii="Arial" w:hAnsi="Arial" w:cs="Arial"/>
          <w:sz w:val="20"/>
          <w:szCs w:val="20"/>
        </w:rPr>
      </w:r>
      <w:r w:rsidR="00913D22" w:rsidRPr="00AA6AB3">
        <w:rPr>
          <w:rFonts w:ascii="Arial" w:hAnsi="Arial" w:cs="Arial"/>
          <w:sz w:val="20"/>
          <w:szCs w:val="20"/>
        </w:rPr>
        <w:fldChar w:fldCharType="separate"/>
      </w:r>
      <w:r w:rsidR="00391A9A">
        <w:rPr>
          <w:rFonts w:ascii="Arial" w:hAnsi="Arial" w:cs="Arial"/>
          <w:noProof/>
          <w:sz w:val="20"/>
          <w:szCs w:val="20"/>
        </w:rPr>
        <w:t>(Plowright et al. 2017, Becker et al. 2019, Ellwanger and Chies 2021)</w:t>
      </w:r>
      <w:r w:rsidR="00913D22" w:rsidRPr="00AA6AB3">
        <w:rPr>
          <w:rFonts w:ascii="Arial" w:hAnsi="Arial" w:cs="Arial"/>
          <w:sz w:val="20"/>
          <w:szCs w:val="20"/>
        </w:rPr>
        <w:fldChar w:fldCharType="end"/>
      </w:r>
      <w:r w:rsidR="00391A9A">
        <w:rPr>
          <w:rFonts w:ascii="Arial" w:hAnsi="Arial" w:cs="Arial"/>
          <w:sz w:val="20"/>
          <w:szCs w:val="20"/>
        </w:rPr>
        <w:t xml:space="preserve">. </w:t>
      </w:r>
      <w:r w:rsidR="00016C23" w:rsidRPr="001A0ED1">
        <w:rPr>
          <w:rFonts w:ascii="Arial" w:hAnsi="Arial" w:cs="Arial"/>
          <w:sz w:val="20"/>
          <w:szCs w:val="20"/>
        </w:rPr>
        <w:t>Viral traits such as being enveloped</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&lt;EndNote&gt;&lt;Cite&gt;&lt;Author&gt;Valero-Rello&lt;/Author&gt;&lt;Year&gt;2022&lt;/Year&gt;&lt;RecNum&gt;7617&lt;/RecNum&gt;&lt;DisplayText&gt;(Valero-Rello and Sanjuán 2022)&lt;/DisplayText&gt;&lt;record&gt;&lt;rec-number&gt;7617&lt;/rec-number&gt;&lt;foreign-keys&gt;&lt;key app="EN" db-id="pv99xppxsftrpnevsxkp0tvm950xsdp9wz2x" timestamp="1666885212"&gt;7617&lt;/key&gt;&lt;/foreign-keys&gt;&lt;ref-type name="Journal Article"&gt;17&lt;/ref-type&gt;&lt;contributors&gt;&lt;authors&gt;&lt;author&gt;Valero-Rello, Ana&lt;/author&gt;&lt;author&gt;Sanjuán, Rafael&lt;/author&gt;&lt;/authors&gt;&lt;/contributors&gt;&lt;titles&gt;&lt;title&gt;Enveloped viruses show increased propensity to cross-species transmission and zoonosis&lt;/title&gt;&lt;secondary-title&gt;bioRxiv&lt;/secondary-title&gt;&lt;/titles&gt;&lt;periodical&gt;&lt;full-title&gt;bioRxiv&lt;/full-title&gt;&lt;/periodical&gt;&lt;pages&gt;2022.07.29.501861&lt;/pages&gt;&lt;dates&gt;&lt;year&gt;2022&lt;/year&gt;&lt;/dates&gt;&lt;urls&gt;&lt;related-urls&gt;&lt;url&gt;https://www.biorxiv.org/content/biorxiv/early/2022/07/29/2022.07.29.501861.full.pdf&lt;/url&gt;&lt;/related-urls&gt;&lt;/urls&gt;&lt;electronic-resource-num&gt;10.1101/2022.07.29.501861&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(Valero-</w:t>
      </w:r>
      <w:proofErr w:type="spellStart"/>
      <w:r w:rsidR="00963116" w:rsidRPr="001A0ED1">
        <w:rPr>
          <w:rFonts w:ascii="Arial" w:hAnsi="Arial" w:cs="Arial"/>
          <w:sz w:val="20"/>
          <w:szCs w:val="20"/>
        </w:rPr>
        <w:t>Rello</w:t>
      </w:r>
      <w:proofErr w:type="spellEnd"/>
      <w:r w:rsidR="00963116" w:rsidRPr="001A0ED1">
        <w:rPr>
          <w:rFonts w:ascii="Arial" w:hAnsi="Arial" w:cs="Arial"/>
          <w:sz w:val="20"/>
          <w:szCs w:val="20"/>
        </w:rPr>
        <w:t xml:space="preserve"> and </w:t>
      </w:r>
      <w:proofErr w:type="spellStart"/>
      <w:r w:rsidR="00963116" w:rsidRPr="001A0ED1">
        <w:rPr>
          <w:rFonts w:ascii="Arial" w:hAnsi="Arial" w:cs="Arial"/>
          <w:sz w:val="20"/>
          <w:szCs w:val="20"/>
        </w:rPr>
        <w:t>Sanjuán</w:t>
      </w:r>
      <w:proofErr w:type="spellEnd"/>
      <w:r w:rsidR="00963116" w:rsidRPr="001A0ED1">
        <w:rPr>
          <w:rFonts w:ascii="Arial" w:hAnsi="Arial" w:cs="Arial"/>
          <w:sz w:val="20"/>
          <w:szCs w:val="20"/>
        </w:rPr>
        <w:t xml:space="preserve"> 2022)</w:t>
      </w:r>
      <w:r w:rsidR="00963116" w:rsidRPr="001A0ED1">
        <w:rPr>
          <w:rFonts w:ascii="Arial" w:hAnsi="Arial" w:cs="Arial"/>
          <w:sz w:val="20"/>
          <w:szCs w:val="20"/>
        </w:rPr>
        <w:fldChar w:fldCharType="end"/>
      </w:r>
      <w:r w:rsidR="00016C23" w:rsidRPr="001A0ED1">
        <w:rPr>
          <w:rFonts w:ascii="Arial" w:hAnsi="Arial" w:cs="Arial"/>
          <w:sz w:val="20"/>
          <w:szCs w:val="20"/>
        </w:rPr>
        <w:t xml:space="preserve">, being able to replicate in the </w:t>
      </w:r>
      <w:r w:rsidR="002A07D2" w:rsidRPr="001A0ED1">
        <w:rPr>
          <w:rFonts w:ascii="Arial" w:hAnsi="Arial" w:cs="Arial"/>
          <w:sz w:val="20"/>
          <w:szCs w:val="20"/>
        </w:rPr>
        <w:t>cytoplasm</w:t>
      </w:r>
      <w:r w:rsidR="00963116" w:rsidRPr="001A0ED1">
        <w:rPr>
          <w:rFonts w:ascii="Arial" w:hAnsi="Arial" w:cs="Arial"/>
          <w:sz w:val="20"/>
          <w:szCs w:val="20"/>
        </w:rPr>
        <w:t xml:space="preserve"> </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 xml:space="preserve">(Pulliam and </w:t>
      </w:r>
      <w:proofErr w:type="spellStart"/>
      <w:r w:rsidR="00963116" w:rsidRPr="001A0ED1">
        <w:rPr>
          <w:rFonts w:ascii="Arial" w:hAnsi="Arial" w:cs="Arial"/>
          <w:sz w:val="20"/>
          <w:szCs w:val="20"/>
        </w:rPr>
        <w:t>Dushoff</w:t>
      </w:r>
      <w:proofErr w:type="spellEnd"/>
      <w:r w:rsidR="00963116" w:rsidRPr="001A0ED1">
        <w:rPr>
          <w:rFonts w:ascii="Arial" w:hAnsi="Arial" w:cs="Arial"/>
          <w:sz w:val="20"/>
          <w:szCs w:val="20"/>
        </w:rPr>
        <w:t xml:space="preserve"> 2009)</w:t>
      </w:r>
      <w:r w:rsidR="00963116" w:rsidRPr="001A0ED1">
        <w:rPr>
          <w:rFonts w:ascii="Arial" w:hAnsi="Arial" w:cs="Arial"/>
          <w:sz w:val="20"/>
          <w:szCs w:val="20"/>
        </w:rPr>
        <w:fldChar w:fldCharType="end"/>
      </w:r>
      <w:r w:rsidR="00DF2016">
        <w:rPr>
          <w:rFonts w:ascii="Arial" w:hAnsi="Arial" w:cs="Arial"/>
          <w:sz w:val="20"/>
          <w:szCs w:val="20"/>
        </w:rPr>
        <w:t xml:space="preserve"> have been suggested to play a role in viral </w:t>
      </w:r>
      <w:r w:rsidR="00786BF4">
        <w:rPr>
          <w:rFonts w:ascii="Arial" w:hAnsi="Arial" w:cs="Arial"/>
          <w:sz w:val="20"/>
          <w:szCs w:val="20"/>
        </w:rPr>
        <w:t>spillover</w:t>
      </w:r>
      <w:r w:rsidR="00DF2016">
        <w:rPr>
          <w:rFonts w:ascii="Arial" w:hAnsi="Arial" w:cs="Arial"/>
          <w:sz w:val="20"/>
          <w:szCs w:val="20"/>
        </w:rPr>
        <w:t xml:space="preserve"> into novel species</w:t>
      </w:r>
      <w:r w:rsidR="00963116" w:rsidRPr="001A0ED1">
        <w:rPr>
          <w:rFonts w:ascii="Arial" w:hAnsi="Arial" w:cs="Arial"/>
          <w:sz w:val="20"/>
          <w:szCs w:val="20"/>
        </w:rPr>
        <w:t>.</w:t>
      </w:r>
      <w:r w:rsidR="00DF0A72" w:rsidRPr="001A0ED1">
        <w:rPr>
          <w:rFonts w:ascii="Arial" w:hAnsi="Arial" w:cs="Arial"/>
          <w:sz w:val="20"/>
          <w:szCs w:val="20"/>
        </w:rPr>
        <w:t xml:space="preserve"> Recent work has looked even more so at the </w:t>
      </w:r>
      <w:r w:rsidR="002A07D2" w:rsidRPr="001A0ED1">
        <w:rPr>
          <w:rFonts w:ascii="Arial" w:hAnsi="Arial" w:cs="Arial"/>
          <w:sz w:val="20"/>
          <w:szCs w:val="20"/>
        </w:rPr>
        <w:t>genotypes</w:t>
      </w:r>
      <w:r w:rsidR="00DF0A72" w:rsidRPr="001A0ED1">
        <w:rPr>
          <w:rFonts w:ascii="Arial" w:hAnsi="Arial" w:cs="Arial"/>
          <w:sz w:val="20"/>
          <w:szCs w:val="20"/>
        </w:rPr>
        <w:t xml:space="preserve"> of viruses as a predictor of zoonotic potential</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&lt;EndNote&gt;&lt;Cite&gt;&lt;Author&gt;Mollentze&lt;/Author&gt;&lt;Year&gt;2021&lt;/Year&gt;&lt;RecNum&gt;7619&lt;/RecNum&gt;&lt;DisplayText&gt;(Mollentze et al. 2021)&lt;/DisplayText&gt;&lt;record&gt;&lt;rec-number&gt;7619&lt;/rec-number&gt;&lt;foreign-keys&gt;&lt;key app="EN" db-id="pv99xppxsftrpnevsxkp0tvm950xsdp9wz2x" timestamp="1666885481"&gt;7619&lt;/key&gt;&lt;/foreign-keys&gt;&lt;ref-type name="Journal Article"&gt;17&lt;/ref-type&gt;&lt;contributors&gt;&lt;authors&gt;&lt;author&gt;Mollentze, Nardus&lt;/author&gt;&lt;author&gt;Babayan, Simon A.&lt;/author&gt;&lt;author&gt;Streicker, Daniel G.&lt;/author&gt;&lt;/authors&gt;&lt;/contributors&gt;&lt;titles&gt;&lt;title&gt;Identifying and prioritizing potential human-infecting viruses from their genome sequences&lt;/title&gt;&lt;secondary-title&gt;PLOS Biology&lt;/secondary-title&gt;&lt;/titles&gt;&lt;periodical&gt;&lt;full-title&gt;PLOS Biology&lt;/full-title&gt;&lt;/periodical&gt;&lt;pages&gt;e3001390&lt;/pages&gt;&lt;volume&gt;19&lt;/volume&gt;&lt;number&gt;9&lt;/number&gt;&lt;dates&gt;&lt;year&gt;2021&lt;/year&gt;&lt;/dates&gt;&lt;publisher&gt;Public Library of Science&lt;/publisher&gt;&lt;urls&gt;&lt;related-urls&gt;&lt;url&gt;https://doi.org/10.1371/journal.pbio.3001390&lt;/url&gt;&lt;/related-urls&gt;&lt;/urls&gt;&lt;electronic-resource-num&gt;10.1371/journal.pbio.3001390&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w:t>
      </w:r>
      <w:proofErr w:type="spellStart"/>
      <w:r w:rsidR="00DF0A72" w:rsidRPr="001A0ED1">
        <w:rPr>
          <w:rFonts w:ascii="Arial" w:hAnsi="Arial" w:cs="Arial"/>
          <w:sz w:val="20"/>
          <w:szCs w:val="20"/>
        </w:rPr>
        <w:t>Mollentze</w:t>
      </w:r>
      <w:proofErr w:type="spellEnd"/>
      <w:r w:rsidR="00DF0A72" w:rsidRPr="001A0ED1">
        <w:rPr>
          <w:rFonts w:ascii="Arial" w:hAnsi="Arial" w:cs="Arial"/>
          <w:sz w:val="20"/>
          <w:szCs w:val="20"/>
        </w:rPr>
        <w:t xml:space="preserve"> et al. 2021)</w:t>
      </w:r>
      <w:r w:rsidR="00DF0A72" w:rsidRPr="001A0ED1">
        <w:rPr>
          <w:rFonts w:ascii="Arial" w:hAnsi="Arial" w:cs="Arial"/>
          <w:sz w:val="20"/>
          <w:szCs w:val="20"/>
        </w:rPr>
        <w:fldChar w:fldCharType="end"/>
      </w:r>
      <w:r w:rsidR="00DF0A72" w:rsidRPr="001A0ED1">
        <w:rPr>
          <w:rFonts w:ascii="Arial" w:hAnsi="Arial" w:cs="Arial"/>
          <w:sz w:val="20"/>
          <w:szCs w:val="20"/>
        </w:rPr>
        <w:t>.</w:t>
      </w:r>
      <w:r w:rsidR="00FC7F44">
        <w:rPr>
          <w:rFonts w:ascii="Arial" w:hAnsi="Arial" w:cs="Arial"/>
          <w:sz w:val="20"/>
          <w:szCs w:val="20"/>
        </w:rPr>
        <w:t xml:space="preserve"> </w:t>
      </w:r>
      <w:r w:rsidR="00963116" w:rsidRPr="001A0ED1">
        <w:rPr>
          <w:rFonts w:ascii="Arial" w:hAnsi="Arial" w:cs="Arial"/>
          <w:sz w:val="20"/>
          <w:szCs w:val="20"/>
        </w:rPr>
        <w:t xml:space="preserve">Host factors often studied have been phylogenetic </w:t>
      </w:r>
      <w:r w:rsidR="002A07D2" w:rsidRPr="001A0ED1">
        <w:rPr>
          <w:rFonts w:ascii="Arial" w:hAnsi="Arial" w:cs="Arial"/>
          <w:sz w:val="20"/>
          <w:szCs w:val="20"/>
        </w:rPr>
        <w:t>distance</w:t>
      </w:r>
      <w:r w:rsidR="00963116" w:rsidRPr="001A0ED1">
        <w:rPr>
          <w:rFonts w:ascii="Arial" w:hAnsi="Arial" w:cs="Arial"/>
          <w:sz w:val="20"/>
          <w:szCs w:val="20"/>
        </w:rPr>
        <w:t xml:space="preserve"> </w:t>
      </w:r>
      <w:r w:rsidR="00C73CA8">
        <w:rPr>
          <w:rFonts w:ascii="Arial" w:hAnsi="Arial" w:cs="Arial"/>
          <w:sz w:val="20"/>
          <w:szCs w:val="20"/>
        </w:rPr>
        <w:t xml:space="preserve">between hosts </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&lt;EndNote&gt;&lt;Cite&gt;&lt;Author&gt;Guth&lt;/Author&gt;&lt;Year&gt;2019&lt;/Year&gt;&lt;RecNum&gt;7620&lt;/RecNum&gt;&lt;DisplayText&gt;(Guth et al. 2019)&lt;/DisplayText&gt;&lt;record&gt;&lt;rec-number&gt;7620&lt;/rec-number&gt;&lt;foreign-keys&gt;&lt;key app="EN" db-id="pv99xppxsftrpnevsxkp0tvm950xsdp9wz2x" timestamp="1666885716"&gt;7620&lt;/key&gt;&lt;/foreign-keys&gt;&lt;ref-type name="Journal Article"&gt;17&lt;/ref-type&gt;&lt;contributors&gt;&lt;authors&gt;&lt;author&gt;Guth, S.&lt;/author&gt;&lt;author&gt;Visher, E.&lt;/author&gt;&lt;author&gt;Boots, M.&lt;/author&gt;&lt;author&gt;Brook, C. E.&lt;/author&gt;&lt;/authors&gt;&lt;/contributors&gt;&lt;auth-address&gt;Department of Integrative Biology, University of California, Berkeley, CA, USA.&amp;#xD;Centre for Ecology and Conservation, University of Exeter, Exeter TR10 9FE, UK.&lt;/auth-address&gt;&lt;titles&gt;&lt;title&gt;Host phylogenetic distance drives trends in virus virulence and transmissibility across the animal-human interface&lt;/title&gt;&lt;secondary-title&gt;Philos Trans R Soc Lond B Biol Sci&lt;/secondary-title&gt;&lt;/titles&gt;&lt;periodical&gt;&lt;full-title&gt;Philos Trans R Soc Lond B Biol Sci&lt;/full-title&gt;&lt;/periodical&gt;&lt;pages&gt;20190296&lt;/pages&gt;&lt;volume&gt;374&lt;/volume&gt;&lt;number&gt;1782&lt;/number&gt;&lt;edition&gt;2019/08/14&lt;/edition&gt;&lt;keywords&gt;&lt;keyword&gt;Animals&lt;/keyword&gt;&lt;keyword&gt;Disease Reservoirs/*veterinary&lt;/keyword&gt;&lt;keyword&gt;*Host-Pathogen Interactions&lt;/keyword&gt;&lt;keyword&gt;Humans&lt;/keyword&gt;&lt;keyword&gt;*Phylogeny&lt;/keyword&gt;&lt;keyword&gt;Virulence&lt;/keyword&gt;&lt;keyword&gt;Virus Physiological Phenomena&lt;/keyword&gt;&lt;keyword&gt;Viruses/*pathogenicity&lt;/keyword&gt;&lt;keyword&gt;Zoonoses/*transmission&lt;/keyword&gt;&lt;keyword&gt;*Chiroptera&lt;/keyword&gt;&lt;keyword&gt;*bridge hosts&lt;/keyword&gt;&lt;keyword&gt;*emerging infectious diseases&lt;/keyword&gt;&lt;keyword&gt;*host breadth&lt;/keyword&gt;&lt;keyword&gt;*virulence&lt;/keyword&gt;&lt;keyword&gt;*zoonoses&lt;/keyword&gt;&lt;/keywords&gt;&lt;dates&gt;&lt;year&gt;2019&lt;/year&gt;&lt;pub-dates&gt;&lt;date&gt;Sep 30&lt;/date&gt;&lt;/pub-dates&gt;&lt;/dates&gt;&lt;isbn&gt;1471-2970 (Electronic)&amp;#xD;0962-8436 (Linking)&lt;/isbn&gt;&lt;accession-num&gt;31401961&lt;/accession-num&gt;&lt;urls&gt;&lt;related-urls&gt;&lt;url&gt;https://www.ncbi.nlm.nih.gov/pubmed/31401961&lt;/url&gt;&lt;/related-urls&gt;&lt;/urls&gt;&lt;custom2&gt;PMC6711300&lt;/custom2&gt;&lt;electronic-resource-num&gt;10.1098/rstb.2019.0296&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w:t>
      </w:r>
      <w:proofErr w:type="spellStart"/>
      <w:r w:rsidR="00DF0A72" w:rsidRPr="001A0ED1">
        <w:rPr>
          <w:rFonts w:ascii="Arial" w:hAnsi="Arial" w:cs="Arial"/>
          <w:sz w:val="20"/>
          <w:szCs w:val="20"/>
        </w:rPr>
        <w:t>Guth</w:t>
      </w:r>
      <w:proofErr w:type="spellEnd"/>
      <w:r w:rsidR="00DF0A72" w:rsidRPr="001A0ED1">
        <w:rPr>
          <w:rFonts w:ascii="Arial" w:hAnsi="Arial" w:cs="Arial"/>
          <w:sz w:val="20"/>
          <w:szCs w:val="20"/>
        </w:rPr>
        <w:t xml:space="preserve"> et al. 2019)</w:t>
      </w:r>
      <w:r w:rsidR="00DF0A72" w:rsidRPr="001A0ED1">
        <w:rPr>
          <w:rFonts w:ascii="Arial" w:hAnsi="Arial" w:cs="Arial"/>
          <w:sz w:val="20"/>
          <w:szCs w:val="20"/>
        </w:rPr>
        <w:fldChar w:fldCharType="end"/>
      </w:r>
      <w:r w:rsidR="00963116" w:rsidRPr="001A0ED1">
        <w:rPr>
          <w:rFonts w:ascii="Arial" w:hAnsi="Arial" w:cs="Arial"/>
          <w:sz w:val="20"/>
          <w:szCs w:val="20"/>
        </w:rPr>
        <w:t>and more recently phylogenetic aggregation</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&lt;EndNote&gt;&lt;Cite&gt;&lt;Author&gt;Park&lt;/Author&gt;&lt;Year&gt;2019&lt;/Year&gt;&lt;RecNum&gt;149&lt;/RecNum&gt;&lt;DisplayText&gt;(Park 2019)&lt;/DisplayText&gt;&lt;record&gt;&lt;rec-number&gt;149&lt;/rec-number&gt;&lt;foreign-keys&gt;&lt;key app="EN" db-id="pv99xppxsftrpnevsxkp0tvm950xsdp9wz2x" timestamp="1655158179"&gt;149&lt;/key&gt;&lt;/foreign-keys&gt;&lt;ref-type name="Journal Article"&gt;17&lt;/ref-type&gt;&lt;contributors&gt;&lt;authors&gt;&lt;author&gt;Park, A. W.&lt;/author&gt;&lt;/authors&gt;&lt;/contributors&gt;&lt;auth-address&gt;Odum School of Ecology, Center for the Ecology of Infectious Diseases and Department of Infectious Diseases, College of Veterinary Medicine, University of Georgia, Athens, GA 30602, USA.&lt;/auth-address&gt;&lt;titles&gt;&lt;title&gt;Phylogenetic aggregation increases zoonotic potential of mammalian viruses&lt;/title&gt;&lt;secondary-title&gt;Biol Lett&lt;/secondary-title&gt;&lt;/titles&gt;&lt;periodical&gt;&lt;full-title&gt;Biol Lett&lt;/full-title&gt;&lt;/periodical&gt;&lt;pages&gt;20190668&lt;/pages&gt;&lt;volume&gt;15&lt;/volume&gt;&lt;number&gt;12&lt;/number&gt;&lt;edition&gt;2019/12/19&lt;/edition&gt;&lt;keywords&gt;&lt;keyword&gt;Animals&lt;/keyword&gt;&lt;keyword&gt;Host Specificity&lt;/keyword&gt;&lt;keyword&gt;Humans&lt;/keyword&gt;&lt;keyword&gt;*Mammals&lt;/keyword&gt;&lt;keyword&gt;Phylogeny&lt;/keyword&gt;&lt;keyword&gt;*Viruses&lt;/keyword&gt;&lt;keyword&gt;Zoonoses&lt;/keyword&gt;&lt;keyword&gt;*macroecology&lt;/keyword&gt;&lt;keyword&gt;*mammal&lt;/keyword&gt;&lt;keyword&gt;*phylogeny&lt;/keyword&gt;&lt;keyword&gt;*virus&lt;/keyword&gt;&lt;keyword&gt;*zoonotic&lt;/keyword&gt;&lt;/keywords&gt;&lt;dates&gt;&lt;year&gt;2019&lt;/year&gt;&lt;pub-dates&gt;&lt;date&gt;Dec&lt;/date&gt;&lt;/pub-dates&gt;&lt;/dates&gt;&lt;isbn&gt;1744-957X (Electronic)&amp;#xD;1744-9561 (Linking)&lt;/isbn&gt;&lt;accession-num&gt;31847743&lt;/accession-num&gt;&lt;urls&gt;&lt;related-urls&gt;&lt;url&gt;https://www.ncbi.nlm.nih.gov/pubmed/31847743&lt;/url&gt;&lt;/related-urls&gt;&lt;/urls&gt;&lt;custom2&gt;PMC6936017&lt;/custom2&gt;&lt;electronic-resource-num&gt;10.1098/rsbl.2019.0668&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(Park 2019)</w:t>
      </w:r>
      <w:r w:rsidR="00963116" w:rsidRPr="001A0ED1">
        <w:rPr>
          <w:rFonts w:ascii="Arial" w:hAnsi="Arial" w:cs="Arial"/>
          <w:sz w:val="20"/>
          <w:szCs w:val="20"/>
        </w:rPr>
        <w:fldChar w:fldCharType="end"/>
      </w:r>
      <w:r w:rsidR="00963116" w:rsidRPr="001A0ED1">
        <w:rPr>
          <w:rFonts w:ascii="Arial" w:hAnsi="Arial" w:cs="Arial"/>
          <w:sz w:val="20"/>
          <w:szCs w:val="20"/>
        </w:rPr>
        <w:t xml:space="preserve">. Phylogeny is likely to capture a broad range of host biological traits that </w:t>
      </w:r>
      <w:r w:rsidR="003B74CB">
        <w:rPr>
          <w:rFonts w:ascii="Arial" w:hAnsi="Arial" w:cs="Arial"/>
          <w:sz w:val="20"/>
          <w:szCs w:val="20"/>
        </w:rPr>
        <w:t>facilitate</w:t>
      </w:r>
      <w:r w:rsidR="00963116" w:rsidRPr="001A0ED1">
        <w:rPr>
          <w:rFonts w:ascii="Arial" w:hAnsi="Arial" w:cs="Arial"/>
          <w:sz w:val="20"/>
          <w:szCs w:val="20"/>
        </w:rPr>
        <w:t xml:space="preserve"> cross species transmission.</w:t>
      </w:r>
      <w:r w:rsidR="00DF0A72" w:rsidRPr="001A0ED1">
        <w:rPr>
          <w:rFonts w:ascii="Arial" w:hAnsi="Arial" w:cs="Arial"/>
          <w:sz w:val="20"/>
          <w:szCs w:val="20"/>
        </w:rPr>
        <w:t xml:space="preserve"> </w:t>
      </w:r>
      <w:r w:rsidR="00A12C22" w:rsidRPr="001A0ED1">
        <w:rPr>
          <w:rFonts w:ascii="Arial" w:hAnsi="Arial" w:cs="Arial"/>
          <w:sz w:val="20"/>
          <w:szCs w:val="20"/>
        </w:rPr>
        <w:t xml:space="preserve">Both host and viral factors have been included in </w:t>
      </w:r>
      <w:r w:rsidR="002A07D2" w:rsidRPr="001A0ED1">
        <w:rPr>
          <w:rFonts w:ascii="Arial" w:hAnsi="Arial" w:cs="Arial"/>
          <w:sz w:val="20"/>
          <w:szCs w:val="20"/>
        </w:rPr>
        <w:t>predictive</w:t>
      </w:r>
      <w:r w:rsidR="00A12C22" w:rsidRPr="001A0ED1">
        <w:rPr>
          <w:rFonts w:ascii="Arial" w:hAnsi="Arial" w:cs="Arial"/>
          <w:sz w:val="20"/>
          <w:szCs w:val="20"/>
        </w:rPr>
        <w:t xml:space="preserve"> models of viral spillover </w:t>
      </w:r>
      <w:r w:rsidR="00A12C22" w:rsidRPr="001A0ED1">
        <w:rPr>
          <w:rFonts w:ascii="Arial" w:hAnsi="Arial" w:cs="Arial"/>
          <w:sz w:val="20"/>
          <w:szCs w:val="20"/>
        </w:rPr>
        <w:fldChar w:fldCharType="begin"/>
      </w:r>
      <w:r w:rsidR="00A12C22" w:rsidRPr="001A0ED1">
        <w:rPr>
          <w:rFonts w:ascii="Arial" w:hAnsi="Arial" w:cs="Arial"/>
          <w:sz w:val="20"/>
          <w:szCs w:val="20"/>
        </w:rPr>
        <w:instrText xml:space="preserve"> ADDIN EN.CITE &lt;EndNote&gt;&lt;Cite&gt;&lt;Author&gt;Olival&lt;/Author&gt;&lt;Year&gt;2017&lt;/Year&gt;&lt;RecNum&gt;151&lt;/RecNum&gt;&lt;DisplayText&gt;(Olival et al. 2017)&lt;/DisplayText&gt;&lt;record&gt;&lt;rec-number&gt;151&lt;/rec-number&gt;&lt;foreign-keys&gt;&lt;key app="EN" db-id="pv99xppxsftrpnevsxkp0tvm950xsdp9wz2x" timestamp="1655158207"&gt;151&lt;/key&gt;&lt;/foreign-keys&gt;&lt;ref-type name="Journal Article"&gt;17&lt;/ref-type&gt;&lt;contributors&gt;&lt;authors&gt;&lt;author&gt;Olival, K. J.&lt;/author&gt;&lt;author&gt;Hosseini, P. R.&lt;/author&gt;&lt;author&gt;Zambrana-Torrelio, C.&lt;/author&gt;&lt;author&gt;Ross, N.&lt;/author&gt;&lt;author&gt;Bogich, T. L.&lt;/author&gt;&lt;author&gt;Daszak, P.&lt;/author&gt;&lt;/authors&gt;&lt;/contributors&gt;&lt;auth-address&gt;EcoHealth Alliance, 460 West 34th Street, New York, New York 10001, USA.&lt;/auth-address&gt;&lt;titles&gt;&lt;title&gt;Host and viral traits predict zoonotic spillover from mammals&lt;/title&gt;&lt;secondary-title&gt;Nature&lt;/secondary-title&gt;&lt;/titles&gt;&lt;periodical&gt;&lt;full-title&gt;Nature&lt;/full-title&gt;&lt;/periodical&gt;&lt;pages&gt;646-650&lt;/pages&gt;&lt;volume&gt;546&lt;/volume&gt;&lt;number&gt;7660&lt;/number&gt;&lt;edition&gt;2017/06/22&lt;/edition&gt;&lt;keywords&gt;&lt;keyword&gt;Animals&lt;/keyword&gt;&lt;keyword&gt;Biodiversity&lt;/keyword&gt;&lt;keyword&gt;*Host Specificity&lt;/keyword&gt;&lt;keyword&gt;Host-Pathogen Interactions&lt;/keyword&gt;&lt;keyword&gt;Humans&lt;/keyword&gt;&lt;keyword&gt;Mammals/*virology&lt;/keyword&gt;&lt;keyword&gt;Viruses/*isolation &amp;amp; purification/*pathogenicity&lt;/keyword&gt;&lt;keyword&gt;Zoonoses/*epidemiology/*virology&lt;/keyword&gt;&lt;/keywords&gt;&lt;dates&gt;&lt;year&gt;2017&lt;/year&gt;&lt;pub-dates&gt;&lt;date&gt;Jun 29&lt;/date&gt;&lt;/pub-dates&gt;&lt;/dates&gt;&lt;isbn&gt;1476-4687 (Electronic)&amp;#xD;0028-0836 (Linking)&lt;/isbn&gt;&lt;accession-num&gt;28636590&lt;/accession-num&gt;&lt;urls&gt;&lt;related-urls&gt;&lt;url&gt;https://www.ncbi.nlm.nih.gov/pubmed/28636590&lt;/url&gt;&lt;/related-urls&gt;&lt;/urls&gt;&lt;custom2&gt;PMC5570460&lt;/custom2&gt;&lt;electronic-resource-num&gt;10.1038/nature22975&lt;/electronic-resource-num&gt;&lt;/record&gt;&lt;/Cite&gt;&lt;/EndNote&gt;</w:instrText>
      </w:r>
      <w:r w:rsidR="00A12C22" w:rsidRPr="001A0ED1">
        <w:rPr>
          <w:rFonts w:ascii="Arial" w:hAnsi="Arial" w:cs="Arial"/>
          <w:sz w:val="20"/>
          <w:szCs w:val="20"/>
        </w:rPr>
        <w:fldChar w:fldCharType="separate"/>
      </w:r>
      <w:r w:rsidR="00A12C22" w:rsidRPr="001A0ED1">
        <w:rPr>
          <w:rFonts w:ascii="Arial" w:hAnsi="Arial" w:cs="Arial"/>
          <w:sz w:val="20"/>
          <w:szCs w:val="20"/>
        </w:rPr>
        <w:t>(</w:t>
      </w:r>
      <w:proofErr w:type="spellStart"/>
      <w:r w:rsidR="00A12C22" w:rsidRPr="001A0ED1">
        <w:rPr>
          <w:rFonts w:ascii="Arial" w:hAnsi="Arial" w:cs="Arial"/>
          <w:sz w:val="20"/>
          <w:szCs w:val="20"/>
        </w:rPr>
        <w:t>Olival</w:t>
      </w:r>
      <w:proofErr w:type="spellEnd"/>
      <w:r w:rsidR="00A12C22" w:rsidRPr="001A0ED1">
        <w:rPr>
          <w:rFonts w:ascii="Arial" w:hAnsi="Arial" w:cs="Arial"/>
          <w:sz w:val="20"/>
          <w:szCs w:val="20"/>
        </w:rPr>
        <w:t xml:space="preserve"> et al. 2017)</w:t>
      </w:r>
      <w:r w:rsidR="00A12C22" w:rsidRPr="001A0ED1">
        <w:rPr>
          <w:rFonts w:ascii="Arial" w:hAnsi="Arial" w:cs="Arial"/>
          <w:sz w:val="20"/>
          <w:szCs w:val="20"/>
        </w:rPr>
        <w:fldChar w:fldCharType="end"/>
      </w:r>
      <w:r w:rsidR="001A0ED1">
        <w:rPr>
          <w:rFonts w:ascii="Arial" w:hAnsi="Arial" w:cs="Arial"/>
          <w:sz w:val="20"/>
          <w:szCs w:val="20"/>
        </w:rPr>
        <w:t>.</w:t>
      </w:r>
      <w:r w:rsidR="00FC7F44">
        <w:rPr>
          <w:rFonts w:ascii="Arial" w:hAnsi="Arial" w:cs="Arial"/>
          <w:sz w:val="20"/>
          <w:szCs w:val="20"/>
        </w:rPr>
        <w:t xml:space="preserve"> </w:t>
      </w:r>
      <w:r w:rsidR="00DF0A72" w:rsidRPr="001A0ED1">
        <w:rPr>
          <w:rFonts w:ascii="Arial" w:hAnsi="Arial" w:cs="Arial"/>
          <w:sz w:val="20"/>
          <w:szCs w:val="20"/>
        </w:rPr>
        <w:t xml:space="preserve">Whilst these host and viral factors are vitally </w:t>
      </w:r>
      <w:r w:rsidR="002A07D2" w:rsidRPr="001A0ED1">
        <w:rPr>
          <w:rFonts w:ascii="Arial" w:hAnsi="Arial" w:cs="Arial"/>
          <w:sz w:val="20"/>
          <w:szCs w:val="20"/>
        </w:rPr>
        <w:t>important,</w:t>
      </w:r>
      <w:r w:rsidR="00DF0A72" w:rsidRPr="001A0ED1">
        <w:rPr>
          <w:rFonts w:ascii="Arial" w:hAnsi="Arial" w:cs="Arial"/>
          <w:sz w:val="20"/>
          <w:szCs w:val="20"/>
        </w:rPr>
        <w:t xml:space="preserve"> they must be viewed through the lens of ecological </w:t>
      </w:r>
      <w:r w:rsidR="002A07D2" w:rsidRPr="001A0ED1">
        <w:rPr>
          <w:rFonts w:ascii="Arial" w:hAnsi="Arial" w:cs="Arial"/>
          <w:sz w:val="20"/>
          <w:szCs w:val="20"/>
        </w:rPr>
        <w:t>viability</w:t>
      </w:r>
      <w:r w:rsidR="00DF0A72" w:rsidRPr="001A0ED1">
        <w:rPr>
          <w:rFonts w:ascii="Arial" w:hAnsi="Arial" w:cs="Arial"/>
          <w:sz w:val="20"/>
          <w:szCs w:val="20"/>
        </w:rPr>
        <w:t xml:space="preserve"> of a spillover event happening and these </w:t>
      </w:r>
      <w:r w:rsidR="002A07D2" w:rsidRPr="001A0ED1">
        <w:rPr>
          <w:rFonts w:ascii="Arial" w:hAnsi="Arial" w:cs="Arial"/>
          <w:sz w:val="20"/>
          <w:szCs w:val="20"/>
        </w:rPr>
        <w:t>extrinsic</w:t>
      </w:r>
      <w:r w:rsidR="00DF0A72" w:rsidRPr="001A0ED1">
        <w:rPr>
          <w:rFonts w:ascii="Arial" w:hAnsi="Arial" w:cs="Arial"/>
          <w:sz w:val="20"/>
          <w:szCs w:val="20"/>
        </w:rPr>
        <w:t xml:space="preserve"> drivers are just as important </w: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 </w:instrTex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EN.CITE.DATA </w:instrText>
      </w:r>
      <w:r w:rsidR="00A12C22" w:rsidRPr="001A0ED1">
        <w:rPr>
          <w:rFonts w:ascii="Arial" w:hAnsi="Arial" w:cs="Arial"/>
          <w:sz w:val="20"/>
          <w:szCs w:val="20"/>
        </w:rPr>
      </w:r>
      <w:r w:rsidR="00A12C22" w:rsidRPr="001A0ED1">
        <w:rPr>
          <w:rFonts w:ascii="Arial" w:hAnsi="Arial" w:cs="Arial"/>
          <w:sz w:val="20"/>
          <w:szCs w:val="20"/>
        </w:rPr>
        <w:fldChar w:fldCharType="end"/>
      </w:r>
      <w:r w:rsidR="00A12C22" w:rsidRPr="001A0ED1">
        <w:rPr>
          <w:rFonts w:ascii="Arial" w:hAnsi="Arial" w:cs="Arial"/>
          <w:sz w:val="20"/>
          <w:szCs w:val="20"/>
        </w:rPr>
      </w:r>
      <w:r w:rsidR="00A12C22" w:rsidRPr="001A0ED1">
        <w:rPr>
          <w:rFonts w:ascii="Arial" w:hAnsi="Arial" w:cs="Arial"/>
          <w:sz w:val="20"/>
          <w:szCs w:val="20"/>
        </w:rPr>
        <w:fldChar w:fldCharType="separate"/>
      </w:r>
      <w:r w:rsidR="00A12C22" w:rsidRPr="001A0ED1">
        <w:rPr>
          <w:rFonts w:ascii="Arial" w:hAnsi="Arial" w:cs="Arial"/>
          <w:sz w:val="20"/>
          <w:szCs w:val="20"/>
        </w:rPr>
        <w:t>(</w:t>
      </w:r>
      <w:proofErr w:type="spellStart"/>
      <w:r w:rsidR="00A12C22" w:rsidRPr="001A0ED1">
        <w:rPr>
          <w:rFonts w:ascii="Arial" w:hAnsi="Arial" w:cs="Arial"/>
          <w:sz w:val="20"/>
          <w:szCs w:val="20"/>
        </w:rPr>
        <w:t>Engering</w:t>
      </w:r>
      <w:proofErr w:type="spellEnd"/>
      <w:r w:rsidR="00A12C22" w:rsidRPr="001A0ED1">
        <w:rPr>
          <w:rFonts w:ascii="Arial" w:hAnsi="Arial" w:cs="Arial"/>
          <w:sz w:val="20"/>
          <w:szCs w:val="20"/>
        </w:rPr>
        <w:t xml:space="preserve"> et al. 2013, </w:t>
      </w:r>
      <w:proofErr w:type="spellStart"/>
      <w:r w:rsidR="00A12C22" w:rsidRPr="001A0ED1">
        <w:rPr>
          <w:rFonts w:ascii="Arial" w:hAnsi="Arial" w:cs="Arial"/>
          <w:sz w:val="20"/>
          <w:szCs w:val="20"/>
        </w:rPr>
        <w:t>Borremans</w:t>
      </w:r>
      <w:proofErr w:type="spellEnd"/>
      <w:r w:rsidR="00A12C22" w:rsidRPr="001A0ED1">
        <w:rPr>
          <w:rFonts w:ascii="Arial" w:hAnsi="Arial" w:cs="Arial"/>
          <w:sz w:val="20"/>
          <w:szCs w:val="20"/>
        </w:rPr>
        <w:t xml:space="preserve"> et al. 2019)</w:t>
      </w:r>
      <w:r w:rsidR="00A12C22" w:rsidRPr="001A0ED1">
        <w:rPr>
          <w:rFonts w:ascii="Arial" w:hAnsi="Arial" w:cs="Arial"/>
          <w:sz w:val="20"/>
          <w:szCs w:val="20"/>
        </w:rPr>
        <w:fldChar w:fldCharType="end"/>
      </w:r>
      <w:r w:rsidR="00FC7F44">
        <w:rPr>
          <w:rFonts w:ascii="Arial" w:hAnsi="Arial" w:cs="Arial"/>
          <w:sz w:val="20"/>
          <w:szCs w:val="20"/>
        </w:rPr>
        <w:t>.</w:t>
      </w:r>
      <w:r w:rsidR="00C73CA8" w:rsidRPr="00C73CA8">
        <w:rPr>
          <w:rFonts w:ascii="Arial" w:hAnsi="Arial" w:cs="Arial"/>
          <w:sz w:val="20"/>
          <w:szCs w:val="20"/>
        </w:rPr>
        <w:t xml:space="preserve"> </w:t>
      </w:r>
      <w:r w:rsidR="00DF2016">
        <w:rPr>
          <w:rFonts w:ascii="Arial" w:hAnsi="Arial" w:cs="Arial"/>
          <w:sz w:val="20"/>
          <w:szCs w:val="20"/>
        </w:rPr>
        <w:t xml:space="preserve"> </w:t>
      </w:r>
      <w:r w:rsidR="00C73CA8" w:rsidRPr="00AA6AB3">
        <w:rPr>
          <w:rFonts w:ascii="Arial" w:hAnsi="Arial" w:cs="Arial"/>
          <w:sz w:val="20"/>
          <w:szCs w:val="20"/>
        </w:rPr>
        <w:t xml:space="preserve">Whilst there has been much investigation of specific </w:t>
      </w:r>
      <w:r w:rsidR="00C73CA8">
        <w:rPr>
          <w:rFonts w:ascii="Arial" w:hAnsi="Arial" w:cs="Arial"/>
          <w:sz w:val="20"/>
          <w:szCs w:val="20"/>
        </w:rPr>
        <w:t xml:space="preserve">pathogen and host traits </w:t>
      </w:r>
      <w:r w:rsidR="00C73CA8" w:rsidRPr="00AA6AB3">
        <w:rPr>
          <w:rFonts w:ascii="Arial" w:hAnsi="Arial" w:cs="Arial"/>
          <w:sz w:val="20"/>
          <w:szCs w:val="20"/>
        </w:rPr>
        <w:t xml:space="preserve">involved in </w:t>
      </w:r>
      <w:commentRangeStart w:id="1"/>
      <w:commentRangeEnd w:id="1"/>
      <w:r w:rsidR="00C73CA8" w:rsidRPr="00BE501D">
        <w:rPr>
          <w:rFonts w:ascii="Arial" w:hAnsi="Arial" w:cs="Arial"/>
          <w:sz w:val="20"/>
          <w:szCs w:val="20"/>
        </w:rPr>
        <w:commentReference w:id="1"/>
      </w:r>
      <w:r w:rsidR="00C73CA8" w:rsidRPr="00AA6AB3">
        <w:rPr>
          <w:rFonts w:ascii="Arial" w:hAnsi="Arial" w:cs="Arial"/>
          <w:sz w:val="20"/>
          <w:szCs w:val="20"/>
        </w:rPr>
        <w:t xml:space="preserve">cross species transmission, there has been little research on the </w:t>
      </w:r>
      <w:r w:rsidR="008037F9">
        <w:rPr>
          <w:rFonts w:ascii="Arial" w:hAnsi="Arial" w:cs="Arial"/>
          <w:sz w:val="20"/>
          <w:szCs w:val="20"/>
        </w:rPr>
        <w:t>i</w:t>
      </w:r>
      <w:r w:rsidR="00C73CA8" w:rsidRPr="00AA6AB3">
        <w:rPr>
          <w:rFonts w:ascii="Arial" w:hAnsi="Arial" w:cs="Arial"/>
          <w:sz w:val="20"/>
          <w:szCs w:val="20"/>
        </w:rPr>
        <w:t>nterplay between host and pathogen</w:t>
      </w:r>
      <w:r w:rsidR="00C73CA8">
        <w:rPr>
          <w:rFonts w:ascii="Arial" w:hAnsi="Arial" w:cs="Arial"/>
          <w:sz w:val="20"/>
          <w:szCs w:val="20"/>
        </w:rPr>
        <w:t xml:space="preserve"> in disease spillover models </w:t>
      </w:r>
      <w:proofErr w:type="spellStart"/>
      <w:r w:rsidR="00C73CA8">
        <w:rPr>
          <w:rFonts w:ascii="Arial" w:hAnsi="Arial" w:cs="Arial"/>
          <w:b/>
          <w:bCs/>
          <w:sz w:val="20"/>
          <w:szCs w:val="20"/>
        </w:rPr>
        <w:t>figx</w:t>
      </w:r>
      <w:proofErr w:type="spellEnd"/>
      <w:r w:rsidR="00C73CA8">
        <w:rPr>
          <w:rFonts w:ascii="Arial" w:hAnsi="Arial" w:cs="Arial"/>
          <w:sz w:val="20"/>
          <w:szCs w:val="20"/>
        </w:rPr>
        <w:t>.</w:t>
      </w:r>
      <w:r w:rsidR="003D7FA5">
        <w:rPr>
          <w:rFonts w:ascii="Arial" w:hAnsi="Arial" w:cs="Arial"/>
          <w:sz w:val="20"/>
          <w:szCs w:val="20"/>
        </w:rPr>
        <w:t xml:space="preserve"> We believe there is a knowledge gap when it comes to the role of disease </w:t>
      </w:r>
      <w:r w:rsidR="00443745">
        <w:rPr>
          <w:rFonts w:ascii="Arial" w:hAnsi="Arial" w:cs="Arial"/>
          <w:sz w:val="20"/>
          <w:szCs w:val="20"/>
        </w:rPr>
        <w:t>pathogenesis</w:t>
      </w:r>
      <w:r w:rsidR="003D7FA5">
        <w:rPr>
          <w:rFonts w:ascii="Arial" w:hAnsi="Arial" w:cs="Arial"/>
          <w:sz w:val="20"/>
          <w:szCs w:val="20"/>
        </w:rPr>
        <w:t xml:space="preserve"> in </w:t>
      </w:r>
      <w:r w:rsidR="00DF2016">
        <w:rPr>
          <w:rFonts w:ascii="Arial" w:hAnsi="Arial" w:cs="Arial"/>
          <w:sz w:val="20"/>
          <w:szCs w:val="20"/>
        </w:rPr>
        <w:t xml:space="preserve">viral </w:t>
      </w:r>
      <w:r w:rsidR="003D7FA5">
        <w:rPr>
          <w:rFonts w:ascii="Arial" w:hAnsi="Arial" w:cs="Arial"/>
          <w:sz w:val="20"/>
          <w:szCs w:val="20"/>
        </w:rPr>
        <w:t>spillover.</w:t>
      </w:r>
    </w:p>
    <w:p w14:paraId="66BE4266" w14:textId="6D5950D4" w:rsidR="00C11DC6" w:rsidRDefault="003D7FA5" w:rsidP="00AA6AB3">
      <w:pPr>
        <w:spacing w:line="480" w:lineRule="auto"/>
        <w:rPr>
          <w:rFonts w:ascii="Arial" w:hAnsi="Arial" w:cs="Arial"/>
          <w:sz w:val="20"/>
          <w:szCs w:val="20"/>
        </w:rPr>
      </w:pPr>
      <w:r>
        <w:rPr>
          <w:rFonts w:ascii="Arial" w:hAnsi="Arial" w:cs="Arial"/>
          <w:sz w:val="20"/>
          <w:szCs w:val="20"/>
        </w:rPr>
        <w:t>T</w:t>
      </w:r>
      <w:r w:rsidR="00BD65F0" w:rsidRPr="00AA6AB3">
        <w:rPr>
          <w:rFonts w:ascii="Arial" w:hAnsi="Arial" w:cs="Arial"/>
          <w:sz w:val="20"/>
          <w:szCs w:val="20"/>
        </w:rPr>
        <w:t xml:space="preserve">he potential role of </w:t>
      </w:r>
      <w:r w:rsidR="0038271A" w:rsidRPr="00AA6AB3">
        <w:rPr>
          <w:rFonts w:ascii="Arial" w:hAnsi="Arial" w:cs="Arial"/>
          <w:sz w:val="20"/>
          <w:szCs w:val="20"/>
        </w:rPr>
        <w:t xml:space="preserve">infectious disease </w:t>
      </w:r>
      <w:r w:rsidR="002A1A98" w:rsidRPr="00AA6AB3">
        <w:rPr>
          <w:rFonts w:ascii="Arial" w:hAnsi="Arial" w:cs="Arial"/>
          <w:sz w:val="20"/>
          <w:szCs w:val="20"/>
        </w:rPr>
        <w:t>pathogenesis</w:t>
      </w:r>
      <w:r w:rsidR="0038271A" w:rsidRPr="00AA6AB3">
        <w:rPr>
          <w:rFonts w:ascii="Arial" w:hAnsi="Arial" w:cs="Arial"/>
          <w:sz w:val="20"/>
          <w:szCs w:val="20"/>
        </w:rPr>
        <w:t xml:space="preserve">, defined as the manner in which </w:t>
      </w:r>
      <w:r w:rsidR="00E4722B" w:rsidRPr="00AA6AB3">
        <w:rPr>
          <w:rFonts w:ascii="Arial" w:hAnsi="Arial" w:cs="Arial"/>
          <w:sz w:val="20"/>
          <w:szCs w:val="20"/>
        </w:rPr>
        <w:t xml:space="preserve">a pathogen </w:t>
      </w:r>
      <w:r w:rsidR="00680F85" w:rsidRPr="00AA6AB3">
        <w:rPr>
          <w:rFonts w:ascii="Arial" w:hAnsi="Arial" w:cs="Arial"/>
          <w:sz w:val="20"/>
          <w:szCs w:val="20"/>
        </w:rPr>
        <w:t>infects</w:t>
      </w:r>
      <w:r w:rsidR="005C1ADE" w:rsidRPr="00AA6AB3">
        <w:rPr>
          <w:rFonts w:ascii="Arial" w:hAnsi="Arial" w:cs="Arial"/>
          <w:sz w:val="20"/>
          <w:szCs w:val="20"/>
        </w:rPr>
        <w:t>, rep</w:t>
      </w:r>
      <w:r w:rsidR="00C67E1D">
        <w:rPr>
          <w:rFonts w:ascii="Arial" w:hAnsi="Arial" w:cs="Arial"/>
          <w:sz w:val="20"/>
          <w:szCs w:val="20"/>
        </w:rPr>
        <w:t>licate</w:t>
      </w:r>
      <w:r w:rsidR="005C1ADE" w:rsidRPr="00AA6AB3">
        <w:rPr>
          <w:rFonts w:ascii="Arial" w:hAnsi="Arial" w:cs="Arial"/>
          <w:sz w:val="20"/>
          <w:szCs w:val="20"/>
        </w:rPr>
        <w:t>s within a host</w:t>
      </w:r>
      <w:r w:rsidR="00894134" w:rsidRPr="00AA6AB3">
        <w:rPr>
          <w:rFonts w:ascii="Arial" w:hAnsi="Arial" w:cs="Arial"/>
          <w:sz w:val="20"/>
          <w:szCs w:val="20"/>
        </w:rPr>
        <w:t xml:space="preserve"> and is transmitted between </w:t>
      </w:r>
      <w:r w:rsidR="002D2C53" w:rsidRPr="00AA6AB3">
        <w:rPr>
          <w:rFonts w:ascii="Arial" w:hAnsi="Arial" w:cs="Arial"/>
          <w:sz w:val="20"/>
          <w:szCs w:val="20"/>
        </w:rPr>
        <w:t>host</w:t>
      </w:r>
      <w:r w:rsidR="00C34951">
        <w:rPr>
          <w:rFonts w:ascii="Arial" w:hAnsi="Arial" w:cs="Arial"/>
          <w:sz w:val="20"/>
          <w:szCs w:val="20"/>
        </w:rPr>
        <w:t xml:space="preserve">s </w:t>
      </w:r>
      <w:commentRangeStart w:id="2"/>
      <w:r w:rsidR="000173D1">
        <w:rPr>
          <w:rFonts w:ascii="Arial" w:hAnsi="Arial" w:cs="Arial"/>
          <w:sz w:val="20"/>
          <w:szCs w:val="20"/>
        </w:rPr>
        <w:t xml:space="preserve">in </w:t>
      </w:r>
      <w:r w:rsidR="00C34951">
        <w:rPr>
          <w:rFonts w:ascii="Arial" w:hAnsi="Arial" w:cs="Arial"/>
          <w:sz w:val="20"/>
          <w:szCs w:val="20"/>
        </w:rPr>
        <w:t xml:space="preserve">predictive </w:t>
      </w:r>
      <w:r w:rsidR="000173D1">
        <w:rPr>
          <w:rFonts w:ascii="Arial" w:hAnsi="Arial" w:cs="Arial"/>
          <w:sz w:val="20"/>
          <w:szCs w:val="20"/>
        </w:rPr>
        <w:t xml:space="preserve">models of </w:t>
      </w:r>
      <w:r w:rsidR="00C34951">
        <w:rPr>
          <w:rFonts w:ascii="Arial" w:hAnsi="Arial" w:cs="Arial"/>
          <w:sz w:val="20"/>
          <w:szCs w:val="20"/>
        </w:rPr>
        <w:t xml:space="preserve">cross-species </w:t>
      </w:r>
      <w:r w:rsidR="000173D1">
        <w:rPr>
          <w:rFonts w:ascii="Arial" w:hAnsi="Arial" w:cs="Arial"/>
          <w:sz w:val="20"/>
          <w:szCs w:val="20"/>
        </w:rPr>
        <w:t xml:space="preserve">disease transmission </w:t>
      </w:r>
      <w:r w:rsidR="00BD65F0" w:rsidRPr="00AA6AB3">
        <w:rPr>
          <w:rFonts w:ascii="Arial" w:hAnsi="Arial" w:cs="Arial"/>
          <w:sz w:val="20"/>
          <w:szCs w:val="20"/>
        </w:rPr>
        <w:t>was  raised by Pulliam</w:t>
      </w:r>
      <w:r w:rsidR="005B5ECF">
        <w:rPr>
          <w:rFonts w:ascii="Arial" w:hAnsi="Arial" w:cs="Arial"/>
          <w:sz w:val="20"/>
          <w:szCs w:val="20"/>
        </w:rPr>
        <w:t xml:space="preserve"> et al</w:t>
      </w:r>
      <w:r w:rsidR="00913D22" w:rsidRPr="00AA6AB3">
        <w:rPr>
          <w:rFonts w:ascii="Arial" w:hAnsi="Arial" w:cs="Arial"/>
          <w:sz w:val="20"/>
          <w:szCs w:val="20"/>
        </w:rPr>
        <w:t xml:space="preserve"> in 2009,</w:t>
      </w:r>
      <w:r w:rsidR="00BD65F0" w:rsidRPr="00AA6AB3">
        <w:rPr>
          <w:rFonts w:ascii="Arial" w:hAnsi="Arial" w:cs="Arial"/>
          <w:sz w:val="20"/>
          <w:szCs w:val="20"/>
        </w:rPr>
        <w:t xml:space="preserve"> but it has proven </w:t>
      </w:r>
      <w:commentRangeEnd w:id="2"/>
      <w:r w:rsidR="00C34951">
        <w:rPr>
          <w:rStyle w:val="CommentReference"/>
        </w:rPr>
        <w:commentReference w:id="2"/>
      </w:r>
      <w:r w:rsidR="00BD65F0" w:rsidRPr="00AA6AB3">
        <w:rPr>
          <w:rFonts w:ascii="Arial" w:hAnsi="Arial" w:cs="Arial"/>
          <w:sz w:val="20"/>
          <w:szCs w:val="20"/>
        </w:rPr>
        <w:t>to be a difficult question to answer</w:t>
      </w:r>
      <w:r w:rsidR="008D73FA" w:rsidRPr="00AA6AB3">
        <w:rPr>
          <w:rFonts w:ascii="Arial" w:hAnsi="Arial" w:cs="Arial"/>
          <w:sz w:val="20"/>
          <w:szCs w:val="20"/>
        </w:rPr>
        <w:fldChar w:fldCharType="begin"/>
      </w:r>
      <w:r w:rsidR="008D73FA" w:rsidRPr="00AA6AB3">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AA6AB3">
        <w:rPr>
          <w:rFonts w:ascii="Arial" w:hAnsi="Arial" w:cs="Arial"/>
          <w:sz w:val="20"/>
          <w:szCs w:val="20"/>
        </w:rPr>
        <w:fldChar w:fldCharType="separate"/>
      </w:r>
      <w:r w:rsidR="008D73FA" w:rsidRPr="00AA6AB3">
        <w:rPr>
          <w:rFonts w:ascii="Arial" w:hAnsi="Arial" w:cs="Arial"/>
          <w:sz w:val="20"/>
          <w:szCs w:val="20"/>
        </w:rPr>
        <w:t xml:space="preserve">(Pulliam and </w:t>
      </w:r>
      <w:proofErr w:type="spellStart"/>
      <w:r w:rsidR="008D73FA" w:rsidRPr="00AA6AB3">
        <w:rPr>
          <w:rFonts w:ascii="Arial" w:hAnsi="Arial" w:cs="Arial"/>
          <w:sz w:val="20"/>
          <w:szCs w:val="20"/>
        </w:rPr>
        <w:t>Dushoff</w:t>
      </w:r>
      <w:proofErr w:type="spellEnd"/>
      <w:r w:rsidR="008D73FA" w:rsidRPr="00AA6AB3">
        <w:rPr>
          <w:rFonts w:ascii="Arial" w:hAnsi="Arial" w:cs="Arial"/>
          <w:sz w:val="20"/>
          <w:szCs w:val="20"/>
        </w:rPr>
        <w:t xml:space="preserve"> 2009)</w:t>
      </w:r>
      <w:r w:rsidR="008D73FA" w:rsidRPr="00AA6AB3">
        <w:rPr>
          <w:rFonts w:ascii="Arial" w:hAnsi="Arial" w:cs="Arial"/>
          <w:sz w:val="20"/>
          <w:szCs w:val="20"/>
        </w:rPr>
        <w:fldChar w:fldCharType="end"/>
      </w:r>
      <w:r w:rsidR="00BD65F0" w:rsidRPr="00AA6AB3">
        <w:rPr>
          <w:rFonts w:ascii="Arial" w:hAnsi="Arial" w:cs="Arial"/>
          <w:sz w:val="20"/>
          <w:szCs w:val="20"/>
        </w:rPr>
        <w:t>. </w:t>
      </w:r>
    </w:p>
    <w:p w14:paraId="167EBD8B" w14:textId="35943D29" w:rsidR="00E47FE6" w:rsidRPr="003B74CB" w:rsidRDefault="00431C75" w:rsidP="00AA6AB3">
      <w:pPr>
        <w:spacing w:line="480" w:lineRule="auto"/>
        <w:rPr>
          <w:rFonts w:ascii="Arial" w:hAnsi="Arial" w:cs="Arial"/>
          <w:sz w:val="20"/>
          <w:szCs w:val="20"/>
          <w:highlight w:val="green"/>
        </w:rPr>
      </w:pPr>
      <w:r>
        <w:rPr>
          <w:rFonts w:ascii="Arial" w:hAnsi="Arial" w:cs="Arial"/>
          <w:sz w:val="20"/>
          <w:szCs w:val="20"/>
          <w:highlight w:val="green"/>
        </w:rPr>
        <w:t xml:space="preserve">The distribution of the </w:t>
      </w:r>
      <w:r w:rsidR="00E47FE6" w:rsidRPr="003B74CB">
        <w:rPr>
          <w:rFonts w:ascii="Arial" w:hAnsi="Arial" w:cs="Arial"/>
          <w:sz w:val="20"/>
          <w:szCs w:val="20"/>
          <w:highlight w:val="green"/>
        </w:rPr>
        <w:t xml:space="preserve">ACE2 </w:t>
      </w:r>
      <w:r>
        <w:rPr>
          <w:rFonts w:ascii="Arial" w:hAnsi="Arial" w:cs="Arial"/>
          <w:sz w:val="20"/>
          <w:szCs w:val="20"/>
          <w:highlight w:val="green"/>
        </w:rPr>
        <w:t xml:space="preserve">receptor </w:t>
      </w:r>
      <w:r w:rsidR="00E47FE6" w:rsidRPr="003B74CB">
        <w:rPr>
          <w:rFonts w:ascii="Arial" w:hAnsi="Arial" w:cs="Arial"/>
          <w:sz w:val="20"/>
          <w:szCs w:val="20"/>
          <w:highlight w:val="green"/>
        </w:rPr>
        <w:t xml:space="preserve"> in humans </w:t>
      </w:r>
      <w:r>
        <w:rPr>
          <w:rFonts w:ascii="Arial" w:hAnsi="Arial" w:cs="Arial"/>
          <w:sz w:val="20"/>
          <w:szCs w:val="20"/>
          <w:highlight w:val="green"/>
        </w:rPr>
        <w:t xml:space="preserve">is postulated to </w:t>
      </w:r>
      <w:r w:rsidR="00E47FE6" w:rsidRPr="003B74CB">
        <w:rPr>
          <w:rFonts w:ascii="Arial" w:hAnsi="Arial" w:cs="Arial"/>
          <w:sz w:val="20"/>
          <w:szCs w:val="20"/>
          <w:highlight w:val="green"/>
        </w:rPr>
        <w:t xml:space="preserve">lead to </w:t>
      </w:r>
      <w:r>
        <w:rPr>
          <w:rFonts w:ascii="Arial" w:hAnsi="Arial" w:cs="Arial"/>
          <w:sz w:val="20"/>
          <w:szCs w:val="20"/>
          <w:highlight w:val="green"/>
        </w:rPr>
        <w:t xml:space="preserve">the </w:t>
      </w:r>
      <w:r w:rsidR="00E47FE6" w:rsidRPr="003B74CB">
        <w:rPr>
          <w:rFonts w:ascii="Arial" w:hAnsi="Arial" w:cs="Arial"/>
          <w:sz w:val="20"/>
          <w:szCs w:val="20"/>
          <w:highlight w:val="green"/>
        </w:rPr>
        <w:t xml:space="preserve">multisystem pathology of SARS-CoV-2, but there is a lack of detailed studies in other species </w:t>
      </w:r>
      <w:r w:rsidR="00E47FE6" w:rsidRPr="003B74CB">
        <w:rPr>
          <w:rFonts w:ascii="Arial" w:hAnsi="Arial" w:cs="Arial"/>
          <w:sz w:val="20"/>
          <w:szCs w:val="20"/>
          <w:highlight w:val="green"/>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3B74CB">
        <w:rPr>
          <w:rFonts w:ascii="Arial" w:hAnsi="Arial" w:cs="Arial"/>
          <w:sz w:val="20"/>
          <w:szCs w:val="20"/>
          <w:highlight w:val="green"/>
        </w:rPr>
        <w:instrText xml:space="preserve"> ADDIN EN.CITE </w:instrText>
      </w:r>
      <w:r w:rsidR="00E47FE6" w:rsidRPr="003B74CB">
        <w:rPr>
          <w:rFonts w:ascii="Arial" w:hAnsi="Arial" w:cs="Arial"/>
          <w:sz w:val="20"/>
          <w:szCs w:val="20"/>
          <w:highlight w:val="green"/>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3B74CB">
        <w:rPr>
          <w:rFonts w:ascii="Arial" w:hAnsi="Arial" w:cs="Arial"/>
          <w:sz w:val="20"/>
          <w:szCs w:val="20"/>
          <w:highlight w:val="green"/>
        </w:rPr>
        <w:instrText xml:space="preserve"> ADDIN EN.CITE.DATA </w:instrText>
      </w:r>
      <w:r w:rsidR="00E47FE6" w:rsidRPr="003B74CB">
        <w:rPr>
          <w:rFonts w:ascii="Arial" w:hAnsi="Arial" w:cs="Arial"/>
          <w:sz w:val="20"/>
          <w:szCs w:val="20"/>
          <w:highlight w:val="green"/>
        </w:rPr>
      </w:r>
      <w:r w:rsidR="00E47FE6" w:rsidRPr="003B74CB">
        <w:rPr>
          <w:rFonts w:ascii="Arial" w:hAnsi="Arial" w:cs="Arial"/>
          <w:sz w:val="20"/>
          <w:szCs w:val="20"/>
          <w:highlight w:val="green"/>
        </w:rPr>
        <w:fldChar w:fldCharType="end"/>
      </w:r>
      <w:r w:rsidR="00E47FE6" w:rsidRPr="003B74CB">
        <w:rPr>
          <w:rFonts w:ascii="Arial" w:hAnsi="Arial" w:cs="Arial"/>
          <w:sz w:val="20"/>
          <w:szCs w:val="20"/>
          <w:highlight w:val="green"/>
        </w:rPr>
        <w:fldChar w:fldCharType="separate"/>
      </w:r>
      <w:r w:rsidR="00E47FE6" w:rsidRPr="003B74CB">
        <w:rPr>
          <w:rFonts w:ascii="Arial" w:hAnsi="Arial" w:cs="Arial"/>
          <w:noProof/>
          <w:sz w:val="20"/>
          <w:szCs w:val="20"/>
          <w:highlight w:val="green"/>
        </w:rPr>
        <w:t>(Ruiz-Aravena et al. 2022)</w:t>
      </w:r>
      <w:r w:rsidR="00E47FE6" w:rsidRPr="003B74CB">
        <w:rPr>
          <w:rFonts w:ascii="Arial" w:hAnsi="Arial" w:cs="Arial"/>
          <w:sz w:val="20"/>
          <w:szCs w:val="20"/>
          <w:highlight w:val="green"/>
        </w:rPr>
        <w:fldChar w:fldCharType="end"/>
      </w:r>
      <w:r w:rsidR="00E47FE6" w:rsidRPr="003B74CB">
        <w:rPr>
          <w:rFonts w:ascii="Arial" w:hAnsi="Arial" w:cs="Arial"/>
          <w:sz w:val="20"/>
          <w:szCs w:val="20"/>
          <w:highlight w:val="green"/>
        </w:rPr>
        <w:t>.</w:t>
      </w:r>
      <w:r>
        <w:rPr>
          <w:rFonts w:ascii="Arial" w:hAnsi="Arial" w:cs="Arial"/>
          <w:sz w:val="20"/>
          <w:szCs w:val="20"/>
          <w:highlight w:val="green"/>
        </w:rPr>
        <w:t xml:space="preserve"> The outcome of infections can be drastically different depending on the receptor distribution, for example, the </w:t>
      </w:r>
      <w:r w:rsidR="00E47FE6" w:rsidRPr="003B74CB">
        <w:rPr>
          <w:rFonts w:ascii="Arial" w:hAnsi="Arial" w:cs="Arial"/>
          <w:sz w:val="20"/>
          <w:szCs w:val="20"/>
          <w:highlight w:val="green"/>
        </w:rPr>
        <w:t xml:space="preserve">ACE2 upper </w:t>
      </w:r>
      <w:r w:rsidR="003B74CB" w:rsidRPr="003B74CB">
        <w:rPr>
          <w:rFonts w:ascii="Arial" w:hAnsi="Arial" w:cs="Arial"/>
          <w:sz w:val="20"/>
          <w:szCs w:val="20"/>
          <w:highlight w:val="green"/>
        </w:rPr>
        <w:t>respiratory</w:t>
      </w:r>
      <w:r w:rsidR="00E47FE6" w:rsidRPr="003B74CB">
        <w:rPr>
          <w:rFonts w:ascii="Arial" w:hAnsi="Arial" w:cs="Arial"/>
          <w:sz w:val="20"/>
          <w:szCs w:val="20"/>
          <w:highlight w:val="green"/>
        </w:rPr>
        <w:t xml:space="preserve"> distribution in humans compared to DPP4 lower respiratory may partly explain differing  </w:t>
      </w:r>
      <w:r w:rsidR="003B74CB" w:rsidRPr="003B74CB">
        <w:rPr>
          <w:rFonts w:ascii="Arial" w:hAnsi="Arial" w:cs="Arial"/>
          <w:sz w:val="20"/>
          <w:szCs w:val="20"/>
          <w:highlight w:val="green"/>
        </w:rPr>
        <w:t>transmissibility</w:t>
      </w:r>
      <w:r w:rsidR="00E47FE6" w:rsidRPr="003B74CB">
        <w:rPr>
          <w:rFonts w:ascii="Arial" w:hAnsi="Arial" w:cs="Arial"/>
          <w:sz w:val="20"/>
          <w:szCs w:val="20"/>
          <w:highlight w:val="green"/>
        </w:rPr>
        <w:t xml:space="preserve"> between SARS and MERS in humans</w:t>
      </w:r>
      <w:r w:rsidR="00E47FE6" w:rsidRPr="003B74CB">
        <w:rPr>
          <w:rFonts w:ascii="Arial" w:hAnsi="Arial" w:cs="Arial"/>
          <w:sz w:val="20"/>
          <w:szCs w:val="20"/>
          <w:highlight w:val="green"/>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3B74CB">
        <w:rPr>
          <w:rFonts w:ascii="Arial" w:hAnsi="Arial" w:cs="Arial"/>
          <w:sz w:val="20"/>
          <w:szCs w:val="20"/>
          <w:highlight w:val="green"/>
        </w:rPr>
        <w:instrText xml:space="preserve"> ADDIN EN.CITE </w:instrText>
      </w:r>
      <w:r w:rsidR="00E47FE6" w:rsidRPr="003B74CB">
        <w:rPr>
          <w:rFonts w:ascii="Arial" w:hAnsi="Arial" w:cs="Arial"/>
          <w:sz w:val="20"/>
          <w:szCs w:val="20"/>
          <w:highlight w:val="green"/>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3B74CB">
        <w:rPr>
          <w:rFonts w:ascii="Arial" w:hAnsi="Arial" w:cs="Arial"/>
          <w:sz w:val="20"/>
          <w:szCs w:val="20"/>
          <w:highlight w:val="green"/>
        </w:rPr>
        <w:instrText xml:space="preserve"> ADDIN EN.CITE.DATA </w:instrText>
      </w:r>
      <w:r w:rsidR="00E47FE6" w:rsidRPr="003B74CB">
        <w:rPr>
          <w:rFonts w:ascii="Arial" w:hAnsi="Arial" w:cs="Arial"/>
          <w:sz w:val="20"/>
          <w:szCs w:val="20"/>
          <w:highlight w:val="green"/>
        </w:rPr>
      </w:r>
      <w:r w:rsidR="00E47FE6" w:rsidRPr="003B74CB">
        <w:rPr>
          <w:rFonts w:ascii="Arial" w:hAnsi="Arial" w:cs="Arial"/>
          <w:sz w:val="20"/>
          <w:szCs w:val="20"/>
          <w:highlight w:val="green"/>
        </w:rPr>
        <w:fldChar w:fldCharType="end"/>
      </w:r>
      <w:r w:rsidR="00E47FE6" w:rsidRPr="003B74CB">
        <w:rPr>
          <w:rFonts w:ascii="Arial" w:hAnsi="Arial" w:cs="Arial"/>
          <w:sz w:val="20"/>
          <w:szCs w:val="20"/>
          <w:highlight w:val="green"/>
        </w:rPr>
        <w:fldChar w:fldCharType="separate"/>
      </w:r>
      <w:r w:rsidR="00E47FE6" w:rsidRPr="003B74CB">
        <w:rPr>
          <w:rFonts w:ascii="Arial" w:hAnsi="Arial" w:cs="Arial"/>
          <w:noProof/>
          <w:sz w:val="20"/>
          <w:szCs w:val="20"/>
          <w:highlight w:val="green"/>
        </w:rPr>
        <w:t>(</w:t>
      </w:r>
      <w:proofErr w:type="spellStart"/>
      <w:r w:rsidR="00E47FE6" w:rsidRPr="003B74CB">
        <w:rPr>
          <w:rFonts w:ascii="Arial" w:hAnsi="Arial" w:cs="Arial"/>
          <w:noProof/>
          <w:sz w:val="20"/>
          <w:szCs w:val="20"/>
          <w:highlight w:val="green"/>
        </w:rPr>
        <w:t>Widagdo</w:t>
      </w:r>
      <w:proofErr w:type="spellEnd"/>
      <w:r w:rsidR="00E47FE6" w:rsidRPr="003B74CB">
        <w:rPr>
          <w:rFonts w:ascii="Arial" w:hAnsi="Arial" w:cs="Arial"/>
          <w:noProof/>
          <w:sz w:val="20"/>
          <w:szCs w:val="20"/>
          <w:highlight w:val="green"/>
        </w:rPr>
        <w:t xml:space="preserve"> 2016, Hou et al. 2020)</w:t>
      </w:r>
      <w:r w:rsidR="00E47FE6" w:rsidRPr="003B74CB">
        <w:rPr>
          <w:rFonts w:ascii="Arial" w:hAnsi="Arial" w:cs="Arial"/>
          <w:sz w:val="20"/>
          <w:szCs w:val="20"/>
          <w:highlight w:val="green"/>
        </w:rPr>
        <w:fldChar w:fldCharType="end"/>
      </w:r>
      <w:r w:rsidR="00E47FE6" w:rsidRPr="003B74CB">
        <w:rPr>
          <w:rFonts w:ascii="Arial" w:hAnsi="Arial" w:cs="Arial"/>
          <w:sz w:val="20"/>
          <w:szCs w:val="20"/>
          <w:highlight w:val="green"/>
        </w:rPr>
        <w:t xml:space="preserve">. </w:t>
      </w:r>
    </w:p>
    <w:p w14:paraId="46967B03" w14:textId="7B79C1FB" w:rsidR="000B6709" w:rsidRPr="003B74CB" w:rsidRDefault="00EA36E3" w:rsidP="000B6709">
      <w:pPr>
        <w:spacing w:line="480" w:lineRule="auto"/>
        <w:rPr>
          <w:rFonts w:ascii="Arial" w:hAnsi="Arial" w:cs="Arial"/>
          <w:sz w:val="20"/>
          <w:szCs w:val="20"/>
          <w:highlight w:val="green"/>
        </w:rPr>
      </w:pPr>
      <w:r>
        <w:rPr>
          <w:rFonts w:ascii="Arial" w:hAnsi="Arial" w:cs="Arial"/>
          <w:sz w:val="20"/>
          <w:szCs w:val="20"/>
          <w:highlight w:val="green"/>
        </w:rPr>
        <w:lastRenderedPageBreak/>
        <w:t>In addition to distribution of receptors, v</w:t>
      </w:r>
      <w:r w:rsidR="000B6709" w:rsidRPr="003B74CB">
        <w:rPr>
          <w:rFonts w:ascii="Arial" w:hAnsi="Arial" w:cs="Arial"/>
          <w:sz w:val="20"/>
          <w:szCs w:val="20"/>
          <w:highlight w:val="green"/>
        </w:rPr>
        <w:t xml:space="preserve">irulence mismatches in hosts </w:t>
      </w:r>
      <w:r>
        <w:rPr>
          <w:rFonts w:ascii="Arial" w:hAnsi="Arial" w:cs="Arial"/>
          <w:sz w:val="20"/>
          <w:szCs w:val="20"/>
          <w:highlight w:val="green"/>
        </w:rPr>
        <w:t xml:space="preserve">can </w:t>
      </w:r>
      <w:r w:rsidR="000B6709" w:rsidRPr="003B74CB">
        <w:rPr>
          <w:rFonts w:ascii="Arial" w:hAnsi="Arial" w:cs="Arial"/>
          <w:sz w:val="20"/>
          <w:szCs w:val="20"/>
          <w:highlight w:val="green"/>
        </w:rPr>
        <w:t>shape the outcomes of cross-species transmission</w:t>
      </w:r>
      <w:r>
        <w:rPr>
          <w:rFonts w:ascii="Arial" w:hAnsi="Arial" w:cs="Arial"/>
          <w:sz w:val="20"/>
          <w:szCs w:val="20"/>
          <w:highlight w:val="green"/>
        </w:rPr>
        <w:t xml:space="preserve">, with </w:t>
      </w:r>
      <w:r w:rsidR="000B6709" w:rsidRPr="003B74CB">
        <w:rPr>
          <w:rFonts w:ascii="Arial" w:hAnsi="Arial" w:cs="Arial"/>
          <w:sz w:val="20"/>
          <w:szCs w:val="20"/>
          <w:highlight w:val="green"/>
        </w:rPr>
        <w:t xml:space="preserve">increased virulence </w:t>
      </w:r>
      <w:r>
        <w:rPr>
          <w:rFonts w:ascii="Arial" w:hAnsi="Arial" w:cs="Arial"/>
          <w:sz w:val="20"/>
          <w:szCs w:val="20"/>
          <w:highlight w:val="green"/>
        </w:rPr>
        <w:t xml:space="preserve">potentially acting </w:t>
      </w:r>
      <w:r w:rsidR="000B6709" w:rsidRPr="003B74CB">
        <w:rPr>
          <w:rFonts w:ascii="Arial" w:hAnsi="Arial" w:cs="Arial"/>
          <w:sz w:val="20"/>
          <w:szCs w:val="20"/>
          <w:highlight w:val="green"/>
        </w:rPr>
        <w:t>as a limiting factor preventing onward transmission</w:t>
      </w:r>
      <w:r w:rsidR="000B6709" w:rsidRPr="003B74CB">
        <w:rPr>
          <w:rFonts w:ascii="Arial" w:hAnsi="Arial" w:cs="Arial"/>
          <w:sz w:val="20"/>
          <w:szCs w:val="20"/>
          <w:highlight w:val="green"/>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3B74CB">
        <w:rPr>
          <w:rFonts w:ascii="Arial" w:hAnsi="Arial" w:cs="Arial"/>
          <w:sz w:val="20"/>
          <w:szCs w:val="20"/>
          <w:highlight w:val="green"/>
        </w:rPr>
        <w:instrText xml:space="preserve"> ADDIN EN.CITE </w:instrText>
      </w:r>
      <w:r w:rsidR="000B6709" w:rsidRPr="003B74CB">
        <w:rPr>
          <w:rFonts w:ascii="Arial" w:hAnsi="Arial" w:cs="Arial"/>
          <w:sz w:val="20"/>
          <w:szCs w:val="20"/>
          <w:highlight w:val="green"/>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3B74CB">
        <w:rPr>
          <w:rFonts w:ascii="Arial" w:hAnsi="Arial" w:cs="Arial"/>
          <w:sz w:val="20"/>
          <w:szCs w:val="20"/>
          <w:highlight w:val="green"/>
        </w:rPr>
        <w:instrText xml:space="preserve"> ADDIN EN.CITE.DATA </w:instrText>
      </w:r>
      <w:r w:rsidR="000B6709" w:rsidRPr="003B74CB">
        <w:rPr>
          <w:rFonts w:ascii="Arial" w:hAnsi="Arial" w:cs="Arial"/>
          <w:sz w:val="20"/>
          <w:szCs w:val="20"/>
          <w:highlight w:val="green"/>
        </w:rPr>
      </w:r>
      <w:r w:rsidR="000B6709" w:rsidRPr="003B74CB">
        <w:rPr>
          <w:rFonts w:ascii="Arial" w:hAnsi="Arial" w:cs="Arial"/>
          <w:sz w:val="20"/>
          <w:szCs w:val="20"/>
          <w:highlight w:val="green"/>
        </w:rPr>
        <w:fldChar w:fldCharType="end"/>
      </w:r>
      <w:r w:rsidR="000B6709" w:rsidRPr="003B74CB">
        <w:rPr>
          <w:rFonts w:ascii="Arial" w:hAnsi="Arial" w:cs="Arial"/>
          <w:sz w:val="20"/>
          <w:szCs w:val="20"/>
          <w:highlight w:val="green"/>
        </w:rPr>
      </w:r>
      <w:r w:rsidR="000B6709" w:rsidRPr="003B74CB">
        <w:rPr>
          <w:rFonts w:ascii="Arial" w:hAnsi="Arial" w:cs="Arial"/>
          <w:sz w:val="20"/>
          <w:szCs w:val="20"/>
          <w:highlight w:val="green"/>
        </w:rPr>
        <w:fldChar w:fldCharType="separate"/>
      </w:r>
      <w:r w:rsidR="000B6709" w:rsidRPr="003B74CB">
        <w:rPr>
          <w:rFonts w:ascii="Arial" w:hAnsi="Arial" w:cs="Arial"/>
          <w:noProof/>
          <w:sz w:val="20"/>
          <w:szCs w:val="20"/>
          <w:highlight w:val="green"/>
        </w:rPr>
        <w:t>(</w:t>
      </w:r>
      <w:proofErr w:type="spellStart"/>
      <w:r w:rsidR="000B6709" w:rsidRPr="003B74CB">
        <w:rPr>
          <w:rFonts w:ascii="Arial" w:hAnsi="Arial" w:cs="Arial"/>
          <w:noProof/>
          <w:sz w:val="20"/>
          <w:szCs w:val="20"/>
          <w:highlight w:val="green"/>
        </w:rPr>
        <w:t>Mollentze</w:t>
      </w:r>
      <w:proofErr w:type="spellEnd"/>
      <w:r w:rsidR="000B6709" w:rsidRPr="003B74CB">
        <w:rPr>
          <w:rFonts w:ascii="Arial" w:hAnsi="Arial" w:cs="Arial"/>
          <w:noProof/>
          <w:sz w:val="20"/>
          <w:szCs w:val="20"/>
          <w:highlight w:val="green"/>
        </w:rPr>
        <w:t xml:space="preserve"> et al. 2020)</w:t>
      </w:r>
      <w:r w:rsidR="000B6709" w:rsidRPr="003B74CB">
        <w:rPr>
          <w:rFonts w:ascii="Arial" w:hAnsi="Arial" w:cs="Arial"/>
          <w:sz w:val="20"/>
          <w:szCs w:val="20"/>
          <w:highlight w:val="green"/>
        </w:rPr>
        <w:fldChar w:fldCharType="end"/>
      </w:r>
      <w:r>
        <w:rPr>
          <w:rFonts w:ascii="Arial" w:hAnsi="Arial" w:cs="Arial"/>
          <w:sz w:val="20"/>
          <w:szCs w:val="20"/>
          <w:highlight w:val="green"/>
        </w:rPr>
        <w:t>.</w:t>
      </w:r>
      <w:r w:rsidRPr="00EA36E3">
        <w:rPr>
          <w:rFonts w:ascii="Arial" w:hAnsi="Arial" w:cs="Arial"/>
          <w:sz w:val="20"/>
          <w:szCs w:val="20"/>
          <w:highlight w:val="green"/>
        </w:rPr>
        <w:t xml:space="preserve"> </w:t>
      </w:r>
      <w:r w:rsidRPr="003B74CB">
        <w:rPr>
          <w:rFonts w:ascii="Arial" w:hAnsi="Arial" w:cs="Arial"/>
          <w:sz w:val="20"/>
          <w:szCs w:val="20"/>
          <w:highlight w:val="green"/>
        </w:rPr>
        <w:t>Pathogenesis</w:t>
      </w:r>
      <w:r w:rsidRPr="003B74CB">
        <w:rPr>
          <w:rFonts w:ascii="Arial" w:hAnsi="Arial" w:cs="Arial"/>
          <w:sz w:val="20"/>
          <w:szCs w:val="20"/>
          <w:highlight w:val="green"/>
        </w:rPr>
        <w:t xml:space="preserve"> therefore may be playing a role In the outcome of cross species transmission </w:t>
      </w:r>
      <w:r w:rsidRPr="003B74CB">
        <w:rPr>
          <w:rFonts w:ascii="Arial" w:hAnsi="Arial" w:cs="Arial"/>
          <w:sz w:val="20"/>
          <w:szCs w:val="20"/>
          <w:highlight w:val="green"/>
        </w:rPr>
        <w:t>events</w:t>
      </w:r>
      <w:r w:rsidRPr="003B74CB">
        <w:rPr>
          <w:rFonts w:ascii="Arial" w:hAnsi="Arial" w:cs="Arial"/>
          <w:sz w:val="20"/>
          <w:szCs w:val="20"/>
          <w:highlight w:val="green"/>
        </w:rPr>
        <w:t>.</w:t>
      </w:r>
    </w:p>
    <w:p w14:paraId="642BBAF5" w14:textId="52D623A5" w:rsidR="000B6709" w:rsidRDefault="000B6709" w:rsidP="00AA6AB3">
      <w:pPr>
        <w:spacing w:line="480" w:lineRule="auto"/>
        <w:rPr>
          <w:rFonts w:ascii="Arial" w:hAnsi="Arial" w:cs="Arial"/>
          <w:sz w:val="20"/>
          <w:szCs w:val="20"/>
        </w:rPr>
      </w:pPr>
      <w:r w:rsidRPr="003B74CB">
        <w:rPr>
          <w:rFonts w:ascii="Arial" w:hAnsi="Arial" w:cs="Arial"/>
          <w:sz w:val="20"/>
          <w:szCs w:val="20"/>
          <w:highlight w:val="green"/>
        </w:rPr>
        <w:t>.</w:t>
      </w:r>
      <w:r w:rsidRPr="003B74CB">
        <w:rPr>
          <w:rFonts w:ascii="Arial" w:hAnsi="Arial" w:cs="Arial"/>
          <w:sz w:val="20"/>
          <w:szCs w:val="20"/>
          <w:highlight w:val="green"/>
        </w:rPr>
        <w:t xml:space="preserve"> </w:t>
      </w:r>
    </w:p>
    <w:p w14:paraId="62EF50BE" w14:textId="3F593FFE" w:rsidR="00913D22" w:rsidRDefault="00C67E1D" w:rsidP="00AA6AB3">
      <w:pPr>
        <w:spacing w:line="480" w:lineRule="auto"/>
        <w:rPr>
          <w:rFonts w:ascii="Arial" w:hAnsi="Arial" w:cs="Arial"/>
          <w:sz w:val="20"/>
          <w:szCs w:val="20"/>
        </w:rPr>
      </w:pPr>
      <w:r>
        <w:rPr>
          <w:rFonts w:ascii="Arial" w:hAnsi="Arial" w:cs="Arial"/>
          <w:sz w:val="20"/>
          <w:szCs w:val="20"/>
        </w:rPr>
        <w:t>M</w:t>
      </w:r>
      <w:r w:rsidR="00913D22" w:rsidRPr="00AA6AB3">
        <w:rPr>
          <w:rFonts w:ascii="Arial" w:hAnsi="Arial" w:cs="Arial"/>
          <w:sz w:val="20"/>
          <w:szCs w:val="20"/>
        </w:rPr>
        <w:t>ajor factors</w:t>
      </w:r>
      <w:r w:rsidR="004F7A57" w:rsidRPr="00AA6AB3">
        <w:rPr>
          <w:rFonts w:ascii="Arial" w:hAnsi="Arial" w:cs="Arial"/>
          <w:sz w:val="20"/>
          <w:szCs w:val="20"/>
        </w:rPr>
        <w:t xml:space="preserve"> influencing</w:t>
      </w:r>
      <w:r w:rsidR="00386B41" w:rsidRPr="00AA6AB3">
        <w:rPr>
          <w:rFonts w:ascii="Arial" w:hAnsi="Arial" w:cs="Arial"/>
          <w:sz w:val="20"/>
          <w:szCs w:val="20"/>
        </w:rPr>
        <w:t xml:space="preserve"> </w:t>
      </w:r>
      <w:r w:rsidR="002A07D2" w:rsidRPr="00AA6AB3">
        <w:rPr>
          <w:rFonts w:ascii="Arial" w:hAnsi="Arial" w:cs="Arial"/>
          <w:sz w:val="20"/>
          <w:szCs w:val="20"/>
        </w:rPr>
        <w:t xml:space="preserve">pathogenesis </w:t>
      </w:r>
      <w:r w:rsidR="002A07D2">
        <w:rPr>
          <w:rFonts w:ascii="Arial" w:hAnsi="Arial" w:cs="Arial"/>
          <w:sz w:val="20"/>
          <w:szCs w:val="20"/>
        </w:rPr>
        <w:t>include</w:t>
      </w:r>
      <w:r w:rsidR="00C11DC6">
        <w:rPr>
          <w:rFonts w:ascii="Arial" w:hAnsi="Arial" w:cs="Arial"/>
          <w:sz w:val="20"/>
          <w:szCs w:val="20"/>
        </w:rPr>
        <w:t xml:space="preserve"> </w:t>
      </w:r>
      <w:r w:rsidR="002A07D2">
        <w:rPr>
          <w:rFonts w:ascii="Arial" w:hAnsi="Arial" w:cs="Arial"/>
          <w:sz w:val="20"/>
          <w:szCs w:val="20"/>
        </w:rPr>
        <w:t>the</w:t>
      </w:r>
      <w:r w:rsidR="002A07D2" w:rsidRPr="00AA6AB3">
        <w:rPr>
          <w:rFonts w:ascii="Arial" w:hAnsi="Arial" w:cs="Arial"/>
          <w:sz w:val="20"/>
          <w:szCs w:val="20"/>
        </w:rPr>
        <w:t xml:space="preserve"> cellular</w:t>
      </w:r>
      <w:r w:rsidR="00913D22" w:rsidRPr="00AA6AB3">
        <w:rPr>
          <w:rFonts w:ascii="Arial" w:hAnsi="Arial" w:cs="Arial"/>
          <w:sz w:val="20"/>
          <w:szCs w:val="20"/>
        </w:rPr>
        <w:t xml:space="preserve"> receptor used by the virus </w:t>
      </w:r>
      <w:r w:rsidR="00386B41" w:rsidRPr="00AA6AB3">
        <w:rPr>
          <w:rFonts w:ascii="Arial" w:hAnsi="Arial" w:cs="Arial"/>
          <w:sz w:val="20"/>
          <w:szCs w:val="20"/>
        </w:rPr>
        <w:t xml:space="preserve">for attachment to host cells </w:t>
      </w:r>
      <w:r w:rsidR="00913D22" w:rsidRPr="00AA6AB3">
        <w:rPr>
          <w:rFonts w:ascii="Arial" w:hAnsi="Arial" w:cs="Arial"/>
          <w:sz w:val="20"/>
          <w:szCs w:val="20"/>
        </w:rPr>
        <w:t>and the distribution of those receptors</w:t>
      </w:r>
      <w:r w:rsidR="00D0031B" w:rsidRPr="00AA6AB3">
        <w:rPr>
          <w:rFonts w:ascii="Arial" w:hAnsi="Arial" w:cs="Arial"/>
          <w:sz w:val="20"/>
          <w:szCs w:val="20"/>
        </w:rPr>
        <w:t xml:space="preserve"> within different tissues and/or </w:t>
      </w:r>
      <w:r w:rsidR="002D2C53" w:rsidRPr="00AA6AB3">
        <w:rPr>
          <w:rFonts w:ascii="Arial" w:hAnsi="Arial" w:cs="Arial"/>
          <w:sz w:val="20"/>
          <w:szCs w:val="20"/>
        </w:rPr>
        <w:t xml:space="preserve">organs. </w:t>
      </w:r>
      <w:r w:rsidR="00786BF4">
        <w:rPr>
          <w:rFonts w:ascii="Arial" w:hAnsi="Arial" w:cs="Arial"/>
          <w:sz w:val="20"/>
          <w:szCs w:val="20"/>
        </w:rPr>
        <w:t xml:space="preserve">REF </w:t>
      </w:r>
      <w:r w:rsidR="002D2C53" w:rsidRPr="00AA6AB3">
        <w:rPr>
          <w:rFonts w:ascii="Arial" w:hAnsi="Arial" w:cs="Arial"/>
          <w:sz w:val="20"/>
          <w:szCs w:val="20"/>
        </w:rPr>
        <w:t>The</w:t>
      </w:r>
      <w:r w:rsidR="00A774A6" w:rsidRPr="00AA6AB3">
        <w:rPr>
          <w:rFonts w:ascii="Arial" w:hAnsi="Arial" w:cs="Arial"/>
          <w:sz w:val="20"/>
          <w:szCs w:val="20"/>
        </w:rPr>
        <w:t xml:space="preserve"> cellular</w:t>
      </w:r>
      <w:r w:rsidR="00D0031B" w:rsidRPr="00AA6AB3">
        <w:rPr>
          <w:rFonts w:ascii="Arial" w:hAnsi="Arial" w:cs="Arial"/>
          <w:sz w:val="20"/>
          <w:szCs w:val="20"/>
        </w:rPr>
        <w:t>-</w:t>
      </w:r>
      <w:r w:rsidR="00A774A6" w:rsidRPr="00AA6AB3">
        <w:rPr>
          <w:rFonts w:ascii="Arial" w:hAnsi="Arial" w:cs="Arial"/>
          <w:sz w:val="20"/>
          <w:szCs w:val="20"/>
        </w:rPr>
        <w:t xml:space="preserve">level </w:t>
      </w:r>
      <w:r w:rsidR="008806C2" w:rsidRPr="00AA6AB3">
        <w:rPr>
          <w:rFonts w:ascii="Arial" w:hAnsi="Arial" w:cs="Arial"/>
          <w:sz w:val="20"/>
          <w:szCs w:val="20"/>
        </w:rPr>
        <w:t xml:space="preserve">mechanisms of pathogenesis </w:t>
      </w:r>
      <w:r w:rsidR="002D2C53" w:rsidRPr="00AA6AB3">
        <w:rPr>
          <w:rFonts w:ascii="Arial" w:hAnsi="Arial" w:cs="Arial"/>
          <w:sz w:val="20"/>
          <w:szCs w:val="20"/>
        </w:rPr>
        <w:t>are known</w:t>
      </w:r>
      <w:r w:rsidR="00D15FE3" w:rsidRPr="00AA6AB3">
        <w:rPr>
          <w:rFonts w:ascii="Arial" w:hAnsi="Arial" w:cs="Arial"/>
          <w:sz w:val="20"/>
          <w:szCs w:val="20"/>
        </w:rPr>
        <w:t xml:space="preserve"> in well-studied</w:t>
      </w:r>
      <w:r w:rsidR="00A774A6" w:rsidRPr="00AA6AB3">
        <w:rPr>
          <w:rFonts w:ascii="Arial" w:hAnsi="Arial" w:cs="Arial"/>
          <w:sz w:val="20"/>
          <w:szCs w:val="20"/>
        </w:rPr>
        <w:t xml:space="preserve"> viral systems such as influenza, </w:t>
      </w:r>
      <w:r w:rsidR="00786BF4">
        <w:rPr>
          <w:rFonts w:ascii="Arial" w:hAnsi="Arial" w:cs="Arial"/>
          <w:sz w:val="20"/>
          <w:szCs w:val="20"/>
        </w:rPr>
        <w:t xml:space="preserve">REF </w:t>
      </w:r>
      <w:r w:rsidR="00A774A6" w:rsidRPr="00AA6AB3">
        <w:rPr>
          <w:rFonts w:ascii="Arial" w:hAnsi="Arial" w:cs="Arial"/>
          <w:sz w:val="20"/>
          <w:szCs w:val="20"/>
        </w:rPr>
        <w:t>h</w:t>
      </w:r>
      <w:r w:rsidR="00913D22" w:rsidRPr="00AA6AB3">
        <w:rPr>
          <w:rFonts w:ascii="Arial" w:hAnsi="Arial" w:cs="Arial"/>
          <w:sz w:val="20"/>
          <w:szCs w:val="20"/>
        </w:rPr>
        <w:t>owever</w:t>
      </w:r>
      <w:r w:rsidR="008806C2" w:rsidRPr="00AA6AB3">
        <w:rPr>
          <w:rFonts w:ascii="Arial" w:hAnsi="Arial" w:cs="Arial"/>
          <w:sz w:val="20"/>
          <w:szCs w:val="20"/>
        </w:rPr>
        <w:t xml:space="preserve">, </w:t>
      </w:r>
      <w:r w:rsidR="00913D22" w:rsidRPr="00AA6AB3">
        <w:rPr>
          <w:rFonts w:ascii="Arial" w:hAnsi="Arial" w:cs="Arial"/>
          <w:sz w:val="20"/>
          <w:szCs w:val="20"/>
        </w:rPr>
        <w:t xml:space="preserve">much of that </w:t>
      </w:r>
      <w:r w:rsidR="00B2318F" w:rsidRPr="00AA6AB3">
        <w:rPr>
          <w:rFonts w:ascii="Arial" w:hAnsi="Arial" w:cs="Arial"/>
          <w:sz w:val="20"/>
          <w:szCs w:val="20"/>
        </w:rPr>
        <w:t>detailed knowledge</w:t>
      </w:r>
      <w:r w:rsidR="00913D22" w:rsidRPr="00AA6AB3">
        <w:rPr>
          <w:rFonts w:ascii="Arial" w:hAnsi="Arial" w:cs="Arial"/>
          <w:sz w:val="20"/>
          <w:szCs w:val="20"/>
        </w:rPr>
        <w:t xml:space="preserve"> is likely to be absent in many cases</w:t>
      </w:r>
      <w:r w:rsidR="00B2318F" w:rsidRPr="00AA6AB3">
        <w:rPr>
          <w:rFonts w:ascii="Arial" w:hAnsi="Arial" w:cs="Arial"/>
          <w:sz w:val="20"/>
          <w:szCs w:val="20"/>
        </w:rPr>
        <w:t xml:space="preserve">, </w:t>
      </w:r>
      <w:r w:rsidR="002D2C53" w:rsidRPr="00AA6AB3">
        <w:rPr>
          <w:rFonts w:ascii="Arial" w:hAnsi="Arial" w:cs="Arial"/>
          <w:sz w:val="20"/>
          <w:szCs w:val="20"/>
        </w:rPr>
        <w:t>therefore cell</w:t>
      </w:r>
      <w:r w:rsidR="00913D22" w:rsidRPr="00AA6AB3">
        <w:rPr>
          <w:rFonts w:ascii="Arial" w:hAnsi="Arial" w:cs="Arial"/>
          <w:sz w:val="20"/>
          <w:szCs w:val="20"/>
        </w:rPr>
        <w:t xml:space="preserve"> tropism and organ systems affected can serve as a proxy</w:t>
      </w:r>
      <w:r w:rsidR="00444FB6" w:rsidRPr="00AA6AB3">
        <w:rPr>
          <w:rFonts w:ascii="Arial" w:hAnsi="Arial" w:cs="Arial"/>
          <w:sz w:val="20"/>
          <w:szCs w:val="20"/>
        </w:rPr>
        <w:t xml:space="preserve"> to study how infectious disease </w:t>
      </w:r>
      <w:r w:rsidR="002D2C53" w:rsidRPr="00AA6AB3">
        <w:rPr>
          <w:rFonts w:ascii="Arial" w:hAnsi="Arial" w:cs="Arial"/>
          <w:sz w:val="20"/>
          <w:szCs w:val="20"/>
        </w:rPr>
        <w:t>pathogenesis</w:t>
      </w:r>
      <w:r w:rsidR="00444FB6" w:rsidRPr="00AA6AB3">
        <w:rPr>
          <w:rFonts w:ascii="Arial" w:hAnsi="Arial" w:cs="Arial"/>
          <w:sz w:val="20"/>
          <w:szCs w:val="20"/>
        </w:rPr>
        <w:t xml:space="preserve"> is related to cross species </w:t>
      </w:r>
      <w:r w:rsidR="002D2C53" w:rsidRPr="00AA6AB3">
        <w:rPr>
          <w:rFonts w:ascii="Arial" w:hAnsi="Arial" w:cs="Arial"/>
          <w:sz w:val="20"/>
          <w:szCs w:val="20"/>
        </w:rPr>
        <w:t>transmission</w:t>
      </w:r>
      <w:r w:rsidR="00786BF4">
        <w:rPr>
          <w:rFonts w:ascii="Arial" w:hAnsi="Arial" w:cs="Arial"/>
          <w:sz w:val="20"/>
          <w:szCs w:val="20"/>
        </w:rPr>
        <w:t xml:space="preserve"> REF</w:t>
      </w:r>
      <w:r w:rsidR="002D2C53" w:rsidRPr="00AA6AB3">
        <w:rPr>
          <w:rFonts w:ascii="Arial" w:hAnsi="Arial" w:cs="Arial"/>
          <w:sz w:val="20"/>
          <w:szCs w:val="20"/>
        </w:rPr>
        <w:t>. Additionally</w:t>
      </w:r>
      <w:r w:rsidR="00913D22" w:rsidRPr="00AA6AB3">
        <w:rPr>
          <w:rFonts w:ascii="Arial" w:hAnsi="Arial" w:cs="Arial"/>
          <w:sz w:val="20"/>
          <w:szCs w:val="20"/>
        </w:rPr>
        <w:t>, the method of within</w:t>
      </w:r>
      <w:r w:rsidR="00C11DC6">
        <w:rPr>
          <w:rFonts w:ascii="Arial" w:hAnsi="Arial" w:cs="Arial"/>
          <w:sz w:val="20"/>
          <w:szCs w:val="20"/>
        </w:rPr>
        <w:t>-</w:t>
      </w:r>
      <w:r w:rsidR="00913D22" w:rsidRPr="00AA6AB3">
        <w:rPr>
          <w:rFonts w:ascii="Arial" w:hAnsi="Arial" w:cs="Arial"/>
          <w:sz w:val="20"/>
          <w:szCs w:val="20"/>
        </w:rPr>
        <w:t>host spread of the pathogen may play an important role</w:t>
      </w:r>
      <w:r w:rsidR="00C11DC6">
        <w:rPr>
          <w:rFonts w:ascii="Arial" w:hAnsi="Arial" w:cs="Arial"/>
          <w:sz w:val="20"/>
          <w:szCs w:val="20"/>
        </w:rPr>
        <w:t xml:space="preserve"> in </w:t>
      </w:r>
      <w:commentRangeStart w:id="3"/>
      <w:commentRangeStart w:id="4"/>
      <w:r w:rsidR="00C11DC6">
        <w:rPr>
          <w:rFonts w:ascii="Arial" w:hAnsi="Arial" w:cs="Arial"/>
          <w:sz w:val="20"/>
          <w:szCs w:val="20"/>
        </w:rPr>
        <w:t xml:space="preserve">determining whether disease spread can occur in the ‘recipient’ </w:t>
      </w:r>
      <w:commentRangeEnd w:id="3"/>
      <w:r w:rsidR="00C11DC6">
        <w:rPr>
          <w:rStyle w:val="CommentReference"/>
        </w:rPr>
        <w:commentReference w:id="3"/>
      </w:r>
      <w:commentRangeEnd w:id="4"/>
      <w:r w:rsidR="00CD44B5">
        <w:rPr>
          <w:rStyle w:val="CommentReference"/>
        </w:rPr>
        <w:commentReference w:id="4"/>
      </w:r>
      <w:r w:rsidR="00C11DC6">
        <w:rPr>
          <w:rFonts w:ascii="Arial" w:hAnsi="Arial" w:cs="Arial"/>
          <w:sz w:val="20"/>
          <w:szCs w:val="20"/>
        </w:rPr>
        <w:t xml:space="preserve">host </w:t>
      </w:r>
      <w:r w:rsidR="002A07D2">
        <w:rPr>
          <w:rFonts w:ascii="Arial" w:hAnsi="Arial" w:cs="Arial"/>
          <w:sz w:val="20"/>
          <w:szCs w:val="20"/>
        </w:rPr>
        <w:t>species</w:t>
      </w:r>
      <w:r w:rsidR="00321D97">
        <w:rPr>
          <w:rFonts w:ascii="Arial" w:hAnsi="Arial" w:cs="Arial"/>
          <w:sz w:val="20"/>
          <w:szCs w:val="20"/>
        </w:rPr>
        <w:t xml:space="preserve"> REF.</w:t>
      </w:r>
    </w:p>
    <w:p w14:paraId="6BE73018" w14:textId="69E62454" w:rsidR="008037F9" w:rsidRDefault="00EF08A8" w:rsidP="005B5ECF">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94080" behindDoc="1" locked="0" layoutInCell="1" allowOverlap="1" wp14:anchorId="5CE74BAD" wp14:editId="7A86F092">
                <wp:simplePos x="0" y="0"/>
                <wp:positionH relativeFrom="column">
                  <wp:posOffset>154305</wp:posOffset>
                </wp:positionH>
                <wp:positionV relativeFrom="paragraph">
                  <wp:posOffset>19050</wp:posOffset>
                </wp:positionV>
                <wp:extent cx="5645150" cy="4055110"/>
                <wp:effectExtent l="19050" t="19050" r="12700" b="21590"/>
                <wp:wrapTight wrapText="bothSides">
                  <wp:wrapPolygon edited="0">
                    <wp:start x="-73" y="-101"/>
                    <wp:lineTo x="-73" y="21614"/>
                    <wp:lineTo x="21576" y="21614"/>
                    <wp:lineTo x="21576" y="-101"/>
                    <wp:lineTo x="-73" y="-101"/>
                  </wp:wrapPolygon>
                </wp:wrapTight>
                <wp:docPr id="257" name="Group 257"/>
                <wp:cNvGraphicFramePr/>
                <a:graphic xmlns:a="http://schemas.openxmlformats.org/drawingml/2006/main">
                  <a:graphicData uri="http://schemas.microsoft.com/office/word/2010/wordprocessingGroup">
                    <wpg:wgp>
                      <wpg:cNvGrpSpPr/>
                      <wpg:grpSpPr>
                        <a:xfrm>
                          <a:off x="0" y="0"/>
                          <a:ext cx="5645150" cy="4055110"/>
                          <a:chOff x="0" y="0"/>
                          <a:chExt cx="5645426" cy="4055166"/>
                        </a:xfrm>
                      </wpg:grpSpPr>
                      <wpg:grpSp>
                        <wpg:cNvPr id="55" name="Group 55"/>
                        <wpg:cNvGrpSpPr/>
                        <wpg:grpSpPr>
                          <a:xfrm>
                            <a:off x="0" y="0"/>
                            <a:ext cx="5645426" cy="4055166"/>
                            <a:chOff x="0" y="0"/>
                            <a:chExt cx="5645426" cy="2226366"/>
                          </a:xfrm>
                        </wpg:grpSpPr>
                        <wps:wsp>
                          <wps:cNvPr id="50" name="Rectangle 50"/>
                          <wps:cNvSpPr/>
                          <wps:spPr>
                            <a:xfrm>
                              <a:off x="0" y="0"/>
                              <a:ext cx="5645426" cy="2226366"/>
                            </a:xfrm>
                            <a:prstGeom prst="rect">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9768" y="604276"/>
                              <a:ext cx="2226413" cy="1184744"/>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282025" y="604284"/>
                              <a:ext cx="2186389" cy="1184744"/>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469127" y="270337"/>
                              <a:ext cx="4635360" cy="182084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Text Box 2"/>
                        <wps:cNvSpPr txBox="1">
                          <a:spLocks noChangeArrowheads="1"/>
                        </wps:cNvSpPr>
                        <wps:spPr bwMode="auto">
                          <a:xfrm>
                            <a:off x="1033152" y="617517"/>
                            <a:ext cx="1908424" cy="269875"/>
                          </a:xfrm>
                          <a:prstGeom prst="rect">
                            <a:avLst/>
                          </a:prstGeom>
                          <a:solidFill>
                            <a:srgbClr val="FFFFFF"/>
                          </a:solidFill>
                          <a:ln w="38100">
                            <a:noFill/>
                            <a:miter lim="800000"/>
                            <a:headEnd/>
                            <a:tailEnd/>
                          </a:ln>
                        </wps:spPr>
                        <wps:txbx>
                          <w:txbxContent>
                            <w:p w14:paraId="5606D83D" w14:textId="20A77EFC" w:rsidR="00B73B72" w:rsidRPr="00C06652" w:rsidRDefault="00B73B72">
                              <w:pPr>
                                <w:rPr>
                                  <w:sz w:val="24"/>
                                  <w:szCs w:val="24"/>
                                </w:rPr>
                              </w:pPr>
                              <w:r w:rsidRPr="00C06652">
                                <w:rPr>
                                  <w:sz w:val="24"/>
                                  <w:szCs w:val="24"/>
                                </w:rPr>
                                <w:t>Ecological Drivers</w:t>
                              </w:r>
                            </w:p>
                          </w:txbxContent>
                        </wps:txbx>
                        <wps:bodyPr rot="0" vert="horz" wrap="square" lIns="91440" tIns="45720" rIns="91440" bIns="45720" anchor="t" anchorCtr="0">
                          <a:noAutofit/>
                        </wps:bodyPr>
                      </wps:wsp>
                      <wps:wsp>
                        <wps:cNvPr id="57" name="Text Box 2"/>
                        <wps:cNvSpPr txBox="1">
                          <a:spLocks noChangeArrowheads="1"/>
                        </wps:cNvSpPr>
                        <wps:spPr bwMode="auto">
                          <a:xfrm>
                            <a:off x="2386940" y="2180972"/>
                            <a:ext cx="849242" cy="361469"/>
                          </a:xfrm>
                          <a:prstGeom prst="rect">
                            <a:avLst/>
                          </a:prstGeom>
                          <a:noFill/>
                          <a:ln w="38100">
                            <a:noFill/>
                            <a:miter lim="800000"/>
                            <a:headEnd/>
                            <a:tailEnd/>
                          </a:ln>
                        </wps:spPr>
                        <wps:txbx>
                          <w:txbxContent>
                            <w:p w14:paraId="15C1DC3F" w14:textId="7D46D6E1" w:rsidR="00B73B72" w:rsidRPr="00C06652" w:rsidRDefault="00B73B72" w:rsidP="00B73B72">
                              <w:pPr>
                                <w:rPr>
                                  <w:sz w:val="24"/>
                                  <w:szCs w:val="24"/>
                                  <w:lang w:val="en-GB"/>
                                </w:rPr>
                              </w:pPr>
                              <w:r w:rsidRPr="00C06652">
                                <w:rPr>
                                  <w:sz w:val="24"/>
                                  <w:szCs w:val="24"/>
                                  <w:lang w:val="en-GB"/>
                                </w:rPr>
                                <w:t>Pathology</w:t>
                              </w:r>
                            </w:p>
                          </w:txbxContent>
                        </wps:txbx>
                        <wps:bodyPr rot="0" vert="horz" wrap="square" lIns="91440" tIns="45720" rIns="91440" bIns="45720" anchor="t" anchorCtr="0">
                          <a:noAutofit/>
                        </wps:bodyPr>
                      </wps:wsp>
                      <wps:wsp>
                        <wps:cNvPr id="58" name="Text Box 2"/>
                        <wps:cNvSpPr txBox="1">
                          <a:spLocks noChangeArrowheads="1"/>
                        </wps:cNvSpPr>
                        <wps:spPr bwMode="auto">
                          <a:xfrm>
                            <a:off x="1270659" y="1650670"/>
                            <a:ext cx="874395" cy="657053"/>
                          </a:xfrm>
                          <a:prstGeom prst="rect">
                            <a:avLst/>
                          </a:prstGeom>
                          <a:solidFill>
                            <a:srgbClr val="FFFFFF"/>
                          </a:solidFill>
                          <a:ln w="38100">
                            <a:noFill/>
                            <a:miter lim="800000"/>
                            <a:headEnd/>
                            <a:tailEnd/>
                          </a:ln>
                        </wps:spPr>
                        <wps:txbx>
                          <w:txbxContent>
                            <w:p w14:paraId="38A36E37" w14:textId="6B42466A" w:rsidR="00B73B72" w:rsidRPr="00C06652" w:rsidRDefault="00B73B72" w:rsidP="00B73B72">
                              <w:pPr>
                                <w:rPr>
                                  <w:sz w:val="24"/>
                                  <w:szCs w:val="24"/>
                                  <w:lang w:val="en-GB"/>
                                </w:rPr>
                              </w:pPr>
                              <w:r w:rsidRPr="00C06652">
                                <w:rPr>
                                  <w:sz w:val="24"/>
                                  <w:szCs w:val="24"/>
                                  <w:lang w:val="en-GB"/>
                                </w:rPr>
                                <w:t>Viral Traits</w:t>
                              </w:r>
                            </w:p>
                          </w:txbxContent>
                        </wps:txbx>
                        <wps:bodyPr rot="0" vert="horz" wrap="square" lIns="91440" tIns="45720" rIns="91440" bIns="45720" anchor="t" anchorCtr="0">
                          <a:noAutofit/>
                        </wps:bodyPr>
                      </wps:wsp>
                      <wps:wsp>
                        <wps:cNvPr id="59" name="Text Box 2"/>
                        <wps:cNvSpPr txBox="1">
                          <a:spLocks noChangeArrowheads="1"/>
                        </wps:cNvSpPr>
                        <wps:spPr bwMode="auto">
                          <a:xfrm>
                            <a:off x="3301340" y="1650670"/>
                            <a:ext cx="922020" cy="269875"/>
                          </a:xfrm>
                          <a:prstGeom prst="rect">
                            <a:avLst/>
                          </a:prstGeom>
                          <a:solidFill>
                            <a:srgbClr val="FFFFFF"/>
                          </a:solidFill>
                          <a:ln w="38100">
                            <a:noFill/>
                            <a:miter lim="800000"/>
                            <a:headEnd/>
                            <a:tailEnd/>
                          </a:ln>
                        </wps:spPr>
                        <wps:txbx>
                          <w:txbxContent>
                            <w:p w14:paraId="3F62932A" w14:textId="084E6205" w:rsidR="00B73B72" w:rsidRPr="00C06652" w:rsidRDefault="00B73B72" w:rsidP="00B73B72">
                              <w:pPr>
                                <w:rPr>
                                  <w:sz w:val="24"/>
                                  <w:szCs w:val="24"/>
                                  <w:lang w:val="en-GB"/>
                                </w:rPr>
                              </w:pPr>
                              <w:r w:rsidRPr="00C06652">
                                <w:rPr>
                                  <w:sz w:val="24"/>
                                  <w:szCs w:val="24"/>
                                  <w:lang w:val="en-GB"/>
                                </w:rPr>
                                <w:t>Host Traits</w:t>
                              </w:r>
                            </w:p>
                          </w:txbxContent>
                        </wps:txbx>
                        <wps:bodyPr rot="0" vert="horz" wrap="square" lIns="91440" tIns="45720" rIns="91440" bIns="45720" anchor="t" anchorCtr="0">
                          <a:noAutofit/>
                        </wps:bodyPr>
                      </wps:wsp>
                    </wpg:wgp>
                  </a:graphicData>
                </a:graphic>
              </wp:anchor>
            </w:drawing>
          </mc:Choice>
          <mc:Fallback>
            <w:pict>
              <v:group w14:anchorId="5CE74BAD" id="Group 257" o:spid="_x0000_s1026" style="position:absolute;margin-left:12.15pt;margin-top:1.5pt;width:444.5pt;height:319.3pt;z-index:-251622400" coordsize="56454,40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">
                <v:group id="Group 55" o:spid="_x0000_s1027" style="position:absolute;width:56454;height:40551" coordsize="56454,2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0" o:spid="_x0000_s1028" style="position:absolute;width:56454;height:2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" filled="f" strokecolor="#70ad47 [3209]" strokeweight="3pt"/>
                  <v:oval id="Oval 52" o:spid="_x0000_s1029" style="position:absolute;left:10097;top:6042;width:222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" filled="f" strokecolor="#ed7d31 [3205]" strokeweight="3pt">
                    <v:stroke joinstyle="miter"/>
                  </v:oval>
                  <v:oval id="Oval 53" o:spid="_x0000_s1030" style="position:absolute;left:22820;top:6042;width:218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" filled="f" strokecolor="#1f3763 [1604]" strokeweight="3pt">
                    <v:stroke joinstyle="miter"/>
                  </v:oval>
                  <v:roundrect id="Rectangle: Rounded Corners 54" o:spid="_x0000_s1031" style="position:absolute;left:4691;top:2703;width:46353;height:182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" filled="f" strokecolor="red" strokeweight="3pt">
                    <v:stroke joinstyle="miter"/>
                  </v:roundrect>
                </v:group>
                <v:shapetype id="_x0000_t202" coordsize="21600,21600" o:spt="202" path="m,l,21600r21600,l21600,xe">
                  <v:stroke joinstyle="miter"/>
                  <v:path gradientshapeok="t" o:connecttype="rect"/>
                </v:shapetype>
                <v:shape id="_x0000_s1032" type="#_x0000_t202" style="position:absolute;left:10331;top:6175;width:19084;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" stroked="f" strokeweight="3pt">
                  <v:textbox>
                    <w:txbxContent>
                      <w:p w14:paraId="5606D83D" w14:textId="20A77EFC" w:rsidR="00B73B72" w:rsidRPr="00C06652" w:rsidRDefault="00B73B72">
                        <w:pPr>
                          <w:rPr>
                            <w:sz w:val="24"/>
                            <w:szCs w:val="24"/>
                          </w:rPr>
                        </w:pPr>
                        <w:r w:rsidRPr="00C06652">
                          <w:rPr>
                            <w:sz w:val="24"/>
                            <w:szCs w:val="24"/>
                          </w:rPr>
                          <w:t>Ecological Drivers</w:t>
                        </w:r>
                      </w:p>
                    </w:txbxContent>
                  </v:textbox>
                </v:shape>
                <v:shape id="_x0000_s1033" type="#_x0000_t202" style="position:absolute;left:23869;top:21809;width:8492;height:3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" filled="f" stroked="f" strokeweight="3pt">
                  <v:textbox>
                    <w:txbxContent>
                      <w:p w14:paraId="15C1DC3F" w14:textId="7D46D6E1" w:rsidR="00B73B72" w:rsidRPr="00C06652" w:rsidRDefault="00B73B72" w:rsidP="00B73B72">
                        <w:pPr>
                          <w:rPr>
                            <w:sz w:val="24"/>
                            <w:szCs w:val="24"/>
                            <w:lang w:val="en-GB"/>
                          </w:rPr>
                        </w:pPr>
                        <w:r w:rsidRPr="00C06652">
                          <w:rPr>
                            <w:sz w:val="24"/>
                            <w:szCs w:val="24"/>
                            <w:lang w:val="en-GB"/>
                          </w:rPr>
                          <w:t>Pathology</w:t>
                        </w:r>
                      </w:p>
                    </w:txbxContent>
                  </v:textbox>
                </v:shape>
                <v:shape id="_x0000_s1034" type="#_x0000_t202" style="position:absolute;left:12706;top:16506;width:874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" stroked="f" strokeweight="3pt">
                  <v:textbox>
                    <w:txbxContent>
                      <w:p w14:paraId="38A36E37" w14:textId="6B42466A" w:rsidR="00B73B72" w:rsidRPr="00C06652" w:rsidRDefault="00B73B72" w:rsidP="00B73B72">
                        <w:pPr>
                          <w:rPr>
                            <w:sz w:val="24"/>
                            <w:szCs w:val="24"/>
                            <w:lang w:val="en-GB"/>
                          </w:rPr>
                        </w:pPr>
                        <w:r w:rsidRPr="00C06652">
                          <w:rPr>
                            <w:sz w:val="24"/>
                            <w:szCs w:val="24"/>
                            <w:lang w:val="en-GB"/>
                          </w:rPr>
                          <w:t>Viral Traits</w:t>
                        </w:r>
                      </w:p>
                    </w:txbxContent>
                  </v:textbox>
                </v:shape>
                <v:shape id="_x0000_s1035" type="#_x0000_t202" style="position:absolute;left:33013;top:16506;width:9220;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" stroked="f" strokeweight="3pt">
                  <v:textbox>
                    <w:txbxContent>
                      <w:p w14:paraId="3F62932A" w14:textId="084E6205" w:rsidR="00B73B72" w:rsidRPr="00C06652" w:rsidRDefault="00B73B72" w:rsidP="00B73B72">
                        <w:pPr>
                          <w:rPr>
                            <w:sz w:val="24"/>
                            <w:szCs w:val="24"/>
                            <w:lang w:val="en-GB"/>
                          </w:rPr>
                        </w:pPr>
                        <w:r w:rsidRPr="00C06652">
                          <w:rPr>
                            <w:sz w:val="24"/>
                            <w:szCs w:val="24"/>
                            <w:lang w:val="en-GB"/>
                          </w:rPr>
                          <w:t>Host Traits</w:t>
                        </w:r>
                      </w:p>
                    </w:txbxContent>
                  </v:textbox>
                </v:shape>
                <w10:wrap type="tight"/>
              </v:group>
            </w:pict>
          </mc:Fallback>
        </mc:AlternateContent>
      </w:r>
      <w:r w:rsidR="008037F9" w:rsidRPr="008037F9">
        <w:rPr>
          <w:rFonts w:ascii="Arial" w:hAnsi="Arial" w:cs="Arial"/>
          <w:noProof/>
          <w:sz w:val="20"/>
          <w:szCs w:val="20"/>
        </w:rPr>
        <mc:AlternateContent>
          <mc:Choice Requires="wps">
            <w:drawing>
              <wp:anchor distT="45720" distB="45720" distL="114300" distR="114300" simplePos="0" relativeHeight="251740160" behindDoc="0" locked="0" layoutInCell="1" allowOverlap="1" wp14:anchorId="105270DF" wp14:editId="3D0C900B">
                <wp:simplePos x="0" y="0"/>
                <wp:positionH relativeFrom="column">
                  <wp:posOffset>157480</wp:posOffset>
                </wp:positionH>
                <wp:positionV relativeFrom="paragraph">
                  <wp:posOffset>4224655</wp:posOffset>
                </wp:positionV>
                <wp:extent cx="5645150" cy="1150620"/>
                <wp:effectExtent l="0" t="0" r="1270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150620"/>
                        </a:xfrm>
                        <a:prstGeom prst="rect">
                          <a:avLst/>
                        </a:prstGeom>
                        <a:solidFill>
                          <a:srgbClr val="FFFFFF"/>
                        </a:solidFill>
                        <a:ln w="9525">
                          <a:solidFill>
                            <a:srgbClr val="000000"/>
                          </a:solidFill>
                          <a:miter lim="800000"/>
                          <a:headEnd/>
                          <a:tailEnd/>
                        </a:ln>
                      </wps:spPr>
                      <wps:txbx>
                        <w:txbxContent>
                          <w:p w14:paraId="5CEDF508" w14:textId="71B0A714" w:rsidR="008037F9" w:rsidRDefault="008037F9">
                            <w:r>
                              <w:t xml:space="preserve">Figure X: the interplay of factors involved in cross species disease </w:t>
                            </w:r>
                            <w:r w:rsidR="003B74CB">
                              <w:t>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270DF" id="Text Box 2" o:spid="_x0000_s1036" type="#_x0000_t202" style="position:absolute;margin-left:12.4pt;margin-top:332.65pt;width:444.5pt;height:90.6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">
                <v:textbox>
                  <w:txbxContent>
                    <w:p w14:paraId="5CEDF508" w14:textId="71B0A714" w:rsidR="008037F9" w:rsidRDefault="008037F9">
                      <w:r>
                        <w:t xml:space="preserve">Figure X: the interplay of factors involved in cross species disease </w:t>
                      </w:r>
                      <w:r w:rsidR="003B74CB">
                        <w:t>transmission.</w:t>
                      </w:r>
                    </w:p>
                  </w:txbxContent>
                </v:textbox>
                <w10:wrap type="square"/>
              </v:shape>
            </w:pict>
          </mc:Fallback>
        </mc:AlternateContent>
      </w:r>
    </w:p>
    <w:p w14:paraId="18A8D1F0" w14:textId="3084C2B6" w:rsidR="008037F9" w:rsidRDefault="008037F9" w:rsidP="005B5ECF">
      <w:pPr>
        <w:pStyle w:val="NormalWeb"/>
        <w:spacing w:before="180" w:beforeAutospacing="0" w:after="180" w:afterAutospacing="0" w:line="480" w:lineRule="auto"/>
        <w:rPr>
          <w:rFonts w:ascii="Arial" w:hAnsi="Arial" w:cs="Arial"/>
          <w:sz w:val="20"/>
          <w:szCs w:val="20"/>
        </w:rPr>
      </w:pPr>
    </w:p>
    <w:p w14:paraId="27139674" w14:textId="01F7BE62" w:rsidR="008037F9" w:rsidRDefault="008037F9" w:rsidP="005B5ECF">
      <w:pPr>
        <w:pStyle w:val="NormalWeb"/>
        <w:spacing w:before="180" w:beforeAutospacing="0" w:after="180" w:afterAutospacing="0" w:line="480" w:lineRule="auto"/>
        <w:rPr>
          <w:rFonts w:ascii="Arial" w:hAnsi="Arial" w:cs="Arial"/>
          <w:sz w:val="20"/>
          <w:szCs w:val="20"/>
        </w:rPr>
      </w:pPr>
    </w:p>
    <w:p w14:paraId="7B153D25" w14:textId="77777777" w:rsidR="008037F9" w:rsidRDefault="008037F9" w:rsidP="005B5ECF">
      <w:pPr>
        <w:pStyle w:val="NormalWeb"/>
        <w:spacing w:before="180" w:beforeAutospacing="0" w:after="180" w:afterAutospacing="0" w:line="480" w:lineRule="auto"/>
        <w:rPr>
          <w:rFonts w:ascii="Arial" w:hAnsi="Arial" w:cs="Arial"/>
          <w:sz w:val="20"/>
          <w:szCs w:val="20"/>
        </w:rPr>
      </w:pPr>
    </w:p>
    <w:p w14:paraId="03CA2BD5" w14:textId="7BA06AFF" w:rsidR="008037F9" w:rsidRDefault="008037F9" w:rsidP="005B5ECF">
      <w:pPr>
        <w:pStyle w:val="NormalWeb"/>
        <w:spacing w:before="180" w:beforeAutospacing="0" w:after="180" w:afterAutospacing="0" w:line="480" w:lineRule="auto"/>
        <w:rPr>
          <w:rFonts w:ascii="Arial" w:hAnsi="Arial" w:cs="Arial"/>
          <w:sz w:val="20"/>
          <w:szCs w:val="20"/>
        </w:rPr>
      </w:pPr>
    </w:p>
    <w:p w14:paraId="68636279" w14:textId="4867129D" w:rsidR="008037F9" w:rsidRDefault="008037F9" w:rsidP="005B5ECF">
      <w:pPr>
        <w:pStyle w:val="NormalWeb"/>
        <w:spacing w:before="180" w:beforeAutospacing="0" w:after="180" w:afterAutospacing="0" w:line="480" w:lineRule="auto"/>
        <w:rPr>
          <w:rFonts w:ascii="Arial" w:hAnsi="Arial" w:cs="Arial"/>
          <w:sz w:val="20"/>
          <w:szCs w:val="20"/>
        </w:rPr>
      </w:pPr>
    </w:p>
    <w:p w14:paraId="04C265BF" w14:textId="227F1038" w:rsidR="008037F9" w:rsidRDefault="008037F9" w:rsidP="005B5ECF">
      <w:pPr>
        <w:pStyle w:val="NormalWeb"/>
        <w:spacing w:before="180" w:beforeAutospacing="0" w:after="180" w:afterAutospacing="0" w:line="480" w:lineRule="auto"/>
        <w:rPr>
          <w:rFonts w:ascii="Arial" w:hAnsi="Arial" w:cs="Arial"/>
          <w:sz w:val="20"/>
          <w:szCs w:val="20"/>
        </w:rPr>
      </w:pPr>
    </w:p>
    <w:p w14:paraId="77F03921" w14:textId="222AFA3E" w:rsidR="005B5ECF" w:rsidRDefault="005B5ECF" w:rsidP="005B5ECF">
      <w:pPr>
        <w:pStyle w:val="NormalWeb"/>
        <w:spacing w:before="180" w:beforeAutospacing="0" w:after="180" w:afterAutospacing="0" w:line="480" w:lineRule="auto"/>
        <w:rPr>
          <w:rFonts w:ascii="Arial" w:hAnsi="Arial" w:cs="Arial"/>
          <w:sz w:val="20"/>
          <w:szCs w:val="20"/>
        </w:rPr>
      </w:pPr>
      <w:r>
        <w:rPr>
          <w:rFonts w:ascii="Arial" w:hAnsi="Arial" w:cs="Arial"/>
          <w:sz w:val="20"/>
          <w:szCs w:val="20"/>
        </w:rPr>
        <w:lastRenderedPageBreak/>
        <w:t>The important steps in a viral lifecycle in a host are:</w:t>
      </w:r>
    </w:p>
    <w:p w14:paraId="55CC9F9F" w14:textId="3CF26149"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Primary transmis</w:t>
      </w:r>
      <w:r w:rsidR="00A43FAB">
        <w:rPr>
          <w:rFonts w:ascii="Arial" w:hAnsi="Arial" w:cs="Arial"/>
          <w:sz w:val="20"/>
          <w:szCs w:val="20"/>
        </w:rPr>
        <w:t>si</w:t>
      </w:r>
      <w:r>
        <w:rPr>
          <w:rFonts w:ascii="Arial" w:hAnsi="Arial" w:cs="Arial"/>
          <w:sz w:val="20"/>
          <w:szCs w:val="20"/>
        </w:rPr>
        <w:t>on</w:t>
      </w:r>
    </w:p>
    <w:p w14:paraId="7BBFF821" w14:textId="1AB8787D" w:rsidR="005B5ECF"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Entry</w:t>
      </w:r>
      <w:r w:rsidR="00A43FAB" w:rsidRPr="00E6171C">
        <w:rPr>
          <w:rFonts w:ascii="Arial" w:hAnsi="Arial" w:cs="Arial"/>
          <w:b/>
          <w:bCs/>
          <w:sz w:val="20"/>
          <w:szCs w:val="20"/>
        </w:rPr>
        <w:t xml:space="preserve"> and l</w:t>
      </w:r>
      <w:r w:rsidRPr="00E6171C">
        <w:rPr>
          <w:rFonts w:ascii="Arial" w:hAnsi="Arial" w:cs="Arial"/>
          <w:b/>
          <w:bCs/>
          <w:sz w:val="20"/>
          <w:szCs w:val="20"/>
        </w:rPr>
        <w:t>ocal replication</w:t>
      </w:r>
    </w:p>
    <w:p w14:paraId="7B589063" w14:textId="79341C7D" w:rsidR="006A4CF9"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Dissemination</w:t>
      </w:r>
      <w:r w:rsidR="00A43FAB" w:rsidRPr="00E6171C">
        <w:rPr>
          <w:rFonts w:ascii="Arial" w:hAnsi="Arial" w:cs="Arial"/>
          <w:b/>
          <w:bCs/>
          <w:sz w:val="20"/>
          <w:szCs w:val="20"/>
        </w:rPr>
        <w:t xml:space="preserve"> within host</w:t>
      </w:r>
    </w:p>
    <w:p w14:paraId="0E9EF6DD" w14:textId="3B7286BC" w:rsidR="005B5ECF" w:rsidRPr="00E6171C" w:rsidRDefault="00A43FAB"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S</w:t>
      </w:r>
      <w:r w:rsidR="005B5ECF" w:rsidRPr="00E6171C">
        <w:rPr>
          <w:rFonts w:ascii="Arial" w:hAnsi="Arial" w:cs="Arial"/>
          <w:b/>
          <w:bCs/>
          <w:sz w:val="20"/>
          <w:szCs w:val="20"/>
        </w:rPr>
        <w:t>econdary replication</w:t>
      </w:r>
    </w:p>
    <w:p w14:paraId="03712CEB" w14:textId="7631F13C" w:rsidR="005B5ECF" w:rsidRDefault="008037F9"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29920" behindDoc="0" locked="0" layoutInCell="1" allowOverlap="1" wp14:anchorId="49DF53AC" wp14:editId="3A20D58E">
                <wp:simplePos x="0" y="0"/>
                <wp:positionH relativeFrom="column">
                  <wp:posOffset>-15875</wp:posOffset>
                </wp:positionH>
                <wp:positionV relativeFrom="paragraph">
                  <wp:posOffset>365125</wp:posOffset>
                </wp:positionV>
                <wp:extent cx="5642610" cy="3657600"/>
                <wp:effectExtent l="0" t="0" r="15240" b="19050"/>
                <wp:wrapTopAndBottom/>
                <wp:docPr id="256" name="Group 256"/>
                <wp:cNvGraphicFramePr/>
                <a:graphic xmlns:a="http://schemas.openxmlformats.org/drawingml/2006/main">
                  <a:graphicData uri="http://schemas.microsoft.com/office/word/2010/wordprocessingGroup">
                    <wpg:wgp>
                      <wpg:cNvGrpSpPr/>
                      <wpg:grpSpPr>
                        <a:xfrm>
                          <a:off x="0" y="0"/>
                          <a:ext cx="5642610" cy="3657600"/>
                          <a:chOff x="0" y="0"/>
                          <a:chExt cx="4981334" cy="3452495"/>
                        </a:xfrm>
                      </wpg:grpSpPr>
                      <wps:wsp>
                        <wps:cNvPr id="2" name="Rectangle 2"/>
                        <wps:cNvSpPr/>
                        <wps:spPr>
                          <a:xfrm>
                            <a:off x="0" y="0"/>
                            <a:ext cx="4981334" cy="3452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1" name="Group 211"/>
                        <wpg:cNvGrpSpPr/>
                        <wpg:grpSpPr>
                          <a:xfrm>
                            <a:off x="617516" y="130628"/>
                            <a:ext cx="3610304" cy="3317125"/>
                            <a:chOff x="0" y="0"/>
                            <a:chExt cx="3823190" cy="3783719"/>
                          </a:xfrm>
                        </wpg:grpSpPr>
                        <pic:pic xmlns:pic="http://schemas.openxmlformats.org/drawingml/2006/picture">
                          <pic:nvPicPr>
                            <pic:cNvPr id="212" name="Graphic 212" descr="Goat outline"/>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flipH="1">
                              <a:off x="484360" y="900819"/>
                              <a:ext cx="3338830" cy="2882900"/>
                            </a:xfrm>
                            <a:prstGeom prst="rect">
                              <a:avLst/>
                            </a:prstGeom>
                          </pic:spPr>
                        </pic:pic>
                        <pic:pic xmlns:pic="http://schemas.openxmlformats.org/drawingml/2006/picture">
                          <pic:nvPicPr>
                            <pic:cNvPr id="213" name="Graphic 213"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67489" y="2372007"/>
                              <a:ext cx="277495" cy="277495"/>
                            </a:xfrm>
                            <a:prstGeom prst="rect">
                              <a:avLst/>
                            </a:prstGeom>
                          </pic:spPr>
                        </pic:pic>
                        <pic:pic xmlns:pic="http://schemas.openxmlformats.org/drawingml/2006/picture">
                          <pic:nvPicPr>
                            <pic:cNvPr id="214" name="Graphic 214"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1145263"/>
                              <a:ext cx="277495" cy="277495"/>
                            </a:xfrm>
                            <a:prstGeom prst="rect">
                              <a:avLst/>
                            </a:prstGeom>
                          </pic:spPr>
                        </pic:pic>
                        <pic:pic xmlns:pic="http://schemas.openxmlformats.org/drawingml/2006/picture">
                          <pic:nvPicPr>
                            <pic:cNvPr id="215" name="Graphic 215"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62131" y="2512336"/>
                              <a:ext cx="167005" cy="167005"/>
                            </a:xfrm>
                            <a:prstGeom prst="rect">
                              <a:avLst/>
                            </a:prstGeom>
                          </pic:spPr>
                        </pic:pic>
                        <pic:pic xmlns:pic="http://schemas.openxmlformats.org/drawingml/2006/picture">
                          <pic:nvPicPr>
                            <pic:cNvPr id="216" name="Graphic 216"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951022" y="2512336"/>
                              <a:ext cx="167005" cy="167005"/>
                            </a:xfrm>
                            <a:prstGeom prst="rect">
                              <a:avLst/>
                            </a:prstGeom>
                          </pic:spPr>
                        </pic:pic>
                        <pic:pic xmlns:pic="http://schemas.openxmlformats.org/drawingml/2006/picture">
                          <pic:nvPicPr>
                            <pic:cNvPr id="218" name="Graphic 218"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435382" y="2118510"/>
                              <a:ext cx="167005" cy="167005"/>
                            </a:xfrm>
                            <a:prstGeom prst="rect">
                              <a:avLst/>
                            </a:prstGeom>
                          </pic:spPr>
                        </pic:pic>
                        <wpg:grpSp>
                          <wpg:cNvPr id="219" name="Group 219"/>
                          <wpg:cNvGrpSpPr/>
                          <wpg:grpSpPr>
                            <a:xfrm>
                              <a:off x="22634" y="0"/>
                              <a:ext cx="3703440" cy="2688879"/>
                              <a:chOff x="0" y="0"/>
                              <a:chExt cx="3703440" cy="2688879"/>
                            </a:xfrm>
                          </wpg:grpSpPr>
                          <wpg:grpSp>
                            <wpg:cNvPr id="220" name="Group 220"/>
                            <wpg:cNvGrpSpPr/>
                            <wpg:grpSpPr>
                              <a:xfrm>
                                <a:off x="1815220" y="0"/>
                                <a:ext cx="1888220" cy="2192772"/>
                                <a:chOff x="0" y="0"/>
                                <a:chExt cx="1888220" cy="2192772"/>
                              </a:xfrm>
                            </wpg:grpSpPr>
                            <wpg:grpSp>
                              <wpg:cNvPr id="221" name="Group 221"/>
                              <wpg:cNvGrpSpPr/>
                              <wpg:grpSpPr>
                                <a:xfrm>
                                  <a:off x="389299" y="0"/>
                                  <a:ext cx="1498921" cy="1510496"/>
                                  <a:chOff x="0" y="0"/>
                                  <a:chExt cx="1498921" cy="1510496"/>
                                </a:xfrm>
                              </wpg:grpSpPr>
                              <wpg:grpSp>
                                <wpg:cNvPr id="222" name="Group 222"/>
                                <wpg:cNvGrpSpPr/>
                                <wpg:grpSpPr>
                                  <a:xfrm>
                                    <a:off x="358815" y="746567"/>
                                    <a:ext cx="758142" cy="457200"/>
                                    <a:chOff x="0" y="0"/>
                                    <a:chExt cx="758142" cy="457200"/>
                                  </a:xfrm>
                                </wpg:grpSpPr>
                                <wps:wsp>
                                  <wps:cNvPr id="223" name="Rectangle: Rounded Corners 223"/>
                                  <wps:cNvSpPr/>
                                  <wps:spPr>
                                    <a:xfrm>
                                      <a:off x="0" y="5787"/>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Rounded Corners 224"/>
                                  <wps:cNvSpPr/>
                                  <wps:spPr>
                                    <a:xfrm>
                                      <a:off x="254643" y="0"/>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Rounded Corners 225"/>
                                  <wps:cNvSpPr/>
                                  <wps:spPr>
                                    <a:xfrm>
                                      <a:off x="503499" y="5787"/>
                                      <a:ext cx="254643" cy="451413"/>
                                    </a:xfrm>
                                    <a:prstGeom prst="round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Oval 226"/>
                                  <wps:cNvSpPr/>
                                  <wps:spPr>
                                    <a:xfrm>
                                      <a:off x="115747"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Oval 227"/>
                                  <wps:cNvSpPr/>
                                  <wps:spPr>
                                    <a:xfrm>
                                      <a:off x="596097"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Oval 228"/>
                                  <wps:cNvSpPr/>
                                  <wps:spPr>
                                    <a:xfrm>
                                      <a:off x="364603" y="167833"/>
                                      <a:ext cx="52086" cy="150471"/>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29" name="Graphic 229" descr="Covid-19 outline"/>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891251" y="619245"/>
                                    <a:ext cx="167005" cy="167005"/>
                                  </a:xfrm>
                                  <a:prstGeom prst="rect">
                                    <a:avLst/>
                                  </a:prstGeom>
                                </pic:spPr>
                              </pic:pic>
                              <wps:wsp>
                                <wps:cNvPr id="230" name="Oval 230"/>
                                <wps:cNvSpPr/>
                                <wps:spPr>
                                  <a:xfrm>
                                    <a:off x="0" y="0"/>
                                    <a:ext cx="1498921" cy="1510496"/>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1" name="Oval 231"/>
                              <wps:cNvSpPr/>
                              <wps:spPr>
                                <a:xfrm>
                                  <a:off x="0" y="2059663"/>
                                  <a:ext cx="121535" cy="133109"/>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Connector 232"/>
                              <wps:cNvCnPr/>
                              <wps:spPr>
                                <a:xfrm flipH="1">
                                  <a:off x="0" y="719750"/>
                                  <a:ext cx="389299" cy="1398760"/>
                                </a:xfrm>
                                <a:prstGeom prst="line">
                                  <a:avLst/>
                                </a:prstGeom>
                                <a:noFill/>
                                <a:ln w="12700" cap="flat" cmpd="sng" algn="ctr">
                                  <a:solidFill>
                                    <a:sysClr val="windowText" lastClr="000000"/>
                                  </a:solidFill>
                                  <a:prstDash val="solid"/>
                                  <a:miter lim="800000"/>
                                </a:ln>
                                <a:effectLst/>
                              </wps:spPr>
                              <wps:bodyPr/>
                            </wps:wsp>
                            <wps:wsp>
                              <wps:cNvPr id="233" name="Straight Connector 233"/>
                              <wps:cNvCnPr/>
                              <wps:spPr>
                                <a:xfrm flipV="1">
                                  <a:off x="103717" y="1469947"/>
                                  <a:ext cx="1292310" cy="703216"/>
                                </a:xfrm>
                                <a:prstGeom prst="line">
                                  <a:avLst/>
                                </a:prstGeom>
                                <a:noFill/>
                                <a:ln w="12700" cap="flat" cmpd="sng" algn="ctr">
                                  <a:solidFill>
                                    <a:sysClr val="windowText" lastClr="000000"/>
                                  </a:solidFill>
                                  <a:prstDash val="solid"/>
                                  <a:miter lim="800000"/>
                                </a:ln>
                                <a:effectLst/>
                              </wps:spPr>
                              <wps:bodyPr/>
                            </wps:wsp>
                          </wpg:grpSp>
                          <wps:wsp>
                            <wps:cNvPr id="234" name="Arrow: Curved Down 234"/>
                            <wps:cNvSpPr/>
                            <wps:spPr>
                              <a:xfrm rot="2171624" flipV="1">
                                <a:off x="0" y="1683567"/>
                                <a:ext cx="887454" cy="202922"/>
                              </a:xfrm>
                              <a:prstGeom prst="curvedDown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Arrow: Curved Down 235"/>
                            <wps:cNvSpPr/>
                            <wps:spPr>
                              <a:xfrm rot="19879545" flipH="1" flipV="1">
                                <a:off x="339505" y="2378798"/>
                                <a:ext cx="919864" cy="177800"/>
                              </a:xfrm>
                              <a:prstGeom prst="curvedDownArrow">
                                <a:avLst>
                                  <a:gd name="adj1" fmla="val 25000"/>
                                  <a:gd name="adj2" fmla="val 62868"/>
                                  <a:gd name="adj3" fmla="val 25000"/>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Arrow: Right 236"/>
                            <wps:cNvSpPr/>
                            <wps:spPr>
                              <a:xfrm>
                                <a:off x="1941968" y="2169248"/>
                                <a:ext cx="485775"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Arrow: Right 237"/>
                            <wps:cNvSpPr/>
                            <wps:spPr>
                              <a:xfrm rot="1952272">
                                <a:off x="1896701" y="2368801"/>
                                <a:ext cx="721856"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Arrow: Right 238"/>
                            <wps:cNvSpPr/>
                            <wps:spPr>
                              <a:xfrm rot="5117928">
                                <a:off x="1795003" y="2357261"/>
                                <a:ext cx="357165" cy="45719"/>
                              </a:xfrm>
                              <a:prstGeom prst="rightArrow">
                                <a:avLst/>
                              </a:prstGeom>
                              <a:solidFill>
                                <a:srgbClr val="0070C0"/>
                              </a:solid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a:off x="258023" y="1548142"/>
                                <a:ext cx="330451" cy="276131"/>
                              </a:xfrm>
                              <a:prstGeom prst="rect">
                                <a:avLst/>
                              </a:prstGeom>
                              <a:noFill/>
                              <a:ln w="6350">
                                <a:noFill/>
                              </a:ln>
                            </wps:spPr>
                            <wps:txbx>
                              <w:txbxContent>
                                <w:p w14:paraId="34412712" w14:textId="77777777" w:rsidR="005A1D0D" w:rsidRPr="00504B49" w:rsidRDefault="005A1D0D" w:rsidP="005A1D0D">
                                  <w:pPr>
                                    <w:rPr>
                                      <w:lang w:val="en-GB"/>
                                    </w:rPr>
                                  </w:pPr>
                                  <w:r>
                                    <w:rPr>
                                      <w:lang w:val="en-G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Text Box 240"/>
                            <wps:cNvSpPr txBox="1"/>
                            <wps:spPr>
                              <a:xfrm>
                                <a:off x="2702459" y="2412748"/>
                                <a:ext cx="330451" cy="276131"/>
                              </a:xfrm>
                              <a:prstGeom prst="rect">
                                <a:avLst/>
                              </a:prstGeom>
                              <a:noFill/>
                              <a:ln w="6350">
                                <a:noFill/>
                              </a:ln>
                            </wps:spPr>
                            <wps:txbx>
                              <w:txbxContent>
                                <w:p w14:paraId="7631704A" w14:textId="77777777" w:rsidR="005A1D0D" w:rsidRPr="00504B49" w:rsidRDefault="005A1D0D" w:rsidP="005A1D0D">
                                  <w:pPr>
                                    <w:rPr>
                                      <w:lang w:val="en-GB"/>
                                    </w:rPr>
                                  </w:pPr>
                                  <w:r>
                                    <w:rPr>
                                      <w:lang w:val="en-G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1"/>
                            <wps:cNvSpPr txBox="1"/>
                            <wps:spPr>
                              <a:xfrm>
                                <a:off x="583948" y="2367481"/>
                                <a:ext cx="330451" cy="276131"/>
                              </a:xfrm>
                              <a:prstGeom prst="rect">
                                <a:avLst/>
                              </a:prstGeom>
                              <a:noFill/>
                              <a:ln w="6350">
                                <a:noFill/>
                              </a:ln>
                            </wps:spPr>
                            <wps:txbx>
                              <w:txbxContent>
                                <w:p w14:paraId="622BAF34" w14:textId="77777777" w:rsidR="005A1D0D" w:rsidRPr="00504B49" w:rsidRDefault="005A1D0D" w:rsidP="005A1D0D">
                                  <w:pPr>
                                    <w:rPr>
                                      <w:lang w:val="en-GB"/>
                                    </w:rPr>
                                  </w:pPr>
                                  <w:r>
                                    <w:rPr>
                                      <w:lang w:val="en-G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941968" y="2236205"/>
                                <a:ext cx="330451" cy="276131"/>
                              </a:xfrm>
                              <a:prstGeom prst="rect">
                                <a:avLst/>
                              </a:prstGeom>
                              <a:noFill/>
                              <a:ln w="6350">
                                <a:noFill/>
                              </a:ln>
                            </wps:spPr>
                            <wps:txbx>
                              <w:txbxContent>
                                <w:p w14:paraId="6A9C0EC8" w14:textId="77777777" w:rsidR="005A1D0D" w:rsidRPr="00504B49" w:rsidRDefault="005A1D0D" w:rsidP="005A1D0D">
                                  <w:pPr>
                                    <w:rPr>
                                      <w:lang w:val="en-GB"/>
                                    </w:rPr>
                                  </w:pPr>
                                  <w:r>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2761307" y="466253"/>
                                <a:ext cx="330451" cy="276131"/>
                              </a:xfrm>
                              <a:prstGeom prst="rect">
                                <a:avLst/>
                              </a:prstGeom>
                              <a:noFill/>
                              <a:ln w="6350">
                                <a:noFill/>
                              </a:ln>
                            </wps:spPr>
                            <wps:txbx>
                              <w:txbxContent>
                                <w:p w14:paraId="330D326B" w14:textId="77777777" w:rsidR="005A1D0D" w:rsidRPr="00504B49" w:rsidRDefault="005A1D0D" w:rsidP="005A1D0D">
                                  <w:pPr>
                                    <w:rPr>
                                      <w:lang w:val="en-GB"/>
                                    </w:rPr>
                                  </w:pPr>
                                  <w:r>
                                    <w:rPr>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9DF53AC" id="Group 256" o:spid="_x0000_s1037" style="position:absolute;left:0;text-align:left;margin-left:-1.25pt;margin-top:28.75pt;width:444.3pt;height:4in;z-index:251729920;mso-width-relative:margin;mso-height-relative:margin" coordsize="49813,3452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">
                <v:rect id="Rectangle 2" o:spid="_x0000_s1038" style="position:absolute;width:49813;height:3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group id="Group 211" o:spid="_x0000_s1039" style="position:absolute;left:6175;top:1306;width:36103;height:33171" coordsize="38231,3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12" o:spid="_x0000_s1040" type="#_x0000_t75" alt="Goat outline" style="position:absolute;left:4843;top:9008;width:33388;height:2882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">
                    <v:imagedata r:id="rId13" o:title="Goat outline"/>
                  </v:shape>
                  <v:shape id="Graphic 213" o:spid="_x0000_s1041" type="#_x0000_t75" alt="Covid-19 outline" style="position:absolute;left:1674;top:23720;width:2775;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">
                    <v:imagedata r:id="rId14" o:title="Covid-19 outline"/>
                  </v:shape>
                  <v:shape id="Graphic 214" o:spid="_x0000_s1042" type="#_x0000_t75" alt="Covid-19 outline" style="position:absolute;top:11452;width:2774;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">
                    <v:imagedata r:id="rId14" o:title="Covid-19 outline"/>
                  </v:shape>
                  <v:shape id="Graphic 215" o:spid="_x0000_s1043" type="#_x0000_t75" alt="Covid-19 outline" style="position:absolute;left:25621;top:25123;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">
                    <v:imagedata r:id="rId14" o:title="Covid-19 outline"/>
                  </v:shape>
                  <v:shape id="Graphic 216" o:spid="_x0000_s1044" type="#_x0000_t75" alt="Covid-19 outline" style="position:absolute;left:19510;top:25123;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">
                    <v:imagedata r:id="rId14" o:title="Covid-19 outline"/>
                  </v:shape>
                  <v:shape id="Graphic 218" o:spid="_x0000_s1045" type="#_x0000_t75" alt="Covid-19 outline" style="position:absolute;left:24353;top:21185;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">
                    <v:imagedata r:id="rId14" o:title="Covid-19 outline"/>
                  </v:shape>
                  <v:group id="Group 219" o:spid="_x0000_s1046" style="position:absolute;left:226;width:37034;height:26888" coordsize="37034,2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220" o:spid="_x0000_s1047" style="position:absolute;left:18152;width:18882;height:21927" coordsize="18882,2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Group 221" o:spid="_x0000_s1048" style="position:absolute;left:3892;width:14990;height:15104" coordsize="14989,1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222" o:spid="_x0000_s1049" style="position:absolute;left:3588;top:7465;width:7581;height:4572" coordsize="7581,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oundrect id="Rectangle: Rounded Corners 223" o:spid="_x0000_s1050" style="position:absolute;top:57;width:2546;height:4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" filled="f" strokecolor="windowText" strokeweight="1pt">
                            <v:stroke joinstyle="miter"/>
                          </v:roundrect>
                          <v:roundrect id="Rectangle: Rounded Corners 224" o:spid="_x0000_s1051" style="position:absolute;left:2546;width:2546;height:4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" filled="f" strokecolor="windowText" strokeweight="1pt">
                            <v:stroke joinstyle="miter"/>
                          </v:roundrect>
                          <v:roundrect id="Rectangle: Rounded Corners 225" o:spid="_x0000_s1052" style="position:absolute;left:5034;top:57;width:2547;height:4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" filled="f" strokecolor="windowText" strokeweight="1pt">
                            <v:stroke joinstyle="miter"/>
                          </v:roundrect>
                          <v:oval id="Oval 226" o:spid="_x0000_s1053" style="position:absolute;left:1157;top:1678;width:521;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" fillcolor="windowText" strokeweight="1pt">
                            <v:stroke joinstyle="miter"/>
                          </v:oval>
                          <v:oval id="Oval 227" o:spid="_x0000_s1054" style="position:absolute;left:5960;top:1678;width:521;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" fillcolor="windowText" strokeweight="1pt">
                            <v:stroke joinstyle="miter"/>
                          </v:oval>
                          <v:oval id="Oval 228" o:spid="_x0000_s1055" style="position:absolute;left:3646;top:1678;width:520;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" fillcolor="windowText" strokeweight="1pt">
                            <v:stroke joinstyle="miter"/>
                          </v:oval>
                        </v:group>
                        <v:shape id="Graphic 229" o:spid="_x0000_s1056" type="#_x0000_t75" alt="Covid-19 outline" style="position:absolute;left:8912;top:6192;width:1670;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">
                          <v:imagedata r:id="rId14" o:title="Covid-19 outline"/>
                        </v:shape>
                        <v:oval id="Oval 230" o:spid="_x0000_s1057" style="position:absolute;width:14989;height:15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" filled="f" strokecolor="windowText" strokeweight="1pt">
                          <v:stroke joinstyle="miter"/>
                        </v:oval>
                      </v:group>
                      <v:oval id="Oval 231" o:spid="_x0000_s1058" style="position:absolute;top:20596;width:1215;height:1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" filled="f" strokecolor="windowText" strokeweight="1pt">
                        <v:stroke joinstyle="miter"/>
                      </v:oval>
                      <v:line id="Straight Connector 232" o:spid="_x0000_s1059" style="position:absolute;flip:x;visibility:visible;mso-wrap-style:square" from="0,7197" to="3892,2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" strokecolor="windowText" strokeweight="1pt">
                        <v:stroke joinstyle="miter"/>
                      </v:line>
                      <v:line id="Straight Connector 233" o:spid="_x0000_s1060" style="position:absolute;flip:y;visibility:visible;mso-wrap-style:square" from="1037,14699" to="13960,21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" strokecolor="windowText" strokeweight="1pt">
                        <v:stroke joinstyle="miter"/>
                      </v:line>
                    </v:group>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34" o:spid="_x0000_s1061" type="#_x0000_t105" style="position:absolute;top:16835;width:8874;height:2029;rotation:-23719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" adj="19131,20983,16200" fillcolor="#0070c0" strokecolor="#0070c0" strokeweight="1pt"/>
                    <v:shape id="Arrow: Curved Down 235" o:spid="_x0000_s1062" type="#_x0000_t105" style="position:absolute;left:3395;top:23787;width:9198;height:1778;rotation:-1879196fd;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" adj="18975,20809,16200" fillcolor="#0070c0" strokecolor="#0070c0"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6" o:spid="_x0000_s1063" type="#_x0000_t13" style="position:absolute;left:19419;top:21692;width:48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" adj="20584" fillcolor="#0070c0" strokecolor="#0070c0" strokeweight="1pt"/>
                    <v:shape id="Arrow: Right 237" o:spid="_x0000_s1064" type="#_x0000_t13" style="position:absolute;left:18967;top:23688;width:7218;height:457;rotation:213240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" adj="20916" fillcolor="#0070c0" strokecolor="#0070c0" strokeweight="1pt"/>
                    <v:shape id="Arrow: Right 238" o:spid="_x0000_s1065" type="#_x0000_t13" style="position:absolute;left:17950;top:23572;width:3572;height:457;rotation:55901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" adj="20218" fillcolor="#0070c0" strokecolor="#0070c0" strokeweight="1pt"/>
                    <v:shape id="Text Box 239" o:spid="_x0000_s1066" type="#_x0000_t202" style="position:absolute;left:2580;top:15481;width:3304;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34412712" w14:textId="77777777" w:rsidR="005A1D0D" w:rsidRPr="00504B49" w:rsidRDefault="005A1D0D" w:rsidP="005A1D0D">
                            <w:pPr>
                              <w:rPr>
                                <w:lang w:val="en-GB"/>
                              </w:rPr>
                            </w:pPr>
                            <w:r>
                              <w:rPr>
                                <w:lang w:val="en-GB"/>
                              </w:rPr>
                              <w:t>1.</w:t>
                            </w:r>
                          </w:p>
                        </w:txbxContent>
                      </v:textbox>
                    </v:shape>
                    <v:shape id="Text Box 240" o:spid="_x0000_s1067" type="#_x0000_t202" style="position:absolute;left:27024;top:24127;width:3305;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7631704A" w14:textId="77777777" w:rsidR="005A1D0D" w:rsidRPr="00504B49" w:rsidRDefault="005A1D0D" w:rsidP="005A1D0D">
                            <w:pPr>
                              <w:rPr>
                                <w:lang w:val="en-GB"/>
                              </w:rPr>
                            </w:pPr>
                            <w:r>
                              <w:rPr>
                                <w:lang w:val="en-GB"/>
                              </w:rPr>
                              <w:t>4.</w:t>
                            </w:r>
                          </w:p>
                        </w:txbxContent>
                      </v:textbox>
                    </v:shape>
                    <v:shape id="Text Box 241" o:spid="_x0000_s1068" type="#_x0000_t202" style="position:absolute;left:5839;top:23674;width:330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22BAF34" w14:textId="77777777" w:rsidR="005A1D0D" w:rsidRPr="00504B49" w:rsidRDefault="005A1D0D" w:rsidP="005A1D0D">
                            <w:pPr>
                              <w:rPr>
                                <w:lang w:val="en-GB"/>
                              </w:rPr>
                            </w:pPr>
                            <w:r>
                              <w:rPr>
                                <w:lang w:val="en-GB"/>
                              </w:rPr>
                              <w:t>5.</w:t>
                            </w:r>
                          </w:p>
                        </w:txbxContent>
                      </v:textbox>
                    </v:shape>
                    <v:shape id="Text Box 242" o:spid="_x0000_s1069" type="#_x0000_t202" style="position:absolute;left:19419;top:22362;width:3305;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A9C0EC8" w14:textId="77777777" w:rsidR="005A1D0D" w:rsidRPr="00504B49" w:rsidRDefault="005A1D0D" w:rsidP="005A1D0D">
                            <w:pPr>
                              <w:rPr>
                                <w:lang w:val="en-GB"/>
                              </w:rPr>
                            </w:pPr>
                            <w:r>
                              <w:rPr>
                                <w:lang w:val="en-GB"/>
                              </w:rPr>
                              <w:t>3.</w:t>
                            </w:r>
                          </w:p>
                        </w:txbxContent>
                      </v:textbox>
                    </v:shape>
                    <v:shape id="Text Box 243" o:spid="_x0000_s1070" type="#_x0000_t202" style="position:absolute;left:27613;top:4662;width:3304;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330D326B" w14:textId="77777777" w:rsidR="005A1D0D" w:rsidRPr="00504B49" w:rsidRDefault="005A1D0D" w:rsidP="005A1D0D">
                            <w:pPr>
                              <w:rPr>
                                <w:lang w:val="en-GB"/>
                              </w:rPr>
                            </w:pPr>
                            <w:r>
                              <w:rPr>
                                <w:lang w:val="en-GB"/>
                              </w:rPr>
                              <w:t>2.</w:t>
                            </w:r>
                          </w:p>
                        </w:txbxContent>
                      </v:textbox>
                    </v:shape>
                  </v:group>
                </v:group>
                <w10:wrap type="topAndBottom"/>
              </v:group>
            </w:pict>
          </mc:Fallback>
        </mc:AlternateContent>
      </w:r>
      <w:r w:rsidR="005B5ECF">
        <w:rPr>
          <w:rFonts w:ascii="Arial" w:hAnsi="Arial" w:cs="Arial"/>
          <w:sz w:val="20"/>
          <w:szCs w:val="20"/>
        </w:rPr>
        <w:t>Shedding/secondary transmission</w:t>
      </w:r>
    </w:p>
    <w:p w14:paraId="2EA0DED6" w14:textId="7311352D" w:rsidR="005A1D0D" w:rsidRDefault="005A1D0D" w:rsidP="005A1D0D">
      <w:pPr>
        <w:pStyle w:val="NormalWeb"/>
        <w:spacing w:before="180" w:beforeAutospacing="0" w:after="180" w:afterAutospacing="0" w:line="480" w:lineRule="auto"/>
        <w:rPr>
          <w:rFonts w:ascii="Arial" w:hAnsi="Arial" w:cs="Arial"/>
          <w:sz w:val="20"/>
          <w:szCs w:val="20"/>
        </w:rPr>
      </w:pPr>
    </w:p>
    <w:p w14:paraId="40FFD4E5" w14:textId="0A94F1DA" w:rsidR="005A1D0D" w:rsidRDefault="005A1D0D" w:rsidP="005A1D0D">
      <w:pPr>
        <w:pStyle w:val="NormalWeb"/>
        <w:spacing w:before="180" w:beforeAutospacing="0" w:after="180" w:afterAutospacing="0" w:line="480" w:lineRule="auto"/>
        <w:rPr>
          <w:rFonts w:ascii="Arial" w:hAnsi="Arial" w:cs="Arial"/>
          <w:sz w:val="20"/>
          <w:szCs w:val="20"/>
        </w:rPr>
      </w:pPr>
    </w:p>
    <w:p w14:paraId="16D5FE36" w14:textId="076FED63" w:rsidR="005A1D0D" w:rsidRDefault="005A1D0D" w:rsidP="005A1D0D">
      <w:pPr>
        <w:pStyle w:val="NormalWeb"/>
        <w:spacing w:before="180" w:beforeAutospacing="0" w:after="180" w:afterAutospacing="0" w:line="480" w:lineRule="auto"/>
        <w:rPr>
          <w:rFonts w:ascii="Arial" w:hAnsi="Arial" w:cs="Arial"/>
          <w:sz w:val="20"/>
          <w:szCs w:val="20"/>
        </w:rPr>
      </w:pPr>
    </w:p>
    <w:p w14:paraId="723401E9" w14:textId="6B173C89" w:rsidR="005A1D0D" w:rsidRDefault="005A1D0D" w:rsidP="005A1D0D">
      <w:pPr>
        <w:pStyle w:val="NormalWeb"/>
        <w:spacing w:before="180" w:beforeAutospacing="0" w:after="180" w:afterAutospacing="0" w:line="480" w:lineRule="auto"/>
        <w:rPr>
          <w:rFonts w:ascii="Arial" w:hAnsi="Arial" w:cs="Arial"/>
          <w:sz w:val="20"/>
          <w:szCs w:val="20"/>
        </w:rPr>
      </w:pPr>
    </w:p>
    <w:p w14:paraId="757A3F97" w14:textId="665929FD" w:rsidR="005A1D0D" w:rsidRDefault="005A1D0D" w:rsidP="005A1D0D">
      <w:pPr>
        <w:pStyle w:val="NormalWeb"/>
        <w:spacing w:before="180" w:beforeAutospacing="0" w:after="180" w:afterAutospacing="0" w:line="480" w:lineRule="auto"/>
        <w:rPr>
          <w:rFonts w:ascii="Arial" w:hAnsi="Arial" w:cs="Arial"/>
          <w:sz w:val="20"/>
          <w:szCs w:val="20"/>
        </w:rPr>
      </w:pPr>
    </w:p>
    <w:p w14:paraId="7C109510" w14:textId="5F8F953D" w:rsidR="005A1D0D" w:rsidRDefault="005A1D0D" w:rsidP="005A1D0D">
      <w:pPr>
        <w:pStyle w:val="NormalWeb"/>
        <w:spacing w:before="180" w:beforeAutospacing="0" w:after="180" w:afterAutospacing="0" w:line="480" w:lineRule="auto"/>
        <w:rPr>
          <w:rFonts w:ascii="Arial" w:hAnsi="Arial" w:cs="Arial"/>
          <w:sz w:val="20"/>
          <w:szCs w:val="20"/>
        </w:rPr>
      </w:pPr>
    </w:p>
    <w:p w14:paraId="225D3E8C" w14:textId="77777777" w:rsidR="005A1D0D" w:rsidRDefault="005A1D0D" w:rsidP="005A1D0D">
      <w:pPr>
        <w:pStyle w:val="NormalWeb"/>
        <w:spacing w:before="180" w:beforeAutospacing="0" w:after="180" w:afterAutospacing="0" w:line="480" w:lineRule="auto"/>
        <w:rPr>
          <w:rFonts w:ascii="Arial" w:hAnsi="Arial" w:cs="Arial"/>
          <w:sz w:val="20"/>
          <w:szCs w:val="20"/>
        </w:rPr>
      </w:pPr>
    </w:p>
    <w:p w14:paraId="2B1FA1C6" w14:textId="77777777" w:rsidR="005A1D0D" w:rsidRDefault="005A1D0D" w:rsidP="00A43FAB">
      <w:pPr>
        <w:pStyle w:val="NormalWeb"/>
        <w:spacing w:before="180" w:beforeAutospacing="0" w:after="180" w:afterAutospacing="0" w:line="480" w:lineRule="auto"/>
        <w:rPr>
          <w:rFonts w:ascii="Arial" w:hAnsi="Arial" w:cs="Arial"/>
          <w:sz w:val="20"/>
          <w:szCs w:val="20"/>
        </w:rPr>
      </w:pPr>
    </w:p>
    <w:p w14:paraId="0FBB7255" w14:textId="44D31896" w:rsidR="005B5ECF" w:rsidRPr="00AA6AB3" w:rsidRDefault="005B5ECF" w:rsidP="00E6171C">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 xml:space="preserve">All of these steps can shape </w:t>
      </w:r>
      <w:r w:rsidR="002A07D2">
        <w:rPr>
          <w:rFonts w:ascii="Arial" w:hAnsi="Arial" w:cs="Arial"/>
          <w:sz w:val="20"/>
          <w:szCs w:val="20"/>
        </w:rPr>
        <w:t>pathogenesis</w:t>
      </w:r>
      <w:r>
        <w:rPr>
          <w:rFonts w:ascii="Arial" w:hAnsi="Arial" w:cs="Arial"/>
          <w:sz w:val="20"/>
          <w:szCs w:val="20"/>
        </w:rPr>
        <w:t xml:space="preserve"> in some </w:t>
      </w:r>
      <w:r w:rsidR="005E37D0">
        <w:rPr>
          <w:rFonts w:ascii="Arial" w:hAnsi="Arial" w:cs="Arial"/>
          <w:sz w:val="20"/>
          <w:szCs w:val="20"/>
        </w:rPr>
        <w:t>way however t</w:t>
      </w:r>
      <w:r>
        <w:rPr>
          <w:rFonts w:ascii="Arial" w:hAnsi="Arial" w:cs="Arial"/>
          <w:sz w:val="20"/>
          <w:szCs w:val="20"/>
        </w:rPr>
        <w:t xml:space="preserve">he major stages that play a role in </w:t>
      </w:r>
      <w:r w:rsidR="002A07D2">
        <w:rPr>
          <w:rFonts w:ascii="Arial" w:hAnsi="Arial" w:cs="Arial"/>
          <w:sz w:val="20"/>
          <w:szCs w:val="20"/>
        </w:rPr>
        <w:t>pathogenesis</w:t>
      </w:r>
      <w:r>
        <w:rPr>
          <w:rFonts w:ascii="Arial" w:hAnsi="Arial" w:cs="Arial"/>
          <w:sz w:val="20"/>
          <w:szCs w:val="20"/>
        </w:rPr>
        <w:t xml:space="preserve"> are</w:t>
      </w:r>
      <w:r w:rsidR="00E6171C">
        <w:rPr>
          <w:rFonts w:ascii="Arial" w:hAnsi="Arial" w:cs="Arial"/>
          <w:sz w:val="20"/>
          <w:szCs w:val="20"/>
        </w:rPr>
        <w:t xml:space="preserve"> the within host stages of</w:t>
      </w:r>
      <w:r>
        <w:rPr>
          <w:rFonts w:ascii="Arial" w:hAnsi="Arial" w:cs="Arial"/>
          <w:sz w:val="20"/>
          <w:szCs w:val="20"/>
        </w:rPr>
        <w:t xml:space="preserve"> </w:t>
      </w:r>
      <w:r w:rsidRPr="003B74CB">
        <w:rPr>
          <w:rFonts w:ascii="Arial" w:hAnsi="Arial" w:cs="Arial"/>
          <w:b/>
          <w:bCs/>
          <w:sz w:val="20"/>
          <w:szCs w:val="20"/>
        </w:rPr>
        <w:t>entry</w:t>
      </w:r>
      <w:r w:rsidR="00E6171C" w:rsidRPr="003B74CB">
        <w:rPr>
          <w:rFonts w:ascii="Arial" w:hAnsi="Arial" w:cs="Arial"/>
          <w:b/>
          <w:bCs/>
          <w:sz w:val="20"/>
          <w:szCs w:val="20"/>
        </w:rPr>
        <w:t xml:space="preserve"> </w:t>
      </w:r>
      <w:r w:rsidR="002A07D2" w:rsidRPr="003B74CB">
        <w:rPr>
          <w:rFonts w:ascii="Arial" w:hAnsi="Arial" w:cs="Arial"/>
          <w:b/>
          <w:bCs/>
          <w:sz w:val="20"/>
          <w:szCs w:val="20"/>
        </w:rPr>
        <w:t>and local</w:t>
      </w:r>
      <w:r w:rsidRPr="003B74CB">
        <w:rPr>
          <w:rFonts w:ascii="Arial" w:hAnsi="Arial" w:cs="Arial"/>
          <w:b/>
          <w:bCs/>
          <w:sz w:val="20"/>
          <w:szCs w:val="20"/>
        </w:rPr>
        <w:t xml:space="preserve"> replication</w:t>
      </w:r>
      <w:r w:rsidR="00E6171C" w:rsidRPr="003B74CB">
        <w:rPr>
          <w:rFonts w:ascii="Arial" w:hAnsi="Arial" w:cs="Arial"/>
          <w:b/>
          <w:bCs/>
          <w:sz w:val="20"/>
          <w:szCs w:val="20"/>
        </w:rPr>
        <w:t>,</w:t>
      </w:r>
      <w:r w:rsidRPr="003B74CB">
        <w:rPr>
          <w:rFonts w:ascii="Arial" w:hAnsi="Arial" w:cs="Arial"/>
          <w:b/>
          <w:bCs/>
          <w:sz w:val="20"/>
          <w:szCs w:val="20"/>
        </w:rPr>
        <w:t xml:space="preserve"> </w:t>
      </w:r>
      <w:r w:rsidR="000053F2" w:rsidRPr="003B74CB">
        <w:rPr>
          <w:rFonts w:ascii="Arial" w:hAnsi="Arial" w:cs="Arial"/>
          <w:b/>
          <w:bCs/>
          <w:sz w:val="20"/>
          <w:szCs w:val="20"/>
        </w:rPr>
        <w:t>dissemination</w:t>
      </w:r>
      <w:r w:rsidR="00E6171C" w:rsidRPr="003B74CB">
        <w:rPr>
          <w:rFonts w:ascii="Arial" w:hAnsi="Arial" w:cs="Arial"/>
          <w:b/>
          <w:bCs/>
          <w:sz w:val="20"/>
          <w:szCs w:val="20"/>
        </w:rPr>
        <w:t xml:space="preserve"> within the host,</w:t>
      </w:r>
      <w:r w:rsidR="00A43FAB" w:rsidRPr="003B74CB">
        <w:rPr>
          <w:rFonts w:ascii="Arial" w:hAnsi="Arial" w:cs="Arial"/>
          <w:b/>
          <w:bCs/>
          <w:sz w:val="20"/>
          <w:szCs w:val="20"/>
        </w:rPr>
        <w:t xml:space="preserve"> and secondary replication</w:t>
      </w:r>
      <w:r>
        <w:rPr>
          <w:rFonts w:ascii="Arial" w:hAnsi="Arial" w:cs="Arial"/>
          <w:sz w:val="20"/>
          <w:szCs w:val="20"/>
        </w:rPr>
        <w:t xml:space="preserve">. </w:t>
      </w:r>
      <w:r w:rsidR="002A07D2">
        <w:rPr>
          <w:rFonts w:ascii="Arial" w:hAnsi="Arial" w:cs="Arial"/>
          <w:sz w:val="20"/>
          <w:szCs w:val="20"/>
        </w:rPr>
        <w:t>Pathogenesis</w:t>
      </w:r>
      <w:r>
        <w:rPr>
          <w:rFonts w:ascii="Arial" w:hAnsi="Arial" w:cs="Arial"/>
          <w:sz w:val="20"/>
          <w:szCs w:val="20"/>
        </w:rPr>
        <w:t xml:space="preserve"> therefore plays a key role both in the link from primary </w:t>
      </w:r>
      <w:r w:rsidR="002A07D2">
        <w:rPr>
          <w:rFonts w:ascii="Arial" w:hAnsi="Arial" w:cs="Arial"/>
          <w:sz w:val="20"/>
          <w:szCs w:val="20"/>
        </w:rPr>
        <w:t>transmission</w:t>
      </w:r>
      <w:r>
        <w:rPr>
          <w:rFonts w:ascii="Arial" w:hAnsi="Arial" w:cs="Arial"/>
          <w:sz w:val="20"/>
          <w:szCs w:val="20"/>
        </w:rPr>
        <w:t xml:space="preserve"> to infection and to that of secondary transmission. </w:t>
      </w:r>
      <w:proofErr w:type="spellStart"/>
      <w:r w:rsidR="00321D97">
        <w:rPr>
          <w:rFonts w:ascii="Arial" w:hAnsi="Arial" w:cs="Arial"/>
          <w:sz w:val="20"/>
          <w:szCs w:val="20"/>
        </w:rPr>
        <w:t>REF</w:t>
      </w:r>
      <w:r>
        <w:rPr>
          <w:rFonts w:ascii="Arial" w:hAnsi="Arial" w:cs="Arial"/>
          <w:sz w:val="20"/>
          <w:szCs w:val="20"/>
        </w:rPr>
        <w:t>This</w:t>
      </w:r>
      <w:proofErr w:type="spellEnd"/>
      <w:r>
        <w:rPr>
          <w:rFonts w:ascii="Arial" w:hAnsi="Arial" w:cs="Arial"/>
          <w:sz w:val="20"/>
          <w:szCs w:val="20"/>
        </w:rPr>
        <w:t xml:space="preserve"> is also the case when it comes to cross species </w:t>
      </w:r>
      <w:r w:rsidR="002A07D2">
        <w:rPr>
          <w:rFonts w:ascii="Arial" w:hAnsi="Arial" w:cs="Arial"/>
          <w:sz w:val="20"/>
          <w:szCs w:val="20"/>
        </w:rPr>
        <w:t>transmission</w:t>
      </w:r>
      <w:r>
        <w:rPr>
          <w:rFonts w:ascii="Arial" w:hAnsi="Arial" w:cs="Arial"/>
          <w:sz w:val="20"/>
          <w:szCs w:val="20"/>
        </w:rPr>
        <w:t xml:space="preserve"> or spillover of viral pathogens.</w:t>
      </w:r>
      <w:r w:rsidR="00321D97">
        <w:rPr>
          <w:rFonts w:ascii="Arial" w:hAnsi="Arial" w:cs="Arial"/>
          <w:sz w:val="20"/>
          <w:szCs w:val="20"/>
        </w:rPr>
        <w:t xml:space="preserve"> </w:t>
      </w:r>
      <w:r w:rsidR="00B64D6E">
        <w:rPr>
          <w:rFonts w:ascii="Arial" w:hAnsi="Arial" w:cs="Arial"/>
          <w:sz w:val="20"/>
          <w:szCs w:val="20"/>
        </w:rPr>
        <w:t xml:space="preserve"> Knowledge of viral-host interactions can infer if transmission to a new host will be </w:t>
      </w:r>
      <w:proofErr w:type="spellStart"/>
      <w:r w:rsidR="00B64D6E">
        <w:rPr>
          <w:rFonts w:ascii="Arial" w:hAnsi="Arial" w:cs="Arial"/>
          <w:sz w:val="20"/>
          <w:szCs w:val="20"/>
        </w:rPr>
        <w:t>productive.</w:t>
      </w:r>
      <w:r w:rsidR="00321D97">
        <w:rPr>
          <w:rFonts w:ascii="Arial" w:hAnsi="Arial" w:cs="Arial"/>
          <w:sz w:val="20"/>
          <w:szCs w:val="20"/>
        </w:rPr>
        <w:t>REF</w:t>
      </w:r>
      <w:proofErr w:type="spellEnd"/>
      <w:r w:rsidR="00B64D6E">
        <w:rPr>
          <w:rFonts w:ascii="Arial" w:hAnsi="Arial" w:cs="Arial"/>
          <w:sz w:val="20"/>
          <w:szCs w:val="20"/>
        </w:rPr>
        <w:t xml:space="preserve"> Similarly, dissemination within a host and organ tropism can predict shedding and likely secondary transmission. </w:t>
      </w:r>
      <w:proofErr w:type="spellStart"/>
      <w:r w:rsidR="00321D97">
        <w:rPr>
          <w:rFonts w:ascii="Arial" w:hAnsi="Arial" w:cs="Arial"/>
          <w:sz w:val="20"/>
          <w:szCs w:val="20"/>
        </w:rPr>
        <w:t>REF</w:t>
      </w:r>
      <w:r>
        <w:rPr>
          <w:rFonts w:ascii="Arial" w:hAnsi="Arial" w:cs="Arial"/>
          <w:sz w:val="20"/>
          <w:szCs w:val="20"/>
        </w:rPr>
        <w:t>One</w:t>
      </w:r>
      <w:proofErr w:type="spellEnd"/>
      <w:r>
        <w:rPr>
          <w:rFonts w:ascii="Arial" w:hAnsi="Arial" w:cs="Arial"/>
          <w:sz w:val="20"/>
          <w:szCs w:val="20"/>
        </w:rPr>
        <w:t xml:space="preserve"> can see how the </w:t>
      </w:r>
      <w:r w:rsidR="002A07D2">
        <w:rPr>
          <w:rFonts w:ascii="Arial" w:hAnsi="Arial" w:cs="Arial"/>
          <w:sz w:val="20"/>
          <w:szCs w:val="20"/>
        </w:rPr>
        <w:t>pathogenesis</w:t>
      </w:r>
      <w:r>
        <w:rPr>
          <w:rFonts w:ascii="Arial" w:hAnsi="Arial" w:cs="Arial"/>
          <w:sz w:val="20"/>
          <w:szCs w:val="20"/>
        </w:rPr>
        <w:t xml:space="preserve"> of a viral infection could play a critical role in the transmission dynamics/</w:t>
      </w:r>
      <w:r w:rsidR="002A07D2">
        <w:rPr>
          <w:rFonts w:ascii="Arial" w:hAnsi="Arial" w:cs="Arial"/>
          <w:sz w:val="20"/>
          <w:szCs w:val="20"/>
        </w:rPr>
        <w:t>ecology</w:t>
      </w:r>
      <w:r>
        <w:rPr>
          <w:rFonts w:ascii="Arial" w:hAnsi="Arial" w:cs="Arial"/>
          <w:sz w:val="20"/>
          <w:szCs w:val="20"/>
        </w:rPr>
        <w:t>/</w:t>
      </w:r>
      <w:r w:rsidR="002A07D2">
        <w:rPr>
          <w:rFonts w:ascii="Arial" w:hAnsi="Arial" w:cs="Arial"/>
          <w:sz w:val="20"/>
          <w:szCs w:val="20"/>
        </w:rPr>
        <w:t>epidemiology</w:t>
      </w:r>
      <w:r>
        <w:rPr>
          <w:rFonts w:ascii="Arial" w:hAnsi="Arial" w:cs="Arial"/>
          <w:sz w:val="20"/>
          <w:szCs w:val="20"/>
        </w:rPr>
        <w:t xml:space="preserve"> of a pathogen</w:t>
      </w:r>
      <w:r w:rsidR="00321D97">
        <w:rPr>
          <w:rFonts w:ascii="Arial" w:hAnsi="Arial" w:cs="Arial"/>
          <w:sz w:val="20"/>
          <w:szCs w:val="20"/>
        </w:rPr>
        <w:t>.</w:t>
      </w:r>
      <w:r>
        <w:rPr>
          <w:rFonts w:ascii="Arial" w:hAnsi="Arial" w:cs="Arial"/>
          <w:sz w:val="20"/>
          <w:szCs w:val="20"/>
        </w:rPr>
        <w:t xml:space="preserve"> </w:t>
      </w:r>
    </w:p>
    <w:p w14:paraId="7FFB36B3" w14:textId="26FA3A02" w:rsidR="00C11DC6" w:rsidRPr="005E37D0" w:rsidRDefault="00C432B9" w:rsidP="00AA6AB3">
      <w:pPr>
        <w:spacing w:line="480" w:lineRule="auto"/>
        <w:rPr>
          <w:rFonts w:ascii="Arial" w:hAnsi="Arial" w:cs="Arial"/>
          <w:i/>
          <w:iCs/>
          <w:sz w:val="20"/>
          <w:szCs w:val="20"/>
        </w:rPr>
      </w:pPr>
      <w:r w:rsidRPr="005E37D0">
        <w:rPr>
          <w:rFonts w:ascii="Arial" w:hAnsi="Arial" w:cs="Arial"/>
          <w:i/>
          <w:iCs/>
          <w:sz w:val="20"/>
          <w:szCs w:val="20"/>
        </w:rPr>
        <w:t>Viral Entry and local replication</w:t>
      </w:r>
      <w:r w:rsidR="00C11DC6" w:rsidRPr="005E37D0">
        <w:rPr>
          <w:rFonts w:ascii="Arial" w:hAnsi="Arial" w:cs="Arial"/>
          <w:i/>
          <w:iCs/>
          <w:sz w:val="20"/>
          <w:szCs w:val="20"/>
        </w:rPr>
        <w:t xml:space="preserve"> </w:t>
      </w:r>
    </w:p>
    <w:p w14:paraId="40A0464B" w14:textId="2D17D144" w:rsidR="00E77CCE" w:rsidRDefault="00E77CCE" w:rsidP="00AA6AB3">
      <w:pPr>
        <w:spacing w:line="480" w:lineRule="auto"/>
        <w:rPr>
          <w:rFonts w:ascii="Arial" w:hAnsi="Arial" w:cs="Arial"/>
          <w:sz w:val="20"/>
          <w:szCs w:val="20"/>
        </w:rPr>
      </w:pPr>
      <w:r w:rsidRPr="00AA6AB3">
        <w:rPr>
          <w:rFonts w:ascii="Arial" w:hAnsi="Arial" w:cs="Arial"/>
          <w:sz w:val="20"/>
          <w:szCs w:val="20"/>
        </w:rPr>
        <w:t xml:space="preserve">The initial “decision” for a virus upon </w:t>
      </w:r>
      <w:r w:rsidR="00B64D6E">
        <w:rPr>
          <w:rFonts w:ascii="Arial" w:hAnsi="Arial" w:cs="Arial"/>
          <w:sz w:val="20"/>
          <w:szCs w:val="20"/>
        </w:rPr>
        <w:t>encountering</w:t>
      </w:r>
      <w:r w:rsidRPr="00AA6AB3">
        <w:rPr>
          <w:rFonts w:ascii="Arial" w:hAnsi="Arial" w:cs="Arial"/>
          <w:sz w:val="20"/>
          <w:szCs w:val="20"/>
        </w:rPr>
        <w:t xml:space="preserve"> a new potential host is that of receptor selection</w:t>
      </w:r>
      <w:r w:rsidR="00511715">
        <w:rPr>
          <w:rFonts w:ascii="Arial" w:hAnsi="Arial" w:cs="Arial"/>
          <w:sz w:val="20"/>
          <w:szCs w:val="20"/>
        </w:rPr>
        <w:t xml:space="preserve"> and attachment</w:t>
      </w:r>
      <w:r w:rsidRPr="00AA6AB3">
        <w:rPr>
          <w:rFonts w:ascii="Arial" w:hAnsi="Arial" w:cs="Arial"/>
          <w:sz w:val="20"/>
          <w:szCs w:val="20"/>
        </w:rPr>
        <w:t>.</w:t>
      </w:r>
      <w:r w:rsidR="008D73FA" w:rsidRPr="00AA6AB3">
        <w:rPr>
          <w:rFonts w:ascii="Arial" w:hAnsi="Arial" w:cs="Arial"/>
          <w:sz w:val="20"/>
          <w:szCs w:val="20"/>
        </w:rPr>
        <w:t xml:space="preserve"> </w:t>
      </w:r>
      <w:r w:rsidR="00B64D6E" w:rsidRPr="00AA6AB3">
        <w:rPr>
          <w:rFonts w:ascii="Arial" w:hAnsi="Arial" w:cs="Arial"/>
          <w:sz w:val="20"/>
          <w:szCs w:val="20"/>
        </w:rPr>
        <w:t>Contacting</w:t>
      </w:r>
      <w:r w:rsidR="008D73FA" w:rsidRPr="00AA6AB3">
        <w:rPr>
          <w:rFonts w:ascii="Arial" w:hAnsi="Arial" w:cs="Arial"/>
          <w:sz w:val="20"/>
          <w:szCs w:val="20"/>
        </w:rPr>
        <w:t xml:space="preserve"> a compatible receptor allows the virus to </w:t>
      </w:r>
      <w:r w:rsidR="008C13E5" w:rsidRPr="00AA6AB3">
        <w:rPr>
          <w:rFonts w:ascii="Arial" w:hAnsi="Arial" w:cs="Arial"/>
          <w:sz w:val="20"/>
          <w:szCs w:val="20"/>
        </w:rPr>
        <w:t xml:space="preserve">attach to and </w:t>
      </w:r>
      <w:r w:rsidR="008D73FA" w:rsidRPr="00AA6AB3">
        <w:rPr>
          <w:rFonts w:ascii="Arial" w:hAnsi="Arial" w:cs="Arial"/>
          <w:sz w:val="20"/>
          <w:szCs w:val="20"/>
        </w:rPr>
        <w:t xml:space="preserve">gain entry to </w:t>
      </w:r>
      <w:r w:rsidR="00E344CD" w:rsidRPr="00AA6AB3">
        <w:rPr>
          <w:rFonts w:ascii="Arial" w:hAnsi="Arial" w:cs="Arial"/>
          <w:sz w:val="20"/>
          <w:szCs w:val="20"/>
        </w:rPr>
        <w:t>the</w:t>
      </w:r>
      <w:r w:rsidR="008D73FA" w:rsidRPr="00AA6AB3">
        <w:rPr>
          <w:rFonts w:ascii="Arial" w:hAnsi="Arial" w:cs="Arial"/>
          <w:sz w:val="20"/>
          <w:szCs w:val="20"/>
        </w:rPr>
        <w:t xml:space="preserve"> </w:t>
      </w:r>
      <w:r w:rsidR="00C11DC6">
        <w:rPr>
          <w:rFonts w:ascii="Arial" w:hAnsi="Arial" w:cs="Arial"/>
          <w:sz w:val="20"/>
          <w:szCs w:val="20"/>
        </w:rPr>
        <w:t xml:space="preserve">host </w:t>
      </w:r>
      <w:r w:rsidR="008D73FA" w:rsidRPr="00AA6AB3">
        <w:rPr>
          <w:rFonts w:ascii="Arial" w:hAnsi="Arial" w:cs="Arial"/>
          <w:sz w:val="20"/>
          <w:szCs w:val="20"/>
        </w:rPr>
        <w:t>cell and consequently access the cellular machinery it requires for its replication cycle.</w:t>
      </w:r>
      <w:r w:rsidRPr="00AA6AB3">
        <w:rPr>
          <w:rFonts w:ascii="Arial" w:hAnsi="Arial" w:cs="Arial"/>
          <w:sz w:val="20"/>
          <w:szCs w:val="20"/>
        </w:rPr>
        <w:t xml:space="preserve"> </w:t>
      </w:r>
      <w:r w:rsidR="008D73FA" w:rsidRPr="00AA6AB3">
        <w:rPr>
          <w:rFonts w:ascii="Arial" w:hAnsi="Arial" w:cs="Arial"/>
          <w:sz w:val="20"/>
          <w:szCs w:val="20"/>
        </w:rPr>
        <w:t>Viruses</w:t>
      </w:r>
      <w:r w:rsidRPr="00AA6AB3">
        <w:rPr>
          <w:rFonts w:ascii="Arial" w:hAnsi="Arial" w:cs="Arial"/>
          <w:sz w:val="20"/>
          <w:szCs w:val="20"/>
        </w:rPr>
        <w:t xml:space="preserve"> that can infect multiple hosts tend to </w:t>
      </w:r>
      <w:r w:rsidR="008C13E5" w:rsidRPr="00AA6AB3">
        <w:rPr>
          <w:rFonts w:ascii="Arial" w:hAnsi="Arial" w:cs="Arial"/>
          <w:sz w:val="20"/>
          <w:szCs w:val="20"/>
        </w:rPr>
        <w:t xml:space="preserve">use </w:t>
      </w:r>
      <w:r w:rsidRPr="00AA6AB3">
        <w:rPr>
          <w:rFonts w:ascii="Arial" w:hAnsi="Arial" w:cs="Arial"/>
          <w:sz w:val="20"/>
          <w:szCs w:val="20"/>
        </w:rPr>
        <w:t>an evolutionarily conserved receptor.</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&lt;EndNote&gt;&lt;Cite&gt;&lt;Author&gt;Woolhouse&lt;/Author&gt;&lt;Year&gt;2012&lt;/Year&gt;&lt;RecNum&gt;7640&lt;/RecNum&gt;&lt;DisplayText&gt;(Woolhouse et al. 2012)&lt;/DisplayText&gt;&lt;record&gt;&lt;rec-number&gt;7640&lt;/rec-number&gt;&lt;foreign-keys&gt;&lt;key app="EN" db-id="pv99xppxsftrpnevsxkp0tvm950xsdp9wz2x" timestamp="1667051868"&gt;7640&lt;/key&gt;&lt;/foreign-keys&gt;&lt;ref-type name="Journal Article"&gt;17&lt;/ref-type&gt;&lt;contributors&gt;&lt;authors&gt;&lt;author&gt;Woolhouse, M.&lt;/author&gt;&lt;author&gt;Scott, F.&lt;/author&gt;&lt;author&gt;Hudson, Z.&lt;/author&gt;&lt;author&gt;Howey, R.&lt;/author&gt;&lt;author&gt;Chase-Topping, M.&lt;/author&gt;&lt;/authors&gt;&lt;/contributors&gt;&lt;auth-address&gt;Centre for Immunity, Infection and Evolution, University of Edinburgh, Ashworth Laboratories, Kings Buildings, West Mains Road, Edinburgh EH9 3JT, UK. mark.woolhouse@ed.ac.uk&lt;/auth-address&gt;&lt;titles&gt;&lt;title&gt;Human viruses: discovery and emergence&lt;/title&gt;&lt;secondary-title&gt;Philos Trans R Soc Lond B Biol Sci&lt;/secondary-title&gt;&lt;/titles&gt;&lt;periodical&gt;&lt;full-title&gt;Philos Trans R Soc Lond B Biol Sci&lt;/full-title&gt;&lt;/periodical&gt;&lt;pages&gt;2864-71&lt;/pages&gt;&lt;volume&gt;367&lt;/volume&gt;&lt;number&gt;1604&lt;/number&gt;&lt;edition&gt;2012/09/12&lt;/edition&gt;&lt;keywords&gt;&lt;keyword&gt;Animals&lt;/keyword&gt;&lt;keyword&gt;Communicable Diseases, Emerging/*transmission/virology&lt;/keyword&gt;&lt;keyword&gt;Disease Reservoirs&lt;/keyword&gt;&lt;keyword&gt;Geography&lt;/keyword&gt;&lt;keyword&gt;Host Specificity&lt;/keyword&gt;&lt;keyword&gt;Humans&lt;/keyword&gt;&lt;keyword&gt;Phylogeny&lt;/keyword&gt;&lt;keyword&gt;Receptors, Cell Surface/metabolism&lt;/keyword&gt;&lt;keyword&gt;Receptors, Virus/metabolism&lt;/keyword&gt;&lt;keyword&gt;Virus Diseases/*transmission/virology&lt;/keyword&gt;&lt;keyword&gt;Viruses/classification/isolation &amp;amp; purification/metabolism/*pathogenicity&lt;/keyword&gt;&lt;keyword&gt;Zoonoses/transmission/*virology&lt;/keyword&gt;&lt;/keywords&gt;&lt;dates&gt;&lt;year&gt;2012&lt;/year&gt;&lt;pub-dates&gt;&lt;date&gt;Oct 19&lt;/date&gt;&lt;/pub-dates&gt;&lt;/dates&gt;&lt;isbn&gt;1471-2970 (Electronic)&amp;#xD;0962-8436 (Linking)&lt;/isbn&gt;&lt;accession-num&gt;22966141&lt;/accession-num&gt;&lt;urls&gt;&lt;related-urls&gt;&lt;url&gt;https://www.ncbi.nlm.nih.gov/pubmed/22966141&lt;/url&gt;&lt;/related-urls&gt;&lt;/urls&gt;&lt;custom2&gt;PMC3427559&lt;/custom2&gt;&lt;electronic-resource-num&gt;10.1098/rstb.2011.0354&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w:t>
      </w:r>
      <w:proofErr w:type="spellStart"/>
      <w:r w:rsidR="00BA41ED">
        <w:rPr>
          <w:rFonts w:ascii="Arial" w:hAnsi="Arial" w:cs="Arial"/>
          <w:noProof/>
          <w:sz w:val="20"/>
          <w:szCs w:val="20"/>
        </w:rPr>
        <w:t>Woolhouse</w:t>
      </w:r>
      <w:proofErr w:type="spellEnd"/>
      <w:r w:rsidR="00BA41ED">
        <w:rPr>
          <w:rFonts w:ascii="Arial" w:hAnsi="Arial" w:cs="Arial"/>
          <w:noProof/>
          <w:sz w:val="20"/>
          <w:szCs w:val="20"/>
        </w:rPr>
        <w:t xml:space="preserve"> et al. 2012)</w:t>
      </w:r>
      <w:r w:rsidR="00BA41ED">
        <w:rPr>
          <w:rFonts w:ascii="Arial" w:hAnsi="Arial" w:cs="Arial"/>
          <w:sz w:val="20"/>
          <w:szCs w:val="20"/>
        </w:rPr>
        <w:fldChar w:fldCharType="end"/>
      </w:r>
      <w:r w:rsidRPr="00AA6AB3">
        <w:rPr>
          <w:rFonts w:ascii="Arial" w:hAnsi="Arial" w:cs="Arial"/>
          <w:sz w:val="20"/>
          <w:szCs w:val="20"/>
        </w:rPr>
        <w:t xml:space="preserve"> A good example of this would be rabies virus, which uses the </w:t>
      </w:r>
      <w:proofErr w:type="spellStart"/>
      <w:r w:rsidRPr="00AA6AB3">
        <w:rPr>
          <w:rFonts w:ascii="Arial" w:hAnsi="Arial" w:cs="Arial"/>
          <w:sz w:val="20"/>
          <w:szCs w:val="20"/>
        </w:rPr>
        <w:t>nACh</w:t>
      </w:r>
      <w:proofErr w:type="spellEnd"/>
      <w:r w:rsidRPr="00AA6AB3">
        <w:rPr>
          <w:rFonts w:ascii="Arial" w:hAnsi="Arial" w:cs="Arial"/>
          <w:sz w:val="20"/>
          <w:szCs w:val="20"/>
        </w:rPr>
        <w:t xml:space="preserve">-receptor which is very conserved across all mammals, and rabies has been shown to possess the ability to infect all eutherian </w:t>
      </w:r>
      <w:r w:rsidR="00E344CD" w:rsidRPr="00AA6AB3">
        <w:rPr>
          <w:rFonts w:ascii="Arial" w:hAnsi="Arial" w:cs="Arial"/>
          <w:sz w:val="20"/>
          <w:szCs w:val="20"/>
        </w:rPr>
        <w:t>mammals.</w: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 </w:instrTex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EN.CITE.DATA </w:instrText>
      </w:r>
      <w:r w:rsidR="00384A96">
        <w:rPr>
          <w:rFonts w:ascii="Arial" w:hAnsi="Arial" w:cs="Arial"/>
          <w:sz w:val="20"/>
          <w:szCs w:val="20"/>
        </w:rPr>
      </w:r>
      <w:r w:rsidR="00384A96">
        <w:rPr>
          <w:rFonts w:ascii="Arial" w:hAnsi="Arial" w:cs="Arial"/>
          <w:sz w:val="20"/>
          <w:szCs w:val="20"/>
        </w:rPr>
        <w:fldChar w:fldCharType="end"/>
      </w:r>
      <w:r w:rsidR="00384A96">
        <w:rPr>
          <w:rFonts w:ascii="Arial" w:hAnsi="Arial" w:cs="Arial"/>
          <w:sz w:val="20"/>
          <w:szCs w:val="20"/>
        </w:rPr>
      </w:r>
      <w:r w:rsidR="00384A96">
        <w:rPr>
          <w:rFonts w:ascii="Arial" w:hAnsi="Arial" w:cs="Arial"/>
          <w:sz w:val="20"/>
          <w:szCs w:val="20"/>
        </w:rPr>
        <w:fldChar w:fldCharType="separate"/>
      </w:r>
      <w:r w:rsidR="00384A96">
        <w:rPr>
          <w:rFonts w:ascii="Arial" w:hAnsi="Arial" w:cs="Arial"/>
          <w:noProof/>
          <w:sz w:val="20"/>
          <w:szCs w:val="20"/>
        </w:rPr>
        <w:t>(Marston et al. 2018)</w:t>
      </w:r>
      <w:r w:rsidR="00384A96">
        <w:rPr>
          <w:rFonts w:ascii="Arial" w:hAnsi="Arial" w:cs="Arial"/>
          <w:sz w:val="20"/>
          <w:szCs w:val="20"/>
        </w:rPr>
        <w:fldChar w:fldCharType="end"/>
      </w:r>
      <w:r w:rsidR="00E344CD" w:rsidRPr="00AA6AB3">
        <w:rPr>
          <w:rFonts w:ascii="Arial" w:hAnsi="Arial" w:cs="Arial"/>
          <w:sz w:val="20"/>
          <w:szCs w:val="20"/>
        </w:rPr>
        <w:t xml:space="preserve"> </w:t>
      </w:r>
      <w:r w:rsidRPr="00AA6AB3">
        <w:rPr>
          <w:rFonts w:ascii="Arial" w:hAnsi="Arial" w:cs="Arial"/>
          <w:sz w:val="20"/>
          <w:szCs w:val="20"/>
        </w:rPr>
        <w:t xml:space="preserve"> Another option is to have multiple potential receptors that can be used. Foot-and-mouth disease virus has at least </w:t>
      </w:r>
      <w:r w:rsidR="00B64D6E">
        <w:rPr>
          <w:rFonts w:ascii="Arial" w:hAnsi="Arial" w:cs="Arial"/>
          <w:sz w:val="20"/>
          <w:szCs w:val="20"/>
        </w:rPr>
        <w:t>three</w:t>
      </w:r>
      <w:r w:rsidRPr="00AA6AB3">
        <w:rPr>
          <w:rFonts w:ascii="Arial" w:hAnsi="Arial" w:cs="Arial"/>
          <w:sz w:val="20"/>
          <w:szCs w:val="20"/>
        </w:rPr>
        <w:t xml:space="preserve"> potential integrin receptors along with Fc receptors it can use</w:t>
      </w:r>
      <w:r w:rsidR="002371DA" w:rsidRPr="00AA6AB3">
        <w:rPr>
          <w:rFonts w:ascii="Arial" w:hAnsi="Arial" w:cs="Arial"/>
          <w:sz w:val="20"/>
          <w:szCs w:val="20"/>
        </w:rPr>
        <w:t>,</w:t>
      </w:r>
      <w:r w:rsidRPr="00AA6AB3">
        <w:rPr>
          <w:rFonts w:ascii="Arial" w:hAnsi="Arial" w:cs="Arial"/>
          <w:sz w:val="20"/>
          <w:szCs w:val="20"/>
        </w:rPr>
        <w:t xml:space="preserve"> giving it the ability to infect most known cloven-hoofed mammals</w:t>
      </w:r>
      <w:r w:rsidR="008D081D" w:rsidRPr="00AA6AB3">
        <w:rPr>
          <w:rFonts w:ascii="Arial" w:hAnsi="Arial" w:cs="Arial"/>
          <w:sz w:val="20"/>
          <w:szCs w:val="20"/>
        </w:rPr>
        <w:t xml:space="preserve"> </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&lt;EndNote&gt;&lt;Cite&gt;&lt;Author&gt;Duque&lt;/Author&gt;&lt;Year&gt;2003&lt;/Year&gt;&lt;RecNum&gt;7637&lt;/RecNum&gt;&lt;DisplayText&gt;(Duque and Baxt 2003)&lt;/DisplayText&gt;&lt;record&gt;&lt;rec-number&gt;7637&lt;/rec-number&gt;&lt;foreign-keys&gt;&lt;key app="EN" db-id="pv99xppxsftrpnevsxkp0tvm950xsdp9wz2x" timestamp="1667051520"&gt;7637&lt;/key&gt;&lt;/foreign-keys&gt;&lt;ref-type name="Journal Article"&gt;17&lt;/ref-type&gt;&lt;contributors&gt;&lt;authors&gt;&lt;author&gt;Duque, H.&lt;/author&gt;&lt;author&gt;Baxt, B.&lt;/author&gt;&lt;/authors&gt;&lt;/contributors&gt;&lt;auth-address&gt;Foot-and-Mouth Disease Research Unit, United States Department of Agriculture, Agricultural Research Service, Plum Island Animal Disease Center, Greenport, NY 11944-0848, USA.&lt;/auth-address&gt;&lt;titles&gt;&lt;title&gt;Foot-and-mouth disease virus receptors: comparison of bovine alpha(V) integrin utilization by type A and O viruses&lt;/title&gt;&lt;secondary-title&gt;J Virol&lt;/secondary-title&gt;&lt;/titles&gt;&lt;periodical&gt;&lt;full-title&gt;J Virol&lt;/full-title&gt;&lt;/periodical&gt;&lt;pages&gt;2500-11&lt;/pages&gt;&lt;volume&gt;77&lt;/volume&gt;&lt;number&gt;4&lt;/number&gt;&lt;edition&gt;2003/01/29&lt;/edition&gt;&lt;keywords&gt;&lt;keyword&gt;Amino Acid Motifs&lt;/keyword&gt;&lt;keyword&gt;Amino Acid Sequence&lt;/keyword&gt;&lt;keyword&gt;Animals&lt;/keyword&gt;&lt;keyword&gt;COS Cells&lt;/keyword&gt;&lt;keyword&gt;Cattle&lt;/keyword&gt;&lt;keyword&gt;Cell Line&lt;/keyword&gt;&lt;keyword&gt;Cloning, Molecular&lt;/keyword&gt;&lt;keyword&gt;Foot-and-Mouth Disease Virus/*classification/*metabolism/physiology&lt;/keyword&gt;&lt;keyword&gt;Integrin alphaV/genetics/*metabolism&lt;/keyword&gt;&lt;keyword&gt;Molecular Sequence Data&lt;/keyword&gt;&lt;keyword&gt;Protein Subunits/genetics/metabolism&lt;/keyword&gt;&lt;keyword&gt;Receptors, Virus/genetics/*metabolism&lt;/keyword&gt;&lt;keyword&gt;Transfection&lt;/keyword&gt;&lt;keyword&gt;Virus Replication&lt;/keyword&gt;&lt;/keywords&gt;&lt;dates&gt;&lt;year&gt;2003&lt;/year&gt;&lt;pub-dates&gt;&lt;date&gt;Feb&lt;/date&gt;&lt;/pub-dates&gt;&lt;/dates&gt;&lt;isbn&gt;0022-538X (Print)&amp;#xD;0022-538X (Linking)&lt;/isbn&gt;&lt;accession-num&gt;12551988&lt;/accession-num&gt;&lt;urls&gt;&lt;related-urls&gt;&lt;url&gt;https://www.ncbi.nlm.nih.gov/pubmed/12551988&lt;/url&gt;&lt;/related-urls&gt;&lt;/urls&gt;&lt;custom2&gt;PMC141088&lt;/custom2&gt;&lt;electronic-resource-num&gt;10.1128/jvi.77.4.2500-2511.2003&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(Duque and Baxt 2003)</w:t>
      </w:r>
      <w:r w:rsidR="00BA41ED">
        <w:rPr>
          <w:rFonts w:ascii="Arial" w:hAnsi="Arial" w:cs="Arial"/>
          <w:sz w:val="20"/>
          <w:szCs w:val="20"/>
        </w:rPr>
        <w:fldChar w:fldCharType="end"/>
      </w:r>
      <w:r w:rsidR="00BA41ED">
        <w:rPr>
          <w:rFonts w:ascii="Arial" w:hAnsi="Arial" w:cs="Arial"/>
          <w:sz w:val="20"/>
          <w:szCs w:val="20"/>
        </w:rPr>
        <w:t xml:space="preserve">. This ability to utilize multiple </w:t>
      </w:r>
      <w:r w:rsidR="00B64D6E">
        <w:rPr>
          <w:rFonts w:ascii="Arial" w:hAnsi="Arial" w:cs="Arial"/>
          <w:sz w:val="20"/>
          <w:szCs w:val="20"/>
        </w:rPr>
        <w:t>receptors</w:t>
      </w:r>
      <w:r w:rsidR="00BA41ED">
        <w:rPr>
          <w:rFonts w:ascii="Arial" w:hAnsi="Arial" w:cs="Arial"/>
          <w:sz w:val="20"/>
          <w:szCs w:val="20"/>
        </w:rPr>
        <w:t xml:space="preserve"> increases the likelihood of encountering a suitable receptor when the virus contacts a novel host. </w:t>
      </w:r>
    </w:p>
    <w:p w14:paraId="672DA987" w14:textId="7A18DD99" w:rsidR="00C432B9" w:rsidRPr="005E37D0" w:rsidRDefault="00C432B9" w:rsidP="00C432B9">
      <w:pPr>
        <w:spacing w:line="480" w:lineRule="auto"/>
        <w:rPr>
          <w:rFonts w:ascii="Arial" w:hAnsi="Arial" w:cs="Arial"/>
          <w:i/>
          <w:iCs/>
          <w:sz w:val="20"/>
          <w:szCs w:val="20"/>
          <w:lang w:val="en-GB"/>
        </w:rPr>
      </w:pPr>
      <w:r w:rsidRPr="005E37D0">
        <w:rPr>
          <w:rFonts w:ascii="Arial" w:hAnsi="Arial" w:cs="Arial"/>
          <w:i/>
          <w:iCs/>
          <w:sz w:val="20"/>
          <w:szCs w:val="20"/>
          <w:lang w:val="en-GB"/>
        </w:rPr>
        <w:t>Dissemination</w:t>
      </w:r>
      <w:r w:rsidR="00437E41" w:rsidRPr="005E37D0">
        <w:rPr>
          <w:rFonts w:ascii="Arial" w:hAnsi="Arial" w:cs="Arial"/>
          <w:i/>
          <w:iCs/>
          <w:sz w:val="20"/>
          <w:szCs w:val="20"/>
          <w:lang w:val="en-GB"/>
        </w:rPr>
        <w:t xml:space="preserve"> within host</w:t>
      </w:r>
    </w:p>
    <w:p w14:paraId="5DCD9947" w14:textId="1EF83633" w:rsidR="00C432B9" w:rsidRPr="00AA6AB3" w:rsidRDefault="00C432B9" w:rsidP="00C432B9">
      <w:pPr>
        <w:spacing w:line="480" w:lineRule="auto"/>
        <w:rPr>
          <w:rFonts w:ascii="Arial" w:hAnsi="Arial" w:cs="Arial"/>
          <w:sz w:val="20"/>
          <w:szCs w:val="20"/>
        </w:rPr>
      </w:pPr>
      <w:r w:rsidRPr="00AA6AB3">
        <w:rPr>
          <w:rFonts w:ascii="Arial" w:hAnsi="Arial" w:cs="Arial"/>
          <w:sz w:val="20"/>
          <w:szCs w:val="20"/>
          <w:lang w:val="en-GB"/>
        </w:rPr>
        <w:t xml:space="preserve">With regards to </w:t>
      </w:r>
      <w:r w:rsidR="00B64D6E">
        <w:rPr>
          <w:rFonts w:ascii="Arial" w:hAnsi="Arial" w:cs="Arial"/>
          <w:sz w:val="20"/>
          <w:szCs w:val="20"/>
          <w:lang w:val="en-GB"/>
        </w:rPr>
        <w:t>viral dissemination within a host</w:t>
      </w:r>
      <w:r w:rsidRPr="00AA6AB3">
        <w:rPr>
          <w:rFonts w:ascii="Arial" w:hAnsi="Arial" w:cs="Arial"/>
          <w:sz w:val="20"/>
          <w:szCs w:val="20"/>
          <w:lang w:val="en-GB"/>
        </w:rPr>
        <w:t xml:space="preserve"> and the potential role of this in spillover</w:t>
      </w:r>
      <w:r w:rsidR="00B64D6E">
        <w:rPr>
          <w:rFonts w:ascii="Arial" w:hAnsi="Arial" w:cs="Arial"/>
          <w:sz w:val="20"/>
          <w:szCs w:val="20"/>
          <w:lang w:val="en-GB"/>
        </w:rPr>
        <w:t xml:space="preserve">, canine distemper can serve as an illustrative example of the importance of within host dissemination and </w:t>
      </w:r>
      <w:r w:rsidR="00995610">
        <w:rPr>
          <w:rFonts w:ascii="Arial" w:hAnsi="Arial" w:cs="Arial"/>
          <w:sz w:val="20"/>
          <w:szCs w:val="20"/>
          <w:lang w:val="en-GB"/>
        </w:rPr>
        <w:t>cross species transmission,</w:t>
      </w:r>
      <w:r w:rsidRPr="00AA6AB3">
        <w:rPr>
          <w:rFonts w:ascii="Arial" w:hAnsi="Arial" w:cs="Arial"/>
          <w:sz w:val="20"/>
          <w:szCs w:val="20"/>
          <w:lang w:val="en-GB"/>
        </w:rPr>
        <w:t xml:space="preserve"> Canine distemper virus is considered a multi-cell and multi-host pathogen that has the ability to infect three different types of host cells; epithelial, lymphoid, and neurological cells  </w: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 </w:instrTex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EN.CITE.DATA </w:instrText>
      </w:r>
      <w:r w:rsidRPr="00AA6AB3">
        <w:rPr>
          <w:rFonts w:ascii="Arial" w:hAnsi="Arial" w:cs="Arial"/>
          <w:sz w:val="20"/>
          <w:szCs w:val="20"/>
          <w:lang w:val="en-GB"/>
        </w:rPr>
      </w:r>
      <w:r w:rsidRPr="00AA6AB3">
        <w:rPr>
          <w:rFonts w:ascii="Arial" w:hAnsi="Arial" w:cs="Arial"/>
          <w:sz w:val="20"/>
          <w:szCs w:val="20"/>
          <w:lang w:val="en-GB"/>
        </w:rPr>
        <w:fldChar w:fldCharType="end"/>
      </w:r>
      <w:r w:rsidRPr="00AA6AB3">
        <w:rPr>
          <w:rFonts w:ascii="Arial" w:hAnsi="Arial" w:cs="Arial"/>
          <w:sz w:val="20"/>
          <w:szCs w:val="20"/>
          <w:lang w:val="en-GB"/>
        </w:rPr>
      </w:r>
      <w:r w:rsidRPr="00AA6AB3">
        <w:rPr>
          <w:rFonts w:ascii="Arial" w:hAnsi="Arial" w:cs="Arial"/>
          <w:sz w:val="20"/>
          <w:szCs w:val="20"/>
          <w:lang w:val="en-GB"/>
        </w:rPr>
        <w:fldChar w:fldCharType="separate"/>
      </w:r>
      <w:r w:rsidRPr="00AA6AB3">
        <w:rPr>
          <w:rFonts w:ascii="Arial" w:hAnsi="Arial" w:cs="Arial"/>
          <w:sz w:val="20"/>
          <w:szCs w:val="20"/>
          <w:lang w:val="en-GB"/>
        </w:rPr>
        <w:t>(Rendon-</w:t>
      </w:r>
      <w:r w:rsidRPr="00AA6AB3">
        <w:rPr>
          <w:rFonts w:ascii="Arial" w:hAnsi="Arial" w:cs="Arial"/>
          <w:sz w:val="20"/>
          <w:szCs w:val="20"/>
          <w:lang w:val="en-GB"/>
        </w:rPr>
        <w:lastRenderedPageBreak/>
        <w:t>Marin et al. 2019)</w:t>
      </w:r>
      <w:r w:rsidRPr="00AA6AB3">
        <w:rPr>
          <w:rFonts w:ascii="Arial" w:hAnsi="Arial" w:cs="Arial"/>
          <w:sz w:val="20"/>
          <w:szCs w:val="20"/>
          <w:lang w:val="en-GB"/>
        </w:rPr>
        <w:fldChar w:fldCharType="end"/>
      </w:r>
      <w:r w:rsidRPr="00AA6AB3">
        <w:rPr>
          <w:rFonts w:ascii="Arial" w:hAnsi="Arial" w:cs="Arial"/>
          <w:sz w:val="20"/>
          <w:szCs w:val="20"/>
          <w:lang w:val="en-GB"/>
        </w:rPr>
        <w:t xml:space="preserve">.  CDV predominantly uses SLAM/CD150 as a receptor, which is expressed on activated T- and B- lymphocytes, and dendritic cells (DCs) and macrophages. During the first stages of infection within the host, resident DCs and alveolar macrophages in the respiratory tract are infected along with other cells which express CD150 in the alveolae. Infected cells carry the virus to the draining lymph node where resident activated T-cells and B-cells are infected through the CD150 receptor, resulting in virus amplification and the initiation of primary viremia. The virus gets disseminated to secondary lymphoid organs and subsequently a systemic spread through the entire immune system, then disseminates to brain, liver, skin, gastrointestinal tract, genitals, and respiratory mucosal surfaces. This rapid systemic spread, particularly to respiratory mucosa results in the potential for rapid transmission dynamics </w:t>
      </w:r>
      <w:r w:rsidRPr="00AA6AB3">
        <w:rPr>
          <w:rFonts w:ascii="Arial" w:hAnsi="Arial" w:cs="Arial"/>
          <w:sz w:val="20"/>
          <w:szCs w:val="20"/>
        </w:rPr>
        <w:t>through close contact populations. This pathology of using the lymphatic system to spread systemically is almost certainly involved in this virus’ ability to infect a wide range of species</w:t>
      </w:r>
      <w:r w:rsidR="00823D5C">
        <w:rPr>
          <w:rFonts w:ascii="Arial" w:hAnsi="Arial" w:cs="Arial"/>
          <w:sz w:val="20"/>
          <w:szCs w:val="20"/>
        </w:rPr>
        <w:t xml:space="preserve"> </w:t>
      </w:r>
      <w:r w:rsidR="00823D5C">
        <w:rPr>
          <w:rFonts w:ascii="Arial" w:hAnsi="Arial" w:cs="Arial"/>
          <w:sz w:val="20"/>
          <w:szCs w:val="20"/>
        </w:rPr>
        <w:fldChar w:fldCharType="begin"/>
      </w:r>
      <w:r w:rsidR="00823D5C">
        <w:rPr>
          <w:rFonts w:ascii="Arial" w:hAnsi="Arial" w:cs="Arial"/>
          <w:sz w:val="20"/>
          <w:szCs w:val="20"/>
        </w:rPr>
        <w:instrText xml:space="preserve"> ADDIN EN.CITE &lt;EndNote&gt;&lt;Cite&gt;&lt;Author&gt;Beineke&lt;/Author&gt;&lt;Year&gt;2015&lt;/Year&gt;&lt;RecNum&gt;7785&lt;/RecNum&gt;&lt;DisplayText&gt;(Beineke et al. 2015)&lt;/DisplayText&gt;&lt;record&gt;&lt;rec-number&gt;7785&lt;/rec-number&gt;&lt;foreign-keys&gt;&lt;key app="EN" db-id="pv99xppxsftrpnevsxkp0tvm950xsdp9wz2x" timestamp="1676558859"&gt;7785&lt;/key&gt;&lt;/foreign-keys&gt;&lt;ref-type name="Journal Article"&gt;17&lt;/ref-type&gt;&lt;contributors&gt;&lt;authors&gt;&lt;author&gt;Beineke, Andreas&lt;/author&gt;&lt;author&gt;Baumgärtner, Wolfgang&lt;/author&gt;&lt;author&gt;Wohlsein, Peter&lt;/author&gt;&lt;/authors&gt;&lt;/contributors&gt;&lt;titles&gt;&lt;title&gt;Cross-species transmission of canine distemper virus—an update&lt;/title&gt;&lt;secondary-title&gt;One Health&lt;/secondary-title&gt;&lt;/titles&gt;&lt;periodical&gt;&lt;full-title&gt;One Health&lt;/full-title&gt;&lt;/periodical&gt;&lt;pages&gt;49-59&lt;/pages&gt;&lt;volume&gt;1&lt;/volume&gt;&lt;dates&gt;&lt;year&gt;2015&lt;/year&gt;&lt;/dates&gt;&lt;isbn&gt;2352-7714&lt;/isbn&gt;&lt;urls&gt;&lt;/urls&gt;&lt;/record&gt;&lt;/Cite&gt;&lt;/EndNote&gt;</w:instrText>
      </w:r>
      <w:r w:rsidR="00823D5C">
        <w:rPr>
          <w:rFonts w:ascii="Arial" w:hAnsi="Arial" w:cs="Arial"/>
          <w:sz w:val="20"/>
          <w:szCs w:val="20"/>
        </w:rPr>
        <w:fldChar w:fldCharType="separate"/>
      </w:r>
      <w:r w:rsidR="00823D5C">
        <w:rPr>
          <w:rFonts w:ascii="Arial" w:hAnsi="Arial" w:cs="Arial"/>
          <w:noProof/>
          <w:sz w:val="20"/>
          <w:szCs w:val="20"/>
        </w:rPr>
        <w:t>(Beineke et al. 2015)</w:t>
      </w:r>
      <w:r w:rsidR="00823D5C">
        <w:rPr>
          <w:rFonts w:ascii="Arial" w:hAnsi="Arial" w:cs="Arial"/>
          <w:sz w:val="20"/>
          <w:szCs w:val="20"/>
        </w:rPr>
        <w:fldChar w:fldCharType="end"/>
      </w:r>
      <w:r w:rsidRPr="00AA6AB3">
        <w:rPr>
          <w:rFonts w:ascii="Arial" w:hAnsi="Arial" w:cs="Arial"/>
          <w:sz w:val="20"/>
          <w:szCs w:val="20"/>
        </w:rPr>
        <w:t xml:space="preserve">. </w:t>
      </w:r>
    </w:p>
    <w:p w14:paraId="1E5475D0" w14:textId="67521727" w:rsidR="00C432B9" w:rsidRPr="005E37D0" w:rsidRDefault="00C432B9" w:rsidP="00AA6AB3">
      <w:pPr>
        <w:spacing w:line="480" w:lineRule="auto"/>
        <w:rPr>
          <w:rFonts w:ascii="Arial" w:hAnsi="Arial" w:cs="Arial"/>
          <w:i/>
          <w:iCs/>
          <w:sz w:val="20"/>
          <w:szCs w:val="20"/>
        </w:rPr>
      </w:pPr>
      <w:r w:rsidRPr="005E37D0">
        <w:rPr>
          <w:rFonts w:ascii="Arial" w:hAnsi="Arial" w:cs="Arial"/>
          <w:i/>
          <w:iCs/>
          <w:sz w:val="20"/>
          <w:szCs w:val="20"/>
        </w:rPr>
        <w:t>Secondary Replication</w:t>
      </w:r>
    </w:p>
    <w:p w14:paraId="7A0C27EC" w14:textId="000528BF" w:rsidR="008D73FA" w:rsidRPr="00AA6AB3" w:rsidRDefault="001A6745" w:rsidP="00A04007">
      <w:pPr>
        <w:shd w:val="clear" w:color="auto" w:fill="FFFFFF"/>
        <w:spacing w:before="100" w:beforeAutospacing="1" w:after="100" w:afterAutospacing="1" w:line="480" w:lineRule="auto"/>
        <w:outlineLvl w:val="0"/>
        <w:rPr>
          <w:rFonts w:ascii="Arial" w:hAnsi="Arial" w:cs="Arial"/>
          <w:sz w:val="20"/>
          <w:szCs w:val="20"/>
          <w:lang w:val="en-GB"/>
        </w:rPr>
      </w:pPr>
      <w:r w:rsidRPr="00AA6AB3">
        <w:rPr>
          <w:rFonts w:ascii="Arial" w:hAnsi="Arial" w:cs="Arial"/>
          <w:sz w:val="20"/>
          <w:szCs w:val="20"/>
        </w:rPr>
        <w:t>In addition to</w:t>
      </w:r>
      <w:r w:rsidR="00E77CCE" w:rsidRPr="00AA6AB3">
        <w:rPr>
          <w:rFonts w:ascii="Arial" w:hAnsi="Arial" w:cs="Arial"/>
          <w:sz w:val="20"/>
          <w:szCs w:val="20"/>
        </w:rPr>
        <w:t xml:space="preserve"> receptor selection</w:t>
      </w:r>
      <w:r w:rsidR="00511715">
        <w:rPr>
          <w:rFonts w:ascii="Arial" w:hAnsi="Arial" w:cs="Arial"/>
          <w:sz w:val="20"/>
          <w:szCs w:val="20"/>
        </w:rPr>
        <w:t>/attachment</w:t>
      </w:r>
      <w:r w:rsidR="00E77CCE" w:rsidRPr="00AA6AB3">
        <w:rPr>
          <w:rFonts w:ascii="Arial" w:hAnsi="Arial" w:cs="Arial"/>
          <w:sz w:val="20"/>
          <w:szCs w:val="20"/>
        </w:rPr>
        <w:t>, a large part of cellular pathogenesis and</w:t>
      </w:r>
      <w:r w:rsidR="00C84C77" w:rsidRPr="00AA6AB3">
        <w:rPr>
          <w:rFonts w:ascii="Arial" w:hAnsi="Arial" w:cs="Arial"/>
          <w:sz w:val="20"/>
          <w:szCs w:val="20"/>
        </w:rPr>
        <w:t xml:space="preserve"> within-host infection dynamics</w:t>
      </w:r>
      <w:r w:rsidR="00E77CCE" w:rsidRPr="00AA6AB3">
        <w:rPr>
          <w:rFonts w:ascii="Arial" w:hAnsi="Arial" w:cs="Arial"/>
          <w:sz w:val="20"/>
          <w:szCs w:val="20"/>
        </w:rPr>
        <w:t xml:space="preserve"> are controlled by the distribution of the receptor used by the virus</w:t>
      </w:r>
      <w:r w:rsidR="00511715">
        <w:rPr>
          <w:rFonts w:ascii="Arial" w:hAnsi="Arial" w:cs="Arial"/>
          <w:sz w:val="20"/>
          <w:szCs w:val="20"/>
        </w:rPr>
        <w:t xml:space="preserve"> within or across organ systems</w:t>
      </w:r>
      <w:r w:rsidR="00BD328A">
        <w:rPr>
          <w:rFonts w:ascii="Arial" w:hAnsi="Arial" w:cs="Arial"/>
          <w:sz w:val="20"/>
          <w:szCs w:val="20"/>
        </w:rPr>
        <w:t xml:space="preserve"> that </w:t>
      </w:r>
      <w:proofErr w:type="spellStart"/>
      <w:r w:rsidR="00BD328A">
        <w:rPr>
          <w:rFonts w:ascii="Arial" w:hAnsi="Arial" w:cs="Arial"/>
          <w:sz w:val="20"/>
          <w:szCs w:val="20"/>
        </w:rPr>
        <w:t>alllow</w:t>
      </w:r>
      <w:proofErr w:type="spellEnd"/>
      <w:r w:rsidR="00BD328A">
        <w:rPr>
          <w:rFonts w:ascii="Arial" w:hAnsi="Arial" w:cs="Arial"/>
          <w:sz w:val="20"/>
          <w:szCs w:val="20"/>
        </w:rPr>
        <w:t xml:space="preserve"> secondary replication at distant sites</w:t>
      </w:r>
      <w:r w:rsidR="00511715">
        <w:rPr>
          <w:rFonts w:ascii="Arial" w:hAnsi="Arial" w:cs="Arial"/>
          <w:sz w:val="20"/>
          <w:szCs w:val="20"/>
        </w:rPr>
        <w:t>.</w:t>
      </w:r>
      <w:r w:rsidR="00E77CCE" w:rsidRPr="00AA6AB3">
        <w:rPr>
          <w:rFonts w:ascii="Arial" w:hAnsi="Arial" w:cs="Arial"/>
          <w:sz w:val="20"/>
          <w:szCs w:val="20"/>
        </w:rPr>
        <w:t xml:space="preserve"> </w:t>
      </w:r>
      <w:r w:rsidR="00C43388" w:rsidRPr="00AA6AB3">
        <w:rPr>
          <w:rFonts w:ascii="Arial" w:hAnsi="Arial" w:cs="Arial"/>
          <w:sz w:val="20"/>
          <w:szCs w:val="20"/>
        </w:rPr>
        <w:t xml:space="preserve">The most studied system of receptor distribution is in different host species infected by influenza virus. </w:t>
      </w:r>
      <w:r w:rsidR="00E77CCE" w:rsidRPr="00AA6AB3">
        <w:rPr>
          <w:rFonts w:ascii="Arial" w:hAnsi="Arial" w:cs="Arial"/>
          <w:sz w:val="20"/>
          <w:szCs w:val="20"/>
          <w:lang w:val="en-GB"/>
        </w:rPr>
        <w:t xml:space="preserve"> Avian and human influenza </w:t>
      </w:r>
      <w:r w:rsidR="00A452CA" w:rsidRPr="00AA6AB3">
        <w:rPr>
          <w:rFonts w:ascii="Arial" w:hAnsi="Arial" w:cs="Arial"/>
          <w:sz w:val="20"/>
          <w:szCs w:val="20"/>
          <w:lang w:val="en-GB"/>
        </w:rPr>
        <w:t xml:space="preserve">strains </w:t>
      </w:r>
      <w:r w:rsidR="00E77CCE" w:rsidRPr="00AA6AB3">
        <w:rPr>
          <w:rFonts w:ascii="Arial" w:hAnsi="Arial" w:cs="Arial"/>
          <w:sz w:val="20"/>
          <w:szCs w:val="20"/>
          <w:lang w:val="en-GB"/>
        </w:rPr>
        <w:t xml:space="preserve">preferentially use differently terminated sialic acid receptors </w:t>
      </w:r>
      <w:r w:rsidR="00E77CCE" w:rsidRPr="00AA6AB3">
        <w:rPr>
          <w:rFonts w:ascii="Arial" w:hAnsi="Arial" w:cs="Arial"/>
          <w:sz w:val="20"/>
          <w:szCs w:val="20"/>
        </w:rPr>
        <w:t xml:space="preserve">with SAα2,3Gal (avian receptor) and SAα2,6Gal (mammalian receptor) terminated saccharides </w:t>
      </w:r>
      <w:r w:rsidR="00A452CA" w:rsidRPr="00AA6AB3">
        <w:rPr>
          <w:rFonts w:ascii="Arial" w:hAnsi="Arial" w:cs="Arial"/>
          <w:sz w:val="20"/>
          <w:szCs w:val="20"/>
        </w:rPr>
        <w:t xml:space="preserve">distributed </w:t>
      </w:r>
      <w:r w:rsidR="00E77CCE" w:rsidRPr="00AA6AB3">
        <w:rPr>
          <w:rFonts w:ascii="Arial" w:hAnsi="Arial" w:cs="Arial"/>
          <w:sz w:val="20"/>
          <w:szCs w:val="20"/>
        </w:rPr>
        <w:t xml:space="preserve">in the upper respiratory tract of birds and </w:t>
      </w:r>
      <w:r w:rsidR="00A967B2" w:rsidRPr="00AA6AB3">
        <w:rPr>
          <w:rFonts w:ascii="Arial" w:hAnsi="Arial" w:cs="Arial"/>
          <w:sz w:val="20"/>
          <w:szCs w:val="20"/>
        </w:rPr>
        <w:t>humans, respectively</w:t>
      </w:r>
      <w:r w:rsidR="00E77CCE" w:rsidRPr="00AA6AB3">
        <w:rPr>
          <w:rFonts w:ascii="Arial" w:hAnsi="Arial" w:cs="Arial"/>
          <w:sz w:val="20"/>
          <w:szCs w:val="20"/>
        </w:rPr>
        <w:t>.</w:t>
      </w:r>
      <w:r w:rsidR="00995610">
        <w:rPr>
          <w:rFonts w:ascii="Arial" w:hAnsi="Arial" w:cs="Arial"/>
          <w:sz w:val="20"/>
          <w:szCs w:val="20"/>
        </w:rPr>
        <w:fldChar w:fldCharType="begin"/>
      </w:r>
      <w:r w:rsidR="00995610">
        <w:rPr>
          <w:rFonts w:ascii="Arial" w:hAnsi="Arial" w:cs="Arial"/>
          <w:sz w:val="20"/>
          <w:szCs w:val="20"/>
        </w:rPr>
        <w:instrText xml:space="preserve"> ADDIN EN.CITE &lt;EndNote&gt;&lt;Cite&gt;&lt;Author&gt;Kumlin&lt;/Author&gt;&lt;Year&gt;2008&lt;/Year&gt;&lt;RecNum&gt;7644&lt;/RecNum&gt;&lt;DisplayText&gt;(Kumlin et al. 2008)&lt;/DisplayText&gt;&lt;record&gt;&lt;rec-number&gt;7644&lt;/rec-number&gt;&lt;foreign-keys&gt;&lt;key app="EN" db-id="pv99xppxsftrpnevsxkp0tvm950xsdp9wz2x" timestamp="1667067482"&gt;7644&lt;/key&gt;&lt;/foreign-keys&gt;&lt;ref-type name="Journal Article"&gt;17&lt;/ref-type&gt;&lt;contributors&gt;&lt;authors&gt;&lt;author&gt;Kumlin, Urban&lt;/author&gt;&lt;author&gt;Olofsson, Sigvard&lt;/author&gt;&lt;author&gt;Dimock, Ken&lt;/author&gt;&lt;author&gt;Arnberg, Niklas&lt;/author&gt;&lt;/authors&gt;&lt;/contributors&gt;&lt;titles&gt;&lt;title&gt;Sialic acid tissue distribution and influenza virus tropism&lt;/title&gt;&lt;secondary-title&gt;Influenza and other respiratory viruses&lt;/secondary-title&gt;&lt;/titles&gt;&lt;periodical&gt;&lt;full-title&gt;Influenza and other respiratory viruses&lt;/full-title&gt;&lt;/periodical&gt;&lt;pages&gt;147-154&lt;/pages&gt;&lt;volume&gt;2&lt;/volume&gt;&lt;number&gt;5&lt;/number&gt;&lt;dates&gt;&lt;year&gt;2008&lt;/year&gt;&lt;/dates&gt;&lt;isbn&gt;1750-2640&lt;/isbn&gt;&lt;urls&gt;&lt;/urls&gt;&lt;/record&gt;&lt;/Cite&gt;&lt;/EndNote&gt;</w:instrText>
      </w:r>
      <w:r w:rsidR="00995610">
        <w:rPr>
          <w:rFonts w:ascii="Arial" w:hAnsi="Arial" w:cs="Arial"/>
          <w:sz w:val="20"/>
          <w:szCs w:val="20"/>
        </w:rPr>
        <w:fldChar w:fldCharType="separate"/>
      </w:r>
      <w:r w:rsidR="00995610">
        <w:rPr>
          <w:rFonts w:ascii="Arial" w:hAnsi="Arial" w:cs="Arial"/>
          <w:noProof/>
          <w:sz w:val="20"/>
          <w:szCs w:val="20"/>
        </w:rPr>
        <w:t>(</w:t>
      </w:r>
      <w:proofErr w:type="spellStart"/>
      <w:r w:rsidR="00995610">
        <w:rPr>
          <w:rFonts w:ascii="Arial" w:hAnsi="Arial" w:cs="Arial"/>
          <w:noProof/>
          <w:sz w:val="20"/>
          <w:szCs w:val="20"/>
        </w:rPr>
        <w:t>Kumlin</w:t>
      </w:r>
      <w:proofErr w:type="spellEnd"/>
      <w:r w:rsidR="00995610">
        <w:rPr>
          <w:rFonts w:ascii="Arial" w:hAnsi="Arial" w:cs="Arial"/>
          <w:noProof/>
          <w:sz w:val="20"/>
          <w:szCs w:val="20"/>
        </w:rPr>
        <w:t xml:space="preserve"> et al. 2008)</w:t>
      </w:r>
      <w:r w:rsidR="00995610">
        <w:rPr>
          <w:rFonts w:ascii="Arial" w:hAnsi="Arial" w:cs="Arial"/>
          <w:sz w:val="20"/>
          <w:szCs w:val="20"/>
        </w:rPr>
        <w:fldChar w:fldCharType="end"/>
      </w:r>
      <w:r w:rsidR="00E77CCE" w:rsidRPr="00AA6AB3">
        <w:rPr>
          <w:rFonts w:ascii="Arial" w:hAnsi="Arial" w:cs="Arial"/>
          <w:sz w:val="20"/>
          <w:szCs w:val="20"/>
        </w:rPr>
        <w:t xml:space="preserve"> However, both types of receptor are </w:t>
      </w:r>
      <w:r w:rsidR="00A967B2" w:rsidRPr="00AA6AB3">
        <w:rPr>
          <w:rFonts w:ascii="Arial" w:hAnsi="Arial" w:cs="Arial"/>
          <w:sz w:val="20"/>
          <w:szCs w:val="20"/>
        </w:rPr>
        <w:t xml:space="preserve">also present </w:t>
      </w:r>
      <w:r w:rsidR="00E77CCE" w:rsidRPr="00AA6AB3">
        <w:rPr>
          <w:rFonts w:ascii="Arial" w:hAnsi="Arial" w:cs="Arial"/>
          <w:sz w:val="20"/>
          <w:szCs w:val="20"/>
        </w:rPr>
        <w:t xml:space="preserve">in the upper respiratory tract of pigs giving rise to the pigs as a “mixing vessel” theory of flu recombination and evolution </w:t>
      </w:r>
      <w:r w:rsidR="00E77CCE" w:rsidRPr="00AA6AB3">
        <w:rPr>
          <w:rFonts w:ascii="Arial" w:hAnsi="Arial" w:cs="Arial"/>
          <w:sz w:val="20"/>
          <w:szCs w:val="20"/>
        </w:rPr>
        <w:fldChar w:fldCharType="begin"/>
      </w:r>
      <w:r w:rsidR="00E77CCE" w:rsidRPr="00AA6AB3">
        <w:rPr>
          <w:rFonts w:ascii="Arial" w:hAnsi="Arial" w:cs="Arial"/>
          <w:sz w:val="20"/>
          <w:szCs w:val="20"/>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AA6AB3">
        <w:rPr>
          <w:rFonts w:ascii="Arial" w:hAnsi="Arial" w:cs="Arial"/>
          <w:sz w:val="20"/>
          <w:szCs w:val="20"/>
        </w:rPr>
        <w:fldChar w:fldCharType="separate"/>
      </w:r>
      <w:r w:rsidR="00E77CCE" w:rsidRPr="00AA6AB3">
        <w:rPr>
          <w:rFonts w:ascii="Arial" w:hAnsi="Arial" w:cs="Arial"/>
          <w:sz w:val="20"/>
          <w:szCs w:val="20"/>
        </w:rPr>
        <w:t>(Ma et al. 2008)</w:t>
      </w:r>
      <w:r w:rsidR="00E77CCE" w:rsidRPr="00AA6AB3">
        <w:rPr>
          <w:rFonts w:ascii="Arial" w:hAnsi="Arial" w:cs="Arial"/>
          <w:sz w:val="20"/>
          <w:szCs w:val="20"/>
        </w:rPr>
        <w:fldChar w:fldCharType="end"/>
      </w:r>
      <w:r w:rsidR="00E77CCE" w:rsidRPr="00AA6AB3">
        <w:rPr>
          <w:rFonts w:ascii="Arial" w:hAnsi="Arial" w:cs="Arial"/>
          <w:sz w:val="20"/>
          <w:szCs w:val="20"/>
        </w:rPr>
        <w:t xml:space="preserve">. As the pig upper respiratory tract expresses both of these receptors that allows for coinfection with an avian and human strain and recombination to produce a highly pathogenic strain that is more transmissible </w:t>
      </w:r>
      <w:r w:rsidR="00E77CCE" w:rsidRPr="00D36585">
        <w:rPr>
          <w:rFonts w:ascii="Arial" w:hAnsi="Arial" w:cs="Arial"/>
          <w:sz w:val="20"/>
          <w:szCs w:val="20"/>
        </w:rPr>
        <w:t>in people than an avian strain, such as was the case in the 2009 swine flu epidemic</w:t>
      </w:r>
      <w:r w:rsidR="003C6E16">
        <w:rPr>
          <w:rFonts w:ascii="Arial" w:hAnsi="Arial" w:cs="Arial"/>
          <w:sz w:val="20"/>
          <w:szCs w:val="20"/>
        </w:rPr>
        <w:t xml:space="preserve"> </w:t>
      </w:r>
      <w:r w:rsidR="003C6E16">
        <w:rPr>
          <w:rFonts w:ascii="Arial" w:hAnsi="Arial" w:cs="Arial"/>
          <w:sz w:val="20"/>
          <w:szCs w:val="20"/>
        </w:rPr>
        <w:fldChar w:fldCharType="begin"/>
      </w:r>
      <w:r w:rsidR="003C6E16">
        <w:rPr>
          <w:rFonts w:ascii="Arial" w:hAnsi="Arial" w:cs="Arial"/>
          <w:sz w:val="20"/>
          <w:szCs w:val="20"/>
        </w:rPr>
        <w:instrText xml:space="preserve"> ADDIN EN.CITE &lt;EndNote&gt;&lt;Cite&gt;&lt;Author&gt;Vijaykrishna&lt;/Author&gt;&lt;Year&gt;2010&lt;/Year&gt;&lt;RecNum&gt;7786&lt;/RecNum&gt;&lt;DisplayText&gt;(Vijaykrishna et al. 2010)&lt;/DisplayText&gt;&lt;record&gt;&lt;rec-number&gt;7786&lt;/rec-number&gt;&lt;foreign-keys&gt;&lt;key app="EN" db-id="pv99xppxsftrpnevsxkp0tvm950xsdp9wz2x" timestamp="1676559074"&gt;7786&lt;/key&gt;&lt;/foreign-keys&gt;&lt;ref-type name="Journal Article"&gt;17&lt;/ref-type&gt;&lt;contributors&gt;&lt;authors&gt;&lt;author&gt;Vijaykrishna, D&lt;/author&gt;&lt;author&gt;Poon, LLM&lt;/author&gt;&lt;author&gt;Zhu, HC&lt;/author&gt;&lt;author&gt;Ma, SK&lt;/author&gt;&lt;author&gt;Li, OTW&lt;/author&gt;&lt;author&gt;Cheung, CL&lt;/author&gt;&lt;author&gt;Smith, GJD&lt;/author&gt;&lt;author&gt;Peiris, JSM&lt;/author&gt;&lt;author&gt;Guan, Y&lt;/author&gt;&lt;/authors&gt;&lt;/contributors&gt;&lt;titles&gt;&lt;title&gt;Reassortment of pandemic H1N1/2009 influenza A virus in swine&lt;/title&gt;&lt;secondary-title&gt;Science&lt;/secondary-title&gt;&lt;/titles&gt;&lt;periodical&gt;&lt;full-title&gt;Science&lt;/full-title&gt;&lt;/periodical&gt;&lt;pages&gt;1529-1529&lt;/pages&gt;&lt;volume&gt;328&lt;/volume&gt;&lt;number&gt;5985&lt;/number&gt;&lt;dates&gt;&lt;year&gt;2010&lt;/year&gt;&lt;/dates&gt;&lt;isbn&gt;0036-8075&lt;/isbn&gt;&lt;urls&gt;&lt;/urls&gt;&lt;/record&gt;&lt;/Cite&gt;&lt;/EndNote&gt;</w:instrText>
      </w:r>
      <w:r w:rsidR="003C6E16">
        <w:rPr>
          <w:rFonts w:ascii="Arial" w:hAnsi="Arial" w:cs="Arial"/>
          <w:sz w:val="20"/>
          <w:szCs w:val="20"/>
        </w:rPr>
        <w:fldChar w:fldCharType="separate"/>
      </w:r>
      <w:r w:rsidR="003C6E16">
        <w:rPr>
          <w:rFonts w:ascii="Arial" w:hAnsi="Arial" w:cs="Arial"/>
          <w:noProof/>
          <w:sz w:val="20"/>
          <w:szCs w:val="20"/>
        </w:rPr>
        <w:t>(Vijaykrishna et al. 2010)</w:t>
      </w:r>
      <w:r w:rsidR="003C6E16">
        <w:rPr>
          <w:rFonts w:ascii="Arial" w:hAnsi="Arial" w:cs="Arial"/>
          <w:sz w:val="20"/>
          <w:szCs w:val="20"/>
        </w:rPr>
        <w:fldChar w:fldCharType="end"/>
      </w:r>
      <w:r w:rsidR="00823D5C">
        <w:rPr>
          <w:rFonts w:ascii="Arial" w:hAnsi="Arial" w:cs="Arial"/>
          <w:sz w:val="20"/>
          <w:szCs w:val="20"/>
        </w:rPr>
        <w:t>.</w:t>
      </w:r>
      <w:r w:rsidR="00A04007" w:rsidRPr="00D36585">
        <w:rPr>
          <w:rFonts w:ascii="Arial" w:hAnsi="Arial" w:cs="Arial"/>
          <w:sz w:val="20"/>
          <w:szCs w:val="20"/>
        </w:rPr>
        <w:t>Tissue tropism of</w:t>
      </w:r>
      <w:r w:rsidR="00A04007" w:rsidRPr="00D36585">
        <w:rPr>
          <w:rFonts w:ascii="Arial" w:eastAsia="Times New Roman" w:hAnsi="Arial" w:cs="Arial"/>
          <w:color w:val="212121"/>
          <w:kern w:val="36"/>
          <w:sz w:val="20"/>
          <w:szCs w:val="20"/>
        </w:rPr>
        <w:t xml:space="preserve"> avian Influenza has been shown to influence </w:t>
      </w:r>
      <w:r w:rsidR="00D36585" w:rsidRPr="00D36585">
        <w:rPr>
          <w:rFonts w:ascii="Arial" w:eastAsia="Times New Roman" w:hAnsi="Arial" w:cs="Arial"/>
          <w:color w:val="212121"/>
          <w:kern w:val="36"/>
          <w:sz w:val="20"/>
          <w:szCs w:val="20"/>
        </w:rPr>
        <w:t>spillover</w:t>
      </w:r>
      <w:r w:rsidR="00A04007" w:rsidRPr="00D36585">
        <w:rPr>
          <w:rFonts w:ascii="Arial" w:eastAsia="Times New Roman" w:hAnsi="Arial" w:cs="Arial"/>
          <w:color w:val="212121"/>
          <w:kern w:val="36"/>
          <w:sz w:val="20"/>
          <w:szCs w:val="20"/>
        </w:rPr>
        <w:t xml:space="preserve"> from wild Birds to Pigs</w:t>
      </w:r>
      <w:r w:rsidR="00A04007" w:rsidRPr="00D36585">
        <w:rPr>
          <w:rFonts w:ascii="Arial" w:hAnsi="Arial" w:cs="Arial"/>
          <w:sz w:val="20"/>
          <w:szCs w:val="20"/>
        </w:rPr>
        <w:t xml:space="preserve"> </w:t>
      </w:r>
      <w:r w:rsidR="00A04007" w:rsidRPr="00D36585">
        <w:rPr>
          <w:rFonts w:ascii="Arial" w:eastAsia="Times New Roman" w:hAnsi="Arial" w:cs="Arial"/>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D36585">
        <w:rPr>
          <w:rFonts w:ascii="Arial" w:eastAsia="Times New Roman" w:hAnsi="Arial" w:cs="Arial"/>
          <w:color w:val="212121"/>
          <w:kern w:val="36"/>
          <w:sz w:val="20"/>
          <w:szCs w:val="20"/>
        </w:rPr>
        <w:instrText xml:space="preserve"> ADDIN EN.CITE </w:instrText>
      </w:r>
      <w:r w:rsidR="00A04007" w:rsidRPr="00D36585">
        <w:rPr>
          <w:rFonts w:ascii="Arial" w:eastAsia="Times New Roman" w:hAnsi="Arial" w:cs="Arial"/>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D36585">
        <w:rPr>
          <w:rFonts w:ascii="Arial" w:eastAsia="Times New Roman" w:hAnsi="Arial" w:cs="Arial"/>
          <w:color w:val="212121"/>
          <w:kern w:val="36"/>
          <w:sz w:val="20"/>
          <w:szCs w:val="20"/>
        </w:rPr>
        <w:instrText xml:space="preserve"> ADDIN EN.CITE.DATA </w:instrText>
      </w:r>
      <w:r w:rsidR="00A04007" w:rsidRPr="00D36585">
        <w:rPr>
          <w:rFonts w:ascii="Arial" w:eastAsia="Times New Roman" w:hAnsi="Arial" w:cs="Arial"/>
          <w:color w:val="212121"/>
          <w:kern w:val="36"/>
          <w:sz w:val="20"/>
          <w:szCs w:val="20"/>
        </w:rPr>
      </w:r>
      <w:r w:rsidR="00A04007" w:rsidRPr="00D36585">
        <w:rPr>
          <w:rFonts w:ascii="Arial" w:eastAsia="Times New Roman" w:hAnsi="Arial" w:cs="Arial"/>
          <w:color w:val="212121"/>
          <w:kern w:val="36"/>
          <w:sz w:val="20"/>
          <w:szCs w:val="20"/>
        </w:rPr>
        <w:fldChar w:fldCharType="end"/>
      </w:r>
      <w:r w:rsidR="00A04007" w:rsidRPr="00D36585">
        <w:rPr>
          <w:rFonts w:ascii="Arial" w:eastAsia="Times New Roman" w:hAnsi="Arial" w:cs="Arial"/>
          <w:color w:val="212121"/>
          <w:kern w:val="36"/>
          <w:sz w:val="20"/>
          <w:szCs w:val="20"/>
        </w:rPr>
      </w:r>
      <w:r w:rsidR="00A04007" w:rsidRPr="00D36585">
        <w:rPr>
          <w:rFonts w:ascii="Arial" w:eastAsia="Times New Roman" w:hAnsi="Arial" w:cs="Arial"/>
          <w:color w:val="212121"/>
          <w:kern w:val="36"/>
          <w:sz w:val="20"/>
          <w:szCs w:val="20"/>
        </w:rPr>
        <w:fldChar w:fldCharType="separate"/>
      </w:r>
      <w:r w:rsidR="00A04007" w:rsidRPr="00D36585">
        <w:rPr>
          <w:rFonts w:ascii="Arial" w:eastAsia="Times New Roman" w:hAnsi="Arial" w:cs="Arial"/>
          <w:noProof/>
          <w:color w:val="212121"/>
          <w:kern w:val="36"/>
          <w:sz w:val="20"/>
          <w:szCs w:val="20"/>
        </w:rPr>
        <w:t>(Zhang et al. 2020)</w:t>
      </w:r>
      <w:r w:rsidR="00A04007" w:rsidRPr="00D36585">
        <w:rPr>
          <w:rFonts w:ascii="Arial" w:eastAsia="Times New Roman" w:hAnsi="Arial" w:cs="Arial"/>
          <w:color w:val="212121"/>
          <w:kern w:val="36"/>
          <w:sz w:val="20"/>
          <w:szCs w:val="20"/>
        </w:rPr>
        <w:fldChar w:fldCharType="end"/>
      </w:r>
      <w:r w:rsidR="00A04007" w:rsidRPr="00D36585">
        <w:rPr>
          <w:rFonts w:ascii="Arial" w:eastAsia="Times New Roman" w:hAnsi="Arial" w:cs="Arial"/>
          <w:color w:val="212121"/>
          <w:kern w:val="36"/>
          <w:sz w:val="20"/>
          <w:szCs w:val="20"/>
        </w:rPr>
        <w:t>.</w:t>
      </w:r>
      <w:r w:rsidR="00E77CCE" w:rsidRPr="00D36585">
        <w:rPr>
          <w:rFonts w:ascii="Arial" w:hAnsi="Arial" w:cs="Arial"/>
          <w:sz w:val="20"/>
          <w:szCs w:val="20"/>
        </w:rPr>
        <w:t xml:space="preserve"> </w:t>
      </w:r>
      <w:r w:rsidR="00E77CCE" w:rsidRPr="00D36585">
        <w:rPr>
          <w:rFonts w:ascii="Arial" w:hAnsi="Arial" w:cs="Arial"/>
          <w:sz w:val="20"/>
          <w:szCs w:val="20"/>
          <w:lang w:val="en-GB"/>
        </w:rPr>
        <w:t xml:space="preserve">Additionally, </w:t>
      </w:r>
      <w:r w:rsidR="005D3E91" w:rsidRPr="00D36585">
        <w:rPr>
          <w:rFonts w:ascii="Arial" w:hAnsi="Arial" w:cs="Arial"/>
          <w:sz w:val="20"/>
          <w:szCs w:val="20"/>
          <w:lang w:val="en-GB"/>
        </w:rPr>
        <w:t>distribution</w:t>
      </w:r>
      <w:r w:rsidR="00E77CCE" w:rsidRPr="00AA6AB3">
        <w:rPr>
          <w:rFonts w:ascii="Arial" w:hAnsi="Arial" w:cs="Arial"/>
          <w:sz w:val="20"/>
          <w:szCs w:val="20"/>
          <w:lang w:val="en-GB"/>
        </w:rPr>
        <w:t xml:space="preserve"> of receptors in humans is of import. Humans</w:t>
      </w:r>
      <w:r w:rsidR="008E7540" w:rsidRPr="00AA6AB3">
        <w:rPr>
          <w:rFonts w:ascii="Arial" w:hAnsi="Arial" w:cs="Arial"/>
          <w:sz w:val="20"/>
          <w:szCs w:val="20"/>
          <w:lang w:val="en-GB"/>
        </w:rPr>
        <w:t xml:space="preserve"> </w:t>
      </w:r>
      <w:r w:rsidR="00E77CCE" w:rsidRPr="00AA6AB3">
        <w:rPr>
          <w:rFonts w:ascii="Arial" w:hAnsi="Arial" w:cs="Arial"/>
          <w:sz w:val="20"/>
          <w:szCs w:val="20"/>
          <w:lang w:val="en-GB"/>
        </w:rPr>
        <w:t xml:space="preserve"> possess</w:t>
      </w:r>
      <w:r w:rsidR="00E77CCE" w:rsidRPr="00AA6AB3">
        <w:rPr>
          <w:rFonts w:ascii="Arial" w:hAnsi="Arial" w:cs="Arial"/>
          <w:sz w:val="20"/>
          <w:szCs w:val="20"/>
        </w:rPr>
        <w:t xml:space="preserve"> SAα2,3Gal receptors, but only in their lower respiratory tract</w:t>
      </w:r>
      <w:r w:rsidR="00E77CCE" w:rsidRPr="00AA6AB3">
        <w:rPr>
          <w:rFonts w:ascii="Arial" w:hAnsi="Arial" w:cs="Arial"/>
          <w:sz w:val="20"/>
          <w:szCs w:val="20"/>
          <w:lang w:val="en-GB"/>
        </w:rPr>
        <w:t xml:space="preserve"> </w:t>
      </w:r>
      <w:r w:rsidR="00E77CCE" w:rsidRPr="00AA6AB3">
        <w:rPr>
          <w:rFonts w:ascii="Arial" w:hAnsi="Arial" w:cs="Arial"/>
          <w:sz w:val="20"/>
          <w:szCs w:val="20"/>
          <w:lang w:val="en-GB"/>
        </w:rPr>
        <w:fldChar w:fldCharType="begin"/>
      </w:r>
      <w:r w:rsidR="00E77CCE" w:rsidRPr="00AA6AB3">
        <w:rPr>
          <w:rFonts w:ascii="Arial" w:hAnsi="Arial" w:cs="Arial"/>
          <w:sz w:val="20"/>
          <w:szCs w:val="20"/>
          <w:lang w:val="en-GB"/>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AA6AB3">
        <w:rPr>
          <w:rFonts w:ascii="Arial" w:hAnsi="Arial" w:cs="Arial"/>
          <w:sz w:val="20"/>
          <w:szCs w:val="20"/>
          <w:lang w:val="en-GB"/>
        </w:rPr>
        <w:fldChar w:fldCharType="separate"/>
      </w:r>
      <w:r w:rsidR="00E77CCE" w:rsidRPr="00AA6AB3">
        <w:rPr>
          <w:rFonts w:ascii="Arial" w:hAnsi="Arial" w:cs="Arial"/>
          <w:sz w:val="20"/>
          <w:szCs w:val="20"/>
          <w:lang w:val="en-GB"/>
        </w:rPr>
        <w:t xml:space="preserve">(de Graaf and </w:t>
      </w:r>
      <w:proofErr w:type="spellStart"/>
      <w:r w:rsidR="00E77CCE" w:rsidRPr="00AA6AB3">
        <w:rPr>
          <w:rFonts w:ascii="Arial" w:hAnsi="Arial" w:cs="Arial"/>
          <w:sz w:val="20"/>
          <w:szCs w:val="20"/>
          <w:lang w:val="en-GB"/>
        </w:rPr>
        <w:lastRenderedPageBreak/>
        <w:t>Fouchier</w:t>
      </w:r>
      <w:proofErr w:type="spellEnd"/>
      <w:r w:rsidR="00E77CCE" w:rsidRPr="00AA6AB3">
        <w:rPr>
          <w:rFonts w:ascii="Arial" w:hAnsi="Arial" w:cs="Arial"/>
          <w:sz w:val="20"/>
          <w:szCs w:val="20"/>
          <w:lang w:val="en-GB"/>
        </w:rPr>
        <w:t xml:space="preserve"> 2014)</w:t>
      </w:r>
      <w:r w:rsidR="00E77CCE" w:rsidRPr="00AA6AB3">
        <w:rPr>
          <w:rFonts w:ascii="Arial" w:hAnsi="Arial" w:cs="Arial"/>
          <w:sz w:val="20"/>
          <w:szCs w:val="20"/>
          <w:lang w:val="en-GB"/>
        </w:rPr>
        <w:fldChar w:fldCharType="end"/>
      </w:r>
      <w:r w:rsidR="00E77CCE" w:rsidRPr="00AA6AB3">
        <w:rPr>
          <w:rFonts w:ascii="Arial" w:hAnsi="Arial" w:cs="Arial"/>
          <w:sz w:val="20"/>
          <w:szCs w:val="20"/>
          <w:lang w:val="en-GB"/>
        </w:rPr>
        <w:t xml:space="preserve">. So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much more severe infection with higher morbidity and mortality than a typical human strain of flu. Additionally, the fact that the virus </w:t>
      </w:r>
      <w:proofErr w:type="spellStart"/>
      <w:r w:rsidR="008E7540" w:rsidRPr="00AA6AB3">
        <w:rPr>
          <w:rFonts w:ascii="Arial" w:hAnsi="Arial" w:cs="Arial"/>
          <w:sz w:val="20"/>
          <w:szCs w:val="20"/>
          <w:lang w:val="en-GB"/>
        </w:rPr>
        <w:t>can not</w:t>
      </w:r>
      <w:proofErr w:type="spellEnd"/>
      <w:r w:rsidR="008E7540" w:rsidRPr="00AA6AB3">
        <w:rPr>
          <w:rFonts w:ascii="Arial" w:hAnsi="Arial" w:cs="Arial"/>
          <w:sz w:val="20"/>
          <w:szCs w:val="20"/>
          <w:lang w:val="en-GB"/>
        </w:rPr>
        <w:t xml:space="preserve"> </w:t>
      </w:r>
      <w:r w:rsidR="00E77CCE" w:rsidRPr="00AA6AB3">
        <w:rPr>
          <w:rFonts w:ascii="Arial" w:hAnsi="Arial" w:cs="Arial"/>
          <w:sz w:val="20"/>
          <w:szCs w:val="20"/>
          <w:lang w:val="en-GB"/>
        </w:rPr>
        <w:t xml:space="preserve">replicate in the upper </w:t>
      </w:r>
      <w:r w:rsidR="00511715">
        <w:rPr>
          <w:rFonts w:ascii="Arial" w:hAnsi="Arial" w:cs="Arial"/>
          <w:sz w:val="20"/>
          <w:szCs w:val="20"/>
          <w:lang w:val="en-GB"/>
        </w:rPr>
        <w:t>respiratory tract</w:t>
      </w:r>
      <w:r w:rsidR="00E77CCE" w:rsidRPr="00AA6AB3">
        <w:rPr>
          <w:rFonts w:ascii="Arial" w:hAnsi="Arial" w:cs="Arial"/>
          <w:sz w:val="20"/>
          <w:szCs w:val="20"/>
          <w:lang w:val="en-GB"/>
        </w:rPr>
        <w:t xml:space="preserve"> </w:t>
      </w:r>
      <w:r w:rsidR="008E7540" w:rsidRPr="00AA6AB3">
        <w:rPr>
          <w:rFonts w:ascii="Arial" w:hAnsi="Arial" w:cs="Arial"/>
          <w:sz w:val="20"/>
          <w:szCs w:val="20"/>
          <w:lang w:val="en-GB"/>
        </w:rPr>
        <w:t xml:space="preserve">makes it difficult </w:t>
      </w:r>
      <w:r w:rsidR="00E77CCE" w:rsidRPr="00AA6AB3">
        <w:rPr>
          <w:rFonts w:ascii="Arial" w:hAnsi="Arial" w:cs="Arial"/>
          <w:sz w:val="20"/>
          <w:szCs w:val="20"/>
          <w:lang w:val="en-GB"/>
        </w:rPr>
        <w:t xml:space="preserve"> for the virus to be transmitted via respiratory aerosol.  </w:t>
      </w:r>
    </w:p>
    <w:p w14:paraId="0991E17F" w14:textId="573E182C" w:rsidR="00C432B9" w:rsidRDefault="00E77CCE" w:rsidP="00AA6AB3">
      <w:pPr>
        <w:spacing w:line="480" w:lineRule="auto"/>
        <w:rPr>
          <w:rFonts w:ascii="Arial" w:hAnsi="Arial" w:cs="Arial"/>
          <w:sz w:val="20"/>
          <w:szCs w:val="20"/>
          <w:lang w:val="en-GB"/>
        </w:rPr>
      </w:pPr>
      <w:r w:rsidRPr="00AA6AB3">
        <w:rPr>
          <w:rFonts w:ascii="Arial" w:hAnsi="Arial" w:cs="Arial"/>
          <w:sz w:val="20"/>
          <w:szCs w:val="20"/>
          <w:lang w:val="en-GB"/>
        </w:rPr>
        <w:t xml:space="preserve">Waterfowl are considered as the primary wild reservoir of avian influenza strains and their role in this again partly comes down to receptor distribution. The </w:t>
      </w:r>
      <w:r w:rsidRPr="00AA6AB3">
        <w:rPr>
          <w:rFonts w:ascii="Arial" w:hAnsi="Arial" w:cs="Arial"/>
          <w:sz w:val="20"/>
          <w:szCs w:val="20"/>
        </w:rPr>
        <w:t>SAα2,3Gal receptors used by the influenza virus are present in large amounts in the intestinal tract of many species of m</w:t>
      </w:r>
      <w:r w:rsidR="002A07D2" w:rsidRPr="00AA6AB3">
        <w:rPr>
          <w:rFonts w:ascii="Arial" w:hAnsi="Arial" w:cs="Arial"/>
          <w:sz w:val="20"/>
          <w:szCs w:val="20"/>
          <w:lang w:val="en-GB"/>
        </w:rPr>
        <w:t>migratory</w:t>
      </w:r>
      <w:r w:rsidRPr="00AA6AB3">
        <w:rPr>
          <w:rFonts w:ascii="Arial" w:hAnsi="Arial" w:cs="Arial"/>
          <w:sz w:val="20"/>
          <w:szCs w:val="20"/>
          <w:lang w:val="en-GB"/>
        </w:rPr>
        <w:t xml:space="preserve"> waterfowl </w:t>
      </w:r>
      <w:r w:rsidRPr="00AA6AB3">
        <w:rPr>
          <w:rFonts w:ascii="Arial" w:hAnsi="Arial" w:cs="Arial"/>
          <w:noProof/>
          <w:sz w:val="20"/>
          <w:szCs w:val="20"/>
          <w:lang w:val="en-GB"/>
        </w:rPr>
        <w:fldChar w:fldCharType="begin"/>
      </w:r>
      <w:r w:rsidRPr="00AA6AB3">
        <w:rPr>
          <w:rFonts w:ascii="Arial" w:hAnsi="Arial" w:cs="Arial"/>
          <w:sz w:val="20"/>
          <w:szCs w:val="20"/>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AA6AB3">
        <w:rPr>
          <w:rFonts w:ascii="Arial" w:hAnsi="Arial" w:cs="Arial"/>
          <w:noProof/>
          <w:sz w:val="20"/>
          <w:szCs w:val="20"/>
          <w:lang w:val="en-GB"/>
        </w:rPr>
        <w:fldChar w:fldCharType="separate"/>
      </w:r>
      <w:r w:rsidRPr="00AA6AB3">
        <w:rPr>
          <w:rFonts w:ascii="Arial" w:hAnsi="Arial" w:cs="Arial"/>
          <w:sz w:val="20"/>
          <w:szCs w:val="20"/>
          <w:lang w:val="en-GB"/>
        </w:rPr>
        <w:t>(Costa et al. 2012)</w:t>
      </w:r>
      <w:r w:rsidRPr="00AA6AB3">
        <w:rPr>
          <w:rFonts w:ascii="Arial" w:hAnsi="Arial" w:cs="Arial"/>
          <w:noProof/>
          <w:sz w:val="20"/>
          <w:szCs w:val="20"/>
          <w:lang w:val="en-GB"/>
        </w:rPr>
        <w:fldChar w:fldCharType="end"/>
      </w:r>
      <w:r w:rsidRPr="00AA6AB3">
        <w:rPr>
          <w:rFonts w:ascii="Arial" w:hAnsi="Arial" w:cs="Arial"/>
          <w:sz w:val="20"/>
          <w:szCs w:val="20"/>
          <w:lang w:val="en-GB"/>
        </w:rPr>
        <w:t>. Waterfowl belonging to the </w:t>
      </w:r>
      <w:r w:rsidRPr="00AA6AB3">
        <w:rPr>
          <w:rFonts w:ascii="Arial" w:hAnsi="Arial" w:cs="Arial"/>
          <w:i/>
          <w:iCs/>
          <w:sz w:val="20"/>
          <w:szCs w:val="20"/>
          <w:lang w:val="en-GB"/>
        </w:rPr>
        <w:t>Anatidae</w:t>
      </w:r>
      <w:r w:rsidRPr="00AA6AB3">
        <w:rPr>
          <w:rFonts w:ascii="Arial" w:hAnsi="Arial" w:cs="Arial"/>
          <w:sz w:val="20"/>
          <w:szCs w:val="20"/>
          <w:lang w:val="en-GB"/>
        </w:rPr>
        <w:t xml:space="preserve"> family (ducks, geese, and swans) are the primary reservoir of all 16 hemagglutinin and 9 neuraminidase subtypes of avian influenza viruses </w: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w:t>
      </w:r>
      <w:proofErr w:type="spellStart"/>
      <w:r w:rsidRPr="00AA6AB3">
        <w:rPr>
          <w:rFonts w:ascii="Arial" w:hAnsi="Arial" w:cs="Arial"/>
          <w:sz w:val="20"/>
          <w:szCs w:val="20"/>
          <w:lang w:val="en-GB"/>
        </w:rPr>
        <w:t>Hansbro</w:t>
      </w:r>
      <w:proofErr w:type="spellEnd"/>
      <w:r w:rsidRPr="00AA6AB3">
        <w:rPr>
          <w:rFonts w:ascii="Arial" w:hAnsi="Arial" w:cs="Arial"/>
          <w:sz w:val="20"/>
          <w:szCs w:val="20"/>
          <w:lang w:val="en-GB"/>
        </w:rPr>
        <w:t xml:space="preserve"> et al. 2010)</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Migration by these birds results in the inoculation of waterways with live influenza virus which is relatively stable in the water </w: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w:t>
      </w:r>
      <w:proofErr w:type="spellStart"/>
      <w:r w:rsidRPr="00AA6AB3">
        <w:rPr>
          <w:rFonts w:ascii="Arial" w:hAnsi="Arial" w:cs="Arial"/>
          <w:sz w:val="20"/>
          <w:szCs w:val="20"/>
          <w:lang w:val="en-GB"/>
        </w:rPr>
        <w:t>Blagodatski</w:t>
      </w:r>
      <w:proofErr w:type="spellEnd"/>
      <w:r w:rsidRPr="00AA6AB3">
        <w:rPr>
          <w:rFonts w:ascii="Arial" w:hAnsi="Arial" w:cs="Arial"/>
          <w:sz w:val="20"/>
          <w:szCs w:val="20"/>
          <w:lang w:val="en-GB"/>
        </w:rPr>
        <w:t xml:space="preserve"> et al. 2021)</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Additionally, there is also the potential for free-ranging domestic fowl to be exposed to faeces containing avian influenza from these birds. </w:t>
      </w:r>
      <w:r w:rsidR="00391A9A">
        <w:rPr>
          <w:rFonts w:ascii="Arial" w:hAnsi="Arial" w:cs="Arial"/>
          <w:sz w:val="20"/>
          <w:szCs w:val="20"/>
          <w:lang w:val="en-GB"/>
        </w:rPr>
        <w:t xml:space="preserve">This illustrates how pathological features of infection and ecology can interact to directly influence viral </w:t>
      </w:r>
      <w:r w:rsidR="00B64D6E">
        <w:rPr>
          <w:rFonts w:ascii="Arial" w:hAnsi="Arial" w:cs="Arial"/>
          <w:sz w:val="20"/>
          <w:szCs w:val="20"/>
          <w:lang w:val="en-GB"/>
        </w:rPr>
        <w:t>transmission</w:t>
      </w:r>
      <w:r w:rsidR="00391A9A">
        <w:rPr>
          <w:rFonts w:ascii="Arial" w:hAnsi="Arial" w:cs="Arial"/>
          <w:sz w:val="20"/>
          <w:szCs w:val="20"/>
          <w:lang w:val="en-GB"/>
        </w:rPr>
        <w:t xml:space="preserve"> dynamics.</w:t>
      </w:r>
    </w:p>
    <w:p w14:paraId="0432240F" w14:textId="1BB66606" w:rsidR="00321D97" w:rsidRDefault="00823D5C" w:rsidP="00AA6AB3">
      <w:pPr>
        <w:spacing w:line="480" w:lineRule="auto"/>
        <w:rPr>
          <w:rFonts w:ascii="Arial" w:hAnsi="Arial" w:cs="Arial"/>
          <w:sz w:val="20"/>
          <w:szCs w:val="20"/>
          <w:lang w:val="en-GB"/>
        </w:rPr>
      </w:pPr>
      <w:r>
        <w:rPr>
          <w:rFonts w:ascii="Arial" w:hAnsi="Arial" w:cs="Arial"/>
          <w:sz w:val="20"/>
          <w:szCs w:val="20"/>
          <w:lang w:val="en-GB"/>
        </w:rPr>
        <w:t xml:space="preserve">These are some </w:t>
      </w:r>
      <w:r w:rsidR="003B74CB">
        <w:rPr>
          <w:rFonts w:ascii="Arial" w:hAnsi="Arial" w:cs="Arial"/>
          <w:sz w:val="20"/>
          <w:szCs w:val="20"/>
          <w:lang w:val="en-GB"/>
        </w:rPr>
        <w:t>well-studied</w:t>
      </w:r>
      <w:r>
        <w:rPr>
          <w:rFonts w:ascii="Arial" w:hAnsi="Arial" w:cs="Arial"/>
          <w:sz w:val="20"/>
          <w:szCs w:val="20"/>
          <w:lang w:val="en-GB"/>
        </w:rPr>
        <w:t xml:space="preserve"> examples of where </w:t>
      </w:r>
      <w:r w:rsidR="003B74CB">
        <w:rPr>
          <w:rFonts w:ascii="Arial" w:hAnsi="Arial" w:cs="Arial"/>
          <w:sz w:val="20"/>
          <w:szCs w:val="20"/>
          <w:lang w:val="en-GB"/>
        </w:rPr>
        <w:t>pathogenesis</w:t>
      </w:r>
      <w:r>
        <w:rPr>
          <w:rFonts w:ascii="Arial" w:hAnsi="Arial" w:cs="Arial"/>
          <w:sz w:val="20"/>
          <w:szCs w:val="20"/>
          <w:lang w:val="en-GB"/>
        </w:rPr>
        <w:t xml:space="preserve"> of infection is known to play a significant role in the outcome of infection and </w:t>
      </w:r>
      <w:r w:rsidR="003B74CB">
        <w:rPr>
          <w:rFonts w:ascii="Arial" w:hAnsi="Arial" w:cs="Arial"/>
          <w:sz w:val="20"/>
          <w:szCs w:val="20"/>
          <w:lang w:val="en-GB"/>
        </w:rPr>
        <w:t>specifically</w:t>
      </w:r>
      <w:r>
        <w:rPr>
          <w:rFonts w:ascii="Arial" w:hAnsi="Arial" w:cs="Arial"/>
          <w:sz w:val="20"/>
          <w:szCs w:val="20"/>
          <w:lang w:val="en-GB"/>
        </w:rPr>
        <w:t xml:space="preserve"> the ability to infect a novel host. The question </w:t>
      </w:r>
      <w:r w:rsidR="003B74CB">
        <w:rPr>
          <w:rFonts w:ascii="Arial" w:hAnsi="Arial" w:cs="Arial"/>
          <w:sz w:val="20"/>
          <w:szCs w:val="20"/>
          <w:lang w:val="en-GB"/>
        </w:rPr>
        <w:t>arises</w:t>
      </w:r>
      <w:r>
        <w:rPr>
          <w:rFonts w:ascii="Arial" w:hAnsi="Arial" w:cs="Arial"/>
          <w:sz w:val="20"/>
          <w:szCs w:val="20"/>
          <w:lang w:val="en-GB"/>
        </w:rPr>
        <w:t xml:space="preserve"> of whether </w:t>
      </w:r>
      <w:r w:rsidR="003B74CB">
        <w:rPr>
          <w:rFonts w:ascii="Arial" w:hAnsi="Arial" w:cs="Arial"/>
          <w:sz w:val="20"/>
          <w:szCs w:val="20"/>
          <w:lang w:val="en-GB"/>
        </w:rPr>
        <w:t>similar</w:t>
      </w:r>
      <w:r>
        <w:rPr>
          <w:rFonts w:ascii="Arial" w:hAnsi="Arial" w:cs="Arial"/>
          <w:sz w:val="20"/>
          <w:szCs w:val="20"/>
          <w:lang w:val="en-GB"/>
        </w:rPr>
        <w:t xml:space="preserve"> examples exist in the broader literature of pathological </w:t>
      </w:r>
      <w:r w:rsidR="003B74CB">
        <w:rPr>
          <w:rFonts w:ascii="Arial" w:hAnsi="Arial" w:cs="Arial"/>
          <w:sz w:val="20"/>
          <w:szCs w:val="20"/>
          <w:lang w:val="en-GB"/>
        </w:rPr>
        <w:t>traits</w:t>
      </w:r>
      <w:r>
        <w:rPr>
          <w:rFonts w:ascii="Arial" w:hAnsi="Arial" w:cs="Arial"/>
          <w:sz w:val="20"/>
          <w:szCs w:val="20"/>
          <w:lang w:val="en-GB"/>
        </w:rPr>
        <w:t xml:space="preserve"> influencing a viruses </w:t>
      </w:r>
      <w:r w:rsidR="003B74CB">
        <w:rPr>
          <w:rFonts w:ascii="Arial" w:hAnsi="Arial" w:cs="Arial"/>
          <w:sz w:val="20"/>
          <w:szCs w:val="20"/>
          <w:lang w:val="en-GB"/>
        </w:rPr>
        <w:t>ability</w:t>
      </w:r>
      <w:r>
        <w:rPr>
          <w:rFonts w:ascii="Arial" w:hAnsi="Arial" w:cs="Arial"/>
          <w:sz w:val="20"/>
          <w:szCs w:val="20"/>
          <w:lang w:val="en-GB"/>
        </w:rPr>
        <w:t xml:space="preserve"> to infect novel </w:t>
      </w:r>
      <w:r w:rsidR="003B74CB">
        <w:rPr>
          <w:rFonts w:ascii="Arial" w:hAnsi="Arial" w:cs="Arial"/>
          <w:sz w:val="20"/>
          <w:szCs w:val="20"/>
          <w:lang w:val="en-GB"/>
        </w:rPr>
        <w:t>species</w:t>
      </w:r>
      <w:r>
        <w:rPr>
          <w:rFonts w:ascii="Arial" w:hAnsi="Arial" w:cs="Arial"/>
          <w:sz w:val="20"/>
          <w:szCs w:val="20"/>
          <w:lang w:val="en-GB"/>
        </w:rPr>
        <w:t xml:space="preserve"> and whether </w:t>
      </w:r>
      <w:r w:rsidR="003B74CB">
        <w:rPr>
          <w:rFonts w:ascii="Arial" w:hAnsi="Arial" w:cs="Arial"/>
          <w:sz w:val="20"/>
          <w:szCs w:val="20"/>
          <w:lang w:val="en-GB"/>
        </w:rPr>
        <w:t>general</w:t>
      </w:r>
      <w:r>
        <w:rPr>
          <w:rFonts w:ascii="Arial" w:hAnsi="Arial" w:cs="Arial"/>
          <w:sz w:val="20"/>
          <w:szCs w:val="20"/>
          <w:lang w:val="en-GB"/>
        </w:rPr>
        <w:t xml:space="preserve"> patterns exist that can at least partially explain the role pathological traits may play in cross species </w:t>
      </w:r>
      <w:r w:rsidR="003B74CB">
        <w:rPr>
          <w:rFonts w:ascii="Arial" w:hAnsi="Arial" w:cs="Arial"/>
          <w:sz w:val="20"/>
          <w:szCs w:val="20"/>
          <w:lang w:val="en-GB"/>
        </w:rPr>
        <w:t>transmission</w:t>
      </w:r>
      <w:r>
        <w:rPr>
          <w:rFonts w:ascii="Arial" w:hAnsi="Arial" w:cs="Arial"/>
          <w:sz w:val="20"/>
          <w:szCs w:val="20"/>
          <w:lang w:val="en-GB"/>
        </w:rPr>
        <w:t xml:space="preserve">, this is a seldom studied area of cross species </w:t>
      </w:r>
      <w:r w:rsidR="003B74CB">
        <w:rPr>
          <w:rFonts w:ascii="Arial" w:hAnsi="Arial" w:cs="Arial"/>
          <w:sz w:val="20"/>
          <w:szCs w:val="20"/>
          <w:lang w:val="en-GB"/>
        </w:rPr>
        <w:t>transmission</w:t>
      </w:r>
      <w:r>
        <w:rPr>
          <w:rFonts w:ascii="Arial" w:hAnsi="Arial" w:cs="Arial"/>
          <w:sz w:val="20"/>
          <w:szCs w:val="20"/>
          <w:lang w:val="en-GB"/>
        </w:rPr>
        <w:t xml:space="preserve"> and there are likely significant gaps in the available literature.</w:t>
      </w:r>
    </w:p>
    <w:p w14:paraId="27CF37C5" w14:textId="77777777" w:rsidR="004651D9" w:rsidRDefault="00190E35" w:rsidP="00AA6AB3">
      <w:pPr>
        <w:spacing w:line="480" w:lineRule="auto"/>
        <w:rPr>
          <w:rFonts w:ascii="Arial" w:hAnsi="Arial" w:cs="Arial"/>
          <w:sz w:val="20"/>
          <w:szCs w:val="20"/>
          <w:highlight w:val="cyan"/>
        </w:rPr>
      </w:pPr>
      <w:r w:rsidRPr="008037F9">
        <w:rPr>
          <w:rFonts w:ascii="Arial" w:hAnsi="Arial" w:cs="Arial"/>
          <w:sz w:val="20"/>
          <w:szCs w:val="20"/>
          <w:highlight w:val="cyan"/>
        </w:rPr>
        <w:t xml:space="preserve">Here, we synthesize available literature on cross-species transmission events </w:t>
      </w:r>
      <w:r w:rsidR="00C67E1D" w:rsidRPr="008037F9">
        <w:rPr>
          <w:rFonts w:ascii="Arial" w:hAnsi="Arial" w:cs="Arial"/>
          <w:sz w:val="20"/>
          <w:szCs w:val="20"/>
          <w:highlight w:val="cyan"/>
        </w:rPr>
        <w:t xml:space="preserve">along with pathological data </w:t>
      </w:r>
      <w:r w:rsidR="002D2C53" w:rsidRPr="008037F9">
        <w:rPr>
          <w:rFonts w:ascii="Arial" w:hAnsi="Arial" w:cs="Arial"/>
          <w:sz w:val="20"/>
          <w:szCs w:val="20"/>
          <w:highlight w:val="cyan"/>
        </w:rPr>
        <w:t>to determine</w:t>
      </w:r>
      <w:r w:rsidR="00010045" w:rsidRPr="008037F9">
        <w:rPr>
          <w:rFonts w:ascii="Arial" w:hAnsi="Arial" w:cs="Arial"/>
          <w:sz w:val="20"/>
          <w:szCs w:val="20"/>
          <w:highlight w:val="cyan"/>
        </w:rPr>
        <w:t xml:space="preserve"> how aspects of viral pathogenesis affect cross-species transmission in RNA viruses. </w:t>
      </w:r>
    </w:p>
    <w:p w14:paraId="00F7860A" w14:textId="1125D936" w:rsidR="00BD65F0" w:rsidRPr="00AA6AB3" w:rsidRDefault="004651D9" w:rsidP="00AA6AB3">
      <w:pPr>
        <w:spacing w:line="480" w:lineRule="auto"/>
        <w:rPr>
          <w:rFonts w:ascii="Arial" w:hAnsi="Arial" w:cs="Arial"/>
          <w:sz w:val="20"/>
          <w:szCs w:val="20"/>
        </w:rPr>
      </w:pPr>
      <w:r>
        <w:rPr>
          <w:rFonts w:ascii="Arial" w:hAnsi="Arial" w:cs="Arial"/>
          <w:sz w:val="20"/>
          <w:szCs w:val="20"/>
          <w:highlight w:val="cyan"/>
        </w:rPr>
        <w:t xml:space="preserve">The objectives of this study are two-fold; </w:t>
      </w:r>
      <w:r w:rsidR="003B74CB">
        <w:rPr>
          <w:rFonts w:ascii="Arial" w:hAnsi="Arial" w:cs="Arial"/>
          <w:sz w:val="20"/>
          <w:szCs w:val="20"/>
          <w:highlight w:val="cyan"/>
        </w:rPr>
        <w:t>firstly,</w:t>
      </w:r>
      <w:r>
        <w:rPr>
          <w:rFonts w:ascii="Arial" w:hAnsi="Arial" w:cs="Arial"/>
          <w:sz w:val="20"/>
          <w:szCs w:val="20"/>
          <w:highlight w:val="cyan"/>
        </w:rPr>
        <w:t xml:space="preserve"> we aimed to investigate the </w:t>
      </w:r>
      <w:r w:rsidR="003B74CB">
        <w:rPr>
          <w:rFonts w:ascii="Arial" w:hAnsi="Arial" w:cs="Arial"/>
          <w:sz w:val="20"/>
          <w:szCs w:val="20"/>
          <w:highlight w:val="cyan"/>
        </w:rPr>
        <w:t>availability</w:t>
      </w:r>
      <w:r>
        <w:rPr>
          <w:rFonts w:ascii="Arial" w:hAnsi="Arial" w:cs="Arial"/>
          <w:sz w:val="20"/>
          <w:szCs w:val="20"/>
          <w:highlight w:val="cyan"/>
        </w:rPr>
        <w:t xml:space="preserve"> and quality of existing pathological data as it currently stands and how it is suited to answering questions related to </w:t>
      </w:r>
      <w:r w:rsidR="003B74CB">
        <w:rPr>
          <w:rFonts w:ascii="Arial" w:hAnsi="Arial" w:cs="Arial"/>
          <w:sz w:val="20"/>
          <w:szCs w:val="20"/>
          <w:highlight w:val="cyan"/>
        </w:rPr>
        <w:t>pathology</w:t>
      </w:r>
      <w:r>
        <w:rPr>
          <w:rFonts w:ascii="Arial" w:hAnsi="Arial" w:cs="Arial"/>
          <w:sz w:val="20"/>
          <w:szCs w:val="20"/>
          <w:highlight w:val="cyan"/>
        </w:rPr>
        <w:t xml:space="preserve"> and cross species transmission and where gaps in this knowledge may lie. Secondly we aimed </w:t>
      </w:r>
      <w:r>
        <w:rPr>
          <w:rFonts w:ascii="Arial" w:hAnsi="Arial" w:cs="Arial"/>
          <w:sz w:val="20"/>
          <w:szCs w:val="20"/>
          <w:highlight w:val="cyan"/>
        </w:rPr>
        <w:lastRenderedPageBreak/>
        <w:t xml:space="preserve">to </w:t>
      </w:r>
      <w:r w:rsidR="003B74CB">
        <w:rPr>
          <w:rFonts w:ascii="Arial" w:hAnsi="Arial" w:cs="Arial"/>
          <w:sz w:val="20"/>
          <w:szCs w:val="20"/>
          <w:highlight w:val="cyan"/>
        </w:rPr>
        <w:t>analyze</w:t>
      </w:r>
      <w:r>
        <w:rPr>
          <w:rFonts w:ascii="Arial" w:hAnsi="Arial" w:cs="Arial"/>
          <w:sz w:val="20"/>
          <w:szCs w:val="20"/>
          <w:highlight w:val="cyan"/>
        </w:rPr>
        <w:t xml:space="preserve">  the available data and identify pathological </w:t>
      </w:r>
      <w:r w:rsidR="003B74CB">
        <w:rPr>
          <w:rFonts w:ascii="Arial" w:hAnsi="Arial" w:cs="Arial"/>
          <w:sz w:val="20"/>
          <w:szCs w:val="20"/>
          <w:highlight w:val="cyan"/>
        </w:rPr>
        <w:t>traits</w:t>
      </w:r>
      <w:r>
        <w:rPr>
          <w:rFonts w:ascii="Arial" w:hAnsi="Arial" w:cs="Arial"/>
          <w:sz w:val="20"/>
          <w:szCs w:val="20"/>
          <w:highlight w:val="cyan"/>
        </w:rPr>
        <w:t xml:space="preserve"> associated with different types of cross species </w:t>
      </w:r>
      <w:r w:rsidR="003B74CB">
        <w:rPr>
          <w:rFonts w:ascii="Arial" w:hAnsi="Arial" w:cs="Arial"/>
          <w:sz w:val="20"/>
          <w:szCs w:val="20"/>
          <w:highlight w:val="cyan"/>
        </w:rPr>
        <w:t>transmission</w:t>
      </w:r>
      <w:r>
        <w:rPr>
          <w:rFonts w:ascii="Arial" w:hAnsi="Arial" w:cs="Arial"/>
          <w:sz w:val="20"/>
          <w:szCs w:val="20"/>
          <w:highlight w:val="cyan"/>
        </w:rPr>
        <w:t xml:space="preserve"> events, in particular whether these events involve humans or not. </w:t>
      </w:r>
    </w:p>
    <w:bookmarkEnd w:id="0"/>
    <w:p w14:paraId="264833AE" w14:textId="549B1BF7" w:rsidR="00041D61" w:rsidRPr="00AA6AB3" w:rsidRDefault="00041D61" w:rsidP="00AA6AB3">
      <w:pPr>
        <w:pStyle w:val="NormalWeb"/>
        <w:spacing w:before="180" w:beforeAutospacing="0" w:after="180" w:afterAutospacing="0" w:line="480" w:lineRule="auto"/>
        <w:rPr>
          <w:rFonts w:ascii="Arial" w:hAnsi="Arial" w:cs="Arial"/>
          <w:sz w:val="20"/>
          <w:szCs w:val="20"/>
        </w:rPr>
      </w:pPr>
    </w:p>
    <w:p w14:paraId="004217DC" w14:textId="6D8D07E1" w:rsidR="00391A9A" w:rsidRDefault="00391A9A" w:rsidP="00AA6AB3">
      <w:pPr>
        <w:pStyle w:val="NormalWeb"/>
        <w:spacing w:before="180" w:beforeAutospacing="0" w:after="180" w:afterAutospacing="0" w:line="480" w:lineRule="auto"/>
        <w:rPr>
          <w:rFonts w:ascii="Arial" w:hAnsi="Arial" w:cs="Arial"/>
          <w:b/>
          <w:bCs/>
          <w:sz w:val="22"/>
          <w:szCs w:val="22"/>
          <w:u w:val="single"/>
        </w:rPr>
      </w:pPr>
    </w:p>
    <w:p w14:paraId="56743980" w14:textId="2AF03C3D" w:rsidR="003D7FA5" w:rsidRDefault="003D7FA5" w:rsidP="00AA6AB3">
      <w:pPr>
        <w:pStyle w:val="NormalWeb"/>
        <w:spacing w:before="180" w:beforeAutospacing="0" w:after="180" w:afterAutospacing="0" w:line="480" w:lineRule="auto"/>
        <w:rPr>
          <w:rFonts w:ascii="Arial" w:hAnsi="Arial" w:cs="Arial"/>
          <w:b/>
          <w:bCs/>
          <w:sz w:val="22"/>
          <w:szCs w:val="22"/>
          <w:u w:val="single"/>
        </w:rPr>
      </w:pPr>
    </w:p>
    <w:p w14:paraId="5D43B325" w14:textId="093C7B1F" w:rsidR="003D7FA5" w:rsidRDefault="003D7FA5" w:rsidP="00AA6AB3">
      <w:pPr>
        <w:pStyle w:val="NormalWeb"/>
        <w:spacing w:before="180" w:beforeAutospacing="0" w:after="180" w:afterAutospacing="0" w:line="480" w:lineRule="auto"/>
        <w:rPr>
          <w:rFonts w:ascii="Arial" w:hAnsi="Arial" w:cs="Arial"/>
          <w:b/>
          <w:bCs/>
          <w:sz w:val="22"/>
          <w:szCs w:val="22"/>
          <w:u w:val="single"/>
        </w:rPr>
      </w:pPr>
    </w:p>
    <w:p w14:paraId="6551A13A" w14:textId="77777777" w:rsidR="003D7FA5" w:rsidRDefault="003D7FA5" w:rsidP="00AA6AB3">
      <w:pPr>
        <w:pStyle w:val="NormalWeb"/>
        <w:spacing w:before="180" w:beforeAutospacing="0" w:after="180" w:afterAutospacing="0" w:line="480" w:lineRule="auto"/>
        <w:rPr>
          <w:rFonts w:ascii="Arial" w:hAnsi="Arial" w:cs="Arial"/>
          <w:b/>
          <w:bCs/>
          <w:sz w:val="22"/>
          <w:szCs w:val="22"/>
          <w:u w:val="single"/>
        </w:rPr>
      </w:pPr>
    </w:p>
    <w:p w14:paraId="13FF6418" w14:textId="6E8F0866" w:rsidR="00F55701" w:rsidRPr="00AA6AB3" w:rsidRDefault="001160DC" w:rsidP="00AA6AB3">
      <w:pPr>
        <w:pStyle w:val="NormalWeb"/>
        <w:spacing w:before="180" w:beforeAutospacing="0" w:after="180" w:afterAutospacing="0" w:line="480" w:lineRule="auto"/>
        <w:rPr>
          <w:rFonts w:ascii="Arial" w:hAnsi="Arial" w:cs="Arial"/>
          <w:b/>
          <w:bCs/>
          <w:sz w:val="22"/>
          <w:szCs w:val="22"/>
          <w:u w:val="single"/>
        </w:rPr>
      </w:pPr>
      <w:r w:rsidRPr="00AA6AB3">
        <w:rPr>
          <w:rFonts w:ascii="Arial" w:hAnsi="Arial" w:cs="Arial"/>
          <w:b/>
          <w:bCs/>
          <w:sz w:val="22"/>
          <w:szCs w:val="22"/>
          <w:u w:val="single"/>
        </w:rPr>
        <w:t>M</w:t>
      </w:r>
      <w:r w:rsidR="00F55701" w:rsidRPr="00AA6AB3">
        <w:rPr>
          <w:rFonts w:ascii="Arial" w:hAnsi="Arial" w:cs="Arial"/>
          <w:b/>
          <w:bCs/>
          <w:sz w:val="22"/>
          <w:szCs w:val="22"/>
          <w:u w:val="single"/>
        </w:rPr>
        <w:t xml:space="preserve">ethods </w:t>
      </w:r>
    </w:p>
    <w:p w14:paraId="0C1B1C11" w14:textId="77777777" w:rsidR="001160DC" w:rsidRPr="00AA6AB3" w:rsidRDefault="001160DC" w:rsidP="00AA6AB3">
      <w:pPr>
        <w:spacing w:before="180" w:after="180" w:line="480" w:lineRule="auto"/>
        <w:rPr>
          <w:rFonts w:ascii="Arial" w:eastAsia="Times New Roman" w:hAnsi="Arial" w:cs="Arial"/>
          <w:sz w:val="20"/>
          <w:szCs w:val="20"/>
        </w:rPr>
      </w:pPr>
      <w:r w:rsidRPr="00AA6AB3">
        <w:rPr>
          <w:rFonts w:ascii="Arial" w:eastAsia="Times New Roman" w:hAnsi="Arial" w:cs="Arial"/>
          <w:b/>
          <w:bCs/>
          <w:color w:val="000000"/>
          <w:sz w:val="20"/>
          <w:szCs w:val="20"/>
        </w:rPr>
        <w:t>Data acquisition and overview </w:t>
      </w:r>
    </w:p>
    <w:p w14:paraId="0EA0A249" w14:textId="1CC179E0" w:rsidR="003243B7" w:rsidRPr="00AA6AB3" w:rsidRDefault="00F55701"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sz w:val="20"/>
          <w:szCs w:val="20"/>
        </w:rPr>
        <w:t>A search of the Pub</w:t>
      </w:r>
      <w:r w:rsidR="00C67E1D">
        <w:rPr>
          <w:rFonts w:ascii="Arial" w:hAnsi="Arial" w:cs="Arial"/>
          <w:sz w:val="20"/>
          <w:szCs w:val="20"/>
        </w:rPr>
        <w:t>M</w:t>
      </w:r>
      <w:r w:rsidRPr="00AA6AB3">
        <w:rPr>
          <w:rFonts w:ascii="Arial" w:hAnsi="Arial" w:cs="Arial"/>
          <w:sz w:val="20"/>
          <w:szCs w:val="20"/>
        </w:rPr>
        <w:t xml:space="preserve">ed database was performed </w:t>
      </w:r>
      <w:r w:rsidR="008A5622" w:rsidRPr="00AA6AB3">
        <w:rPr>
          <w:rFonts w:ascii="Arial" w:hAnsi="Arial" w:cs="Arial"/>
          <w:sz w:val="20"/>
          <w:szCs w:val="20"/>
        </w:rPr>
        <w:t>as described below.</w:t>
      </w:r>
      <w:r w:rsidRPr="00AA6AB3">
        <w:rPr>
          <w:rFonts w:ascii="Arial" w:hAnsi="Arial" w:cs="Arial"/>
          <w:sz w:val="20"/>
          <w:szCs w:val="20"/>
        </w:rPr>
        <w:t xml:space="preserve"> These search results were then screened using the </w:t>
      </w:r>
      <w:proofErr w:type="spellStart"/>
      <w:r w:rsidRPr="00C67E1D">
        <w:rPr>
          <w:rFonts w:ascii="Arial" w:hAnsi="Arial" w:cs="Arial"/>
          <w:i/>
          <w:iCs/>
          <w:sz w:val="20"/>
          <w:szCs w:val="20"/>
        </w:rPr>
        <w:t>metagear</w:t>
      </w:r>
      <w:proofErr w:type="spellEnd"/>
      <w:r w:rsidRPr="00AA6AB3">
        <w:rPr>
          <w:rFonts w:ascii="Arial" w:hAnsi="Arial" w:cs="Arial"/>
          <w:sz w:val="20"/>
          <w:szCs w:val="20"/>
        </w:rPr>
        <w:t xml:space="preserve"> package in R according to the </w:t>
      </w:r>
      <w:commentRangeStart w:id="5"/>
      <w:commentRangeStart w:id="6"/>
      <w:commentRangeStart w:id="7"/>
      <w:r w:rsidRPr="00AA6AB3">
        <w:rPr>
          <w:rFonts w:ascii="Arial" w:hAnsi="Arial" w:cs="Arial"/>
          <w:sz w:val="20"/>
          <w:szCs w:val="20"/>
        </w:rPr>
        <w:t>Prisma guidelines fig</w:t>
      </w:r>
      <w:r w:rsidR="00C67E1D">
        <w:rPr>
          <w:rFonts w:ascii="Arial" w:hAnsi="Arial" w:cs="Arial"/>
          <w:sz w:val="20"/>
          <w:szCs w:val="20"/>
        </w:rPr>
        <w:t xml:space="preserve"> X</w:t>
      </w:r>
      <w:r w:rsidRPr="00AA6AB3">
        <w:rPr>
          <w:rFonts w:ascii="Arial" w:hAnsi="Arial" w:cs="Arial"/>
          <w:sz w:val="20"/>
          <w:szCs w:val="20"/>
        </w:rPr>
        <w:t>.</w:t>
      </w:r>
      <w:r w:rsidR="003243B7" w:rsidRPr="00AA6AB3">
        <w:rPr>
          <w:rFonts w:ascii="Arial" w:hAnsi="Arial" w:cs="Arial"/>
          <w:b/>
          <w:bCs/>
          <w:sz w:val="20"/>
          <w:szCs w:val="20"/>
        </w:rPr>
        <w:t xml:space="preserve">. </w:t>
      </w:r>
      <w:r w:rsidR="003243B7" w:rsidRPr="00AA6AB3">
        <w:rPr>
          <w:rFonts w:ascii="Arial" w:hAnsi="Arial" w:cs="Arial"/>
          <w:sz w:val="20"/>
          <w:szCs w:val="20"/>
        </w:rPr>
        <w:t xml:space="preserve">Following this a </w:t>
      </w:r>
      <w:r w:rsidR="004131A4" w:rsidRPr="00AA6AB3">
        <w:rPr>
          <w:rFonts w:ascii="Arial" w:hAnsi="Arial" w:cs="Arial"/>
          <w:sz w:val="20"/>
          <w:szCs w:val="20"/>
        </w:rPr>
        <w:t xml:space="preserve">secondary </w:t>
      </w:r>
      <w:r w:rsidR="003243B7" w:rsidRPr="00AA6AB3">
        <w:rPr>
          <w:rFonts w:ascii="Arial" w:hAnsi="Arial" w:cs="Arial"/>
          <w:sz w:val="20"/>
          <w:szCs w:val="20"/>
        </w:rPr>
        <w:t>search was conducted to provide known pathological data for each virus</w:t>
      </w:r>
      <w:r w:rsidR="00C47B0A">
        <w:rPr>
          <w:rFonts w:ascii="Arial" w:hAnsi="Arial" w:cs="Arial"/>
          <w:sz w:val="20"/>
          <w:szCs w:val="20"/>
        </w:rPr>
        <w:t>.</w:t>
      </w:r>
      <w:r w:rsidR="003243B7" w:rsidRPr="00AA6AB3">
        <w:rPr>
          <w:rFonts w:ascii="Arial" w:hAnsi="Arial" w:cs="Arial"/>
          <w:b/>
          <w:bCs/>
          <w:sz w:val="20"/>
          <w:szCs w:val="20"/>
        </w:rPr>
        <w:t xml:space="preserve"> </w:t>
      </w:r>
      <w:r w:rsidR="002D2C53">
        <w:rPr>
          <w:rFonts w:ascii="Arial" w:hAnsi="Arial" w:cs="Arial"/>
          <w:b/>
          <w:bCs/>
          <w:sz w:val="20"/>
          <w:szCs w:val="20"/>
        </w:rPr>
        <w:t xml:space="preserve"> </w:t>
      </w:r>
      <w:commentRangeEnd w:id="5"/>
      <w:r w:rsidR="00CD44B5">
        <w:rPr>
          <w:rStyle w:val="CommentReference"/>
          <w:rFonts w:asciiTheme="minorHAnsi" w:eastAsiaTheme="minorHAnsi" w:hAnsiTheme="minorHAnsi" w:cstheme="minorBidi"/>
        </w:rPr>
        <w:commentReference w:id="5"/>
      </w:r>
      <w:commentRangeEnd w:id="6"/>
      <w:r w:rsidR="00CD44B5">
        <w:rPr>
          <w:rStyle w:val="CommentReference"/>
          <w:rFonts w:asciiTheme="minorHAnsi" w:eastAsiaTheme="minorHAnsi" w:hAnsiTheme="minorHAnsi" w:cstheme="minorBidi"/>
        </w:rPr>
        <w:commentReference w:id="6"/>
      </w:r>
      <w:commentRangeEnd w:id="7"/>
      <w:r w:rsidR="00A94849">
        <w:rPr>
          <w:rStyle w:val="CommentReference"/>
          <w:rFonts w:asciiTheme="minorHAnsi" w:eastAsiaTheme="minorHAnsi" w:hAnsiTheme="minorHAnsi" w:cstheme="minorBidi"/>
        </w:rPr>
        <w:commentReference w:id="7"/>
      </w:r>
    </w:p>
    <w:p w14:paraId="66D7F492" w14:textId="2439312B" w:rsidR="001160DC"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resulting </w:t>
      </w:r>
      <w:r w:rsidR="001160DC" w:rsidRPr="00AA6AB3">
        <w:rPr>
          <w:rFonts w:ascii="Arial" w:hAnsi="Arial" w:cs="Arial"/>
          <w:sz w:val="20"/>
          <w:szCs w:val="20"/>
        </w:rPr>
        <w:t>d</w:t>
      </w:r>
      <w:r w:rsidR="001160DC" w:rsidRPr="00AA6AB3">
        <w:rPr>
          <w:rFonts w:ascii="Arial" w:hAnsi="Arial" w:cs="Arial"/>
          <w:color w:val="000000"/>
          <w:sz w:val="20"/>
          <w:szCs w:val="20"/>
        </w:rPr>
        <w:t xml:space="preserve">ata were imported into R Studio </w:t>
      </w:r>
      <w:r w:rsidR="008037F9" w:rsidRPr="004E41E3">
        <w:rPr>
          <w:color w:val="000000"/>
        </w:rPr>
        <w:t xml:space="preserve">(version </w:t>
      </w:r>
      <w:r w:rsidR="008037F9" w:rsidRPr="00FB5406">
        <w:rPr>
          <w:color w:val="000000"/>
        </w:rPr>
        <w:t>2022.12.0+353</w:t>
      </w:r>
      <w:r w:rsidR="008037F9">
        <w:rPr>
          <w:color w:val="000000"/>
        </w:rPr>
        <w:t>)</w:t>
      </w:r>
      <w:r w:rsidR="008037F9" w:rsidRPr="00FB5406">
        <w:rPr>
          <w:color w:val="000000"/>
        </w:rPr>
        <w:t> </w:t>
      </w:r>
      <w:r w:rsidR="008037F9">
        <w:rPr>
          <w:color w:val="000000"/>
        </w:rPr>
        <w:fldChar w:fldCharType="begin"/>
      </w:r>
      <w:r w:rsidR="008037F9">
        <w:rPr>
          <w:color w:val="000000"/>
        </w:rPr>
        <w:instrText xml:space="preserve"> ADDIN EN.CITE &lt;EndNote&gt;&lt;Cite&gt;&lt;Author&gt;Posit team&lt;/Author&gt;&lt;Year&gt;2022&lt;/Year&gt;&lt;RecNum&gt;7751&lt;/RecNum&gt;&lt;DisplayText&gt;(Posit team 2022)&lt;/DisplayText&gt;&lt;record&gt;&lt;rec-number&gt;7751&lt;/rec-number&gt;&lt;foreign-keys&gt;&lt;key app="EN" db-id="pv99xppxsftrpnevsxkp0tvm950xsdp9wz2x" timestamp="1675369978"&gt;7751&lt;/key&gt;&lt;/foreign-keys&gt;&lt;ref-type name="Computer Program"&gt;9&lt;/ref-type&gt;&lt;contributors&gt;&lt;authors&gt;&lt;author&gt;Posit team,&lt;/author&gt;&lt;/authors&gt;&lt;/contributors&gt;&lt;titles&gt;&lt;title&gt;RStudio: Integrated Development Environment for R&lt;/title&gt;&lt;/titles&gt;&lt;dates&gt;&lt;year&gt;2022&lt;/year&gt;&lt;/dates&gt;&lt;pub-location&gt;Boston, MA&lt;/pub-location&gt;&lt;publisher&gt;Posit  Software&lt;/publisher&gt;&lt;urls&gt;&lt;related-urls&gt;&lt;url&gt; http://www.posit.co/.&lt;/url&gt;&lt;/related-urls&gt;&lt;/urls&gt;&lt;/record&gt;&lt;/Cite&gt;&lt;/EndNote&gt;</w:instrText>
      </w:r>
      <w:r w:rsidR="008037F9">
        <w:rPr>
          <w:color w:val="000000"/>
        </w:rPr>
        <w:fldChar w:fldCharType="separate"/>
      </w:r>
      <w:r w:rsidR="008037F9">
        <w:rPr>
          <w:noProof/>
          <w:color w:val="000000"/>
        </w:rPr>
        <w:t>(Posit team 2022)</w:t>
      </w:r>
      <w:r w:rsidR="008037F9">
        <w:rPr>
          <w:color w:val="000000"/>
        </w:rPr>
        <w:fldChar w:fldCharType="end"/>
      </w:r>
      <w:r w:rsidR="008037F9" w:rsidRPr="004E41E3">
        <w:rPr>
          <w:color w:val="000000"/>
        </w:rPr>
        <w:t>.</w:t>
      </w:r>
      <w:r w:rsidR="008037F9">
        <w:rPr>
          <w:color w:val="000000"/>
        </w:rPr>
        <w:t>.</w:t>
      </w:r>
      <w:r w:rsidR="001160DC" w:rsidRPr="00AA6AB3">
        <w:rPr>
          <w:rFonts w:ascii="Arial" w:hAnsi="Arial" w:cs="Arial"/>
          <w:color w:val="000000"/>
          <w:sz w:val="20"/>
          <w:szCs w:val="20"/>
        </w:rPr>
        <w:t xml:space="preserve"> A detailed description of data analysis is contained in the scripts within the project repository </w:t>
      </w:r>
      <w:r w:rsidR="001160DC" w:rsidRPr="00AA6AB3">
        <w:rPr>
          <w:rFonts w:ascii="Arial" w:hAnsi="Arial" w:cs="Arial"/>
          <w:color w:val="000000"/>
          <w:sz w:val="20"/>
          <w:szCs w:val="20"/>
          <w:u w:val="single"/>
        </w:rPr>
        <w:t>(https://github.com/JJWilson1991/</w:t>
      </w:r>
      <w:r w:rsidR="00304735">
        <w:rPr>
          <w:rFonts w:ascii="Arial" w:hAnsi="Arial" w:cs="Arial"/>
          <w:color w:val="000000"/>
          <w:sz w:val="20"/>
          <w:szCs w:val="20"/>
          <w:u w:val="single"/>
        </w:rPr>
        <w:t>......</w:t>
      </w:r>
      <w:r w:rsidR="001160DC" w:rsidRPr="00AA6AB3">
        <w:rPr>
          <w:rFonts w:ascii="Arial" w:hAnsi="Arial" w:cs="Arial"/>
          <w:color w:val="000000"/>
          <w:sz w:val="20"/>
          <w:szCs w:val="20"/>
        </w:rPr>
        <w:t>). All analyses were conducted in the R programming</w:t>
      </w:r>
      <w:r w:rsidR="008037F9">
        <w:rPr>
          <w:rFonts w:ascii="Arial" w:hAnsi="Arial" w:cs="Arial"/>
          <w:color w:val="000000"/>
          <w:sz w:val="20"/>
          <w:szCs w:val="20"/>
        </w:rPr>
        <w:t xml:space="preserve"> </w:t>
      </w:r>
      <w:r w:rsidR="008037F9" w:rsidRPr="004E41E3">
        <w:rPr>
          <w:color w:val="000000"/>
        </w:rPr>
        <w:t xml:space="preserve">environment (version </w:t>
      </w:r>
      <w:r w:rsidR="008037F9">
        <w:rPr>
          <w:color w:val="000000"/>
        </w:rPr>
        <w:t>4.2.0</w:t>
      </w:r>
      <w:r w:rsidR="008037F9" w:rsidRPr="004E41E3">
        <w:rPr>
          <w:color w:val="000000"/>
        </w:rPr>
        <w:t>.)</w:t>
      </w:r>
      <w:r w:rsidR="008037F9">
        <w:rPr>
          <w:color w:val="000000"/>
        </w:rPr>
        <w:fldChar w:fldCharType="begin"/>
      </w:r>
      <w:r w:rsidR="008037F9">
        <w:rPr>
          <w:color w:val="00000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8037F9">
        <w:rPr>
          <w:color w:val="000000"/>
        </w:rPr>
        <w:fldChar w:fldCharType="separate"/>
      </w:r>
      <w:r w:rsidR="008037F9">
        <w:rPr>
          <w:noProof/>
          <w:color w:val="000000"/>
        </w:rPr>
        <w:t>(R Core Team 2022)</w:t>
      </w:r>
      <w:r w:rsidR="008037F9">
        <w:rPr>
          <w:color w:val="000000"/>
        </w:rPr>
        <w:fldChar w:fldCharType="end"/>
      </w:r>
      <w:r w:rsidR="008037F9">
        <w:rPr>
          <w:rFonts w:ascii="Arial" w:hAnsi="Arial" w:cs="Arial"/>
          <w:color w:val="000000"/>
          <w:sz w:val="20"/>
          <w:szCs w:val="20"/>
        </w:rPr>
        <w:t>.</w:t>
      </w:r>
      <w:r w:rsidR="001160DC" w:rsidRPr="00AA6AB3">
        <w:rPr>
          <w:rFonts w:ascii="Arial" w:hAnsi="Arial" w:cs="Arial"/>
          <w:color w:val="000000"/>
          <w:sz w:val="20"/>
          <w:szCs w:val="20"/>
        </w:rPr>
        <w:t xml:space="preserve"> References to packages in this methods section indicate specific packages used within the R environment to perform analyses.</w:t>
      </w:r>
    </w:p>
    <w:tbl>
      <w:tblPr>
        <w:tblStyle w:val="TableGrid"/>
        <w:tblpPr w:leftFromText="180" w:rightFromText="180" w:vertAnchor="text" w:horzAnchor="margin" w:tblpY="3560"/>
        <w:tblW w:w="9648" w:type="dxa"/>
        <w:tblLook w:val="04A0" w:firstRow="1" w:lastRow="0" w:firstColumn="1" w:lastColumn="0" w:noHBand="0" w:noVBand="1"/>
      </w:tblPr>
      <w:tblGrid>
        <w:gridCol w:w="4824"/>
        <w:gridCol w:w="4824"/>
      </w:tblGrid>
      <w:tr w:rsidR="00D36585" w:rsidRPr="00AA6AB3" w14:paraId="621AD2ED" w14:textId="77777777" w:rsidTr="00D36585">
        <w:trPr>
          <w:trHeight w:val="465"/>
        </w:trPr>
        <w:tc>
          <w:tcPr>
            <w:tcW w:w="4824" w:type="dxa"/>
          </w:tcPr>
          <w:p w14:paraId="38E305F7"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lastRenderedPageBreak/>
              <w:t>Exclusion criteria</w:t>
            </w:r>
          </w:p>
        </w:tc>
        <w:tc>
          <w:tcPr>
            <w:tcW w:w="4824" w:type="dxa"/>
          </w:tcPr>
          <w:p w14:paraId="7868A8A6" w14:textId="77777777" w:rsidR="00D36585" w:rsidRPr="00AA6AB3" w:rsidRDefault="00D36585" w:rsidP="00D36585">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Inclusion criteria</w:t>
            </w:r>
          </w:p>
        </w:tc>
      </w:tr>
      <w:tr w:rsidR="00D36585" w:rsidRPr="00AA6AB3" w14:paraId="1D5B6A74" w14:textId="77777777" w:rsidTr="00D36585">
        <w:trPr>
          <w:trHeight w:val="2209"/>
        </w:trPr>
        <w:tc>
          <w:tcPr>
            <w:tcW w:w="4824" w:type="dxa"/>
          </w:tcPr>
          <w:p w14:paraId="3A1ABA38" w14:textId="77777777" w:rsidR="00D36585" w:rsidRPr="003B74CB" w:rsidRDefault="00D36585" w:rsidP="00D36585">
            <w:pPr>
              <w:spacing w:after="120"/>
              <w:rPr>
                <w:rFonts w:ascii="Arial" w:eastAsia="Times New Roman" w:hAnsi="Arial" w:cs="Arial"/>
                <w:color w:val="000000"/>
                <w:sz w:val="20"/>
                <w:szCs w:val="20"/>
              </w:rPr>
            </w:pPr>
            <w:r w:rsidRPr="003B74CB">
              <w:rPr>
                <w:rFonts w:ascii="Arial" w:eastAsia="Times New Roman" w:hAnsi="Arial" w:cs="Arial"/>
                <w:color w:val="000000"/>
                <w:sz w:val="20"/>
                <w:szCs w:val="20"/>
              </w:rPr>
              <w:t>Experimental Data</w:t>
            </w:r>
          </w:p>
          <w:p w14:paraId="2E66D44E" w14:textId="77777777" w:rsidR="00D36585" w:rsidRPr="003B74CB" w:rsidRDefault="00D36585" w:rsidP="00D36585">
            <w:pPr>
              <w:spacing w:after="120"/>
              <w:rPr>
                <w:rFonts w:ascii="Arial" w:eastAsia="Times New Roman" w:hAnsi="Arial" w:cs="Arial"/>
                <w:color w:val="000000"/>
                <w:sz w:val="20"/>
                <w:szCs w:val="20"/>
              </w:rPr>
            </w:pPr>
            <w:r w:rsidRPr="003B74CB">
              <w:rPr>
                <w:rFonts w:ascii="Arial" w:eastAsia="Times New Roman" w:hAnsi="Arial" w:cs="Arial"/>
                <w:color w:val="000000"/>
                <w:sz w:val="20"/>
                <w:szCs w:val="20"/>
              </w:rPr>
              <w:t>Review article</w:t>
            </w:r>
          </w:p>
          <w:p w14:paraId="39EB85A2" w14:textId="77777777" w:rsidR="00D36585" w:rsidRPr="003B74CB" w:rsidRDefault="00D36585" w:rsidP="00D36585">
            <w:pPr>
              <w:spacing w:after="120"/>
              <w:rPr>
                <w:rFonts w:ascii="Arial" w:eastAsia="Times New Roman" w:hAnsi="Arial" w:cs="Arial"/>
                <w:color w:val="000000"/>
                <w:sz w:val="20"/>
                <w:szCs w:val="20"/>
              </w:rPr>
            </w:pPr>
            <w:r w:rsidRPr="003B74CB">
              <w:rPr>
                <w:rFonts w:ascii="Arial" w:eastAsia="Times New Roman" w:hAnsi="Arial" w:cs="Arial"/>
                <w:color w:val="000000"/>
                <w:sz w:val="20"/>
                <w:szCs w:val="20"/>
              </w:rPr>
              <w:t>Irrelevant</w:t>
            </w:r>
          </w:p>
          <w:p w14:paraId="1B7274C4" w14:textId="77777777" w:rsidR="00D36585" w:rsidRPr="00AA6AB3" w:rsidRDefault="00D36585" w:rsidP="00D36585">
            <w:pPr>
              <w:spacing w:after="120"/>
              <w:rPr>
                <w:rFonts w:ascii="Arial" w:eastAsia="Times New Roman" w:hAnsi="Arial" w:cs="Arial"/>
                <w:b/>
                <w:bCs/>
                <w:color w:val="000000"/>
                <w:sz w:val="20"/>
                <w:szCs w:val="20"/>
              </w:rPr>
            </w:pPr>
          </w:p>
        </w:tc>
        <w:tc>
          <w:tcPr>
            <w:tcW w:w="4824" w:type="dxa"/>
          </w:tcPr>
          <w:p w14:paraId="10F63FAC" w14:textId="27396FD1" w:rsidR="00D36585" w:rsidRPr="003B74CB" w:rsidRDefault="00D36585" w:rsidP="00D36585">
            <w:pPr>
              <w:spacing w:after="120"/>
              <w:rPr>
                <w:rFonts w:ascii="Arial" w:eastAsia="Times New Roman" w:hAnsi="Arial" w:cs="Arial"/>
                <w:color w:val="000000"/>
                <w:sz w:val="20"/>
                <w:szCs w:val="20"/>
              </w:rPr>
            </w:pPr>
            <w:r w:rsidRPr="003B74CB">
              <w:rPr>
                <w:rFonts w:ascii="Arial" w:eastAsia="Times New Roman" w:hAnsi="Arial" w:cs="Arial"/>
                <w:color w:val="000000"/>
                <w:sz w:val="20"/>
                <w:szCs w:val="20"/>
              </w:rPr>
              <w:t xml:space="preserve">Directly </w:t>
            </w:r>
            <w:r w:rsidR="003B74CB" w:rsidRPr="003B74CB">
              <w:rPr>
                <w:rFonts w:ascii="Arial" w:eastAsia="Times New Roman" w:hAnsi="Arial" w:cs="Arial"/>
                <w:color w:val="000000"/>
                <w:sz w:val="20"/>
                <w:szCs w:val="20"/>
              </w:rPr>
              <w:t>transmitted.</w:t>
            </w:r>
          </w:p>
          <w:p w14:paraId="51F5735D" w14:textId="77777777" w:rsidR="00D36585" w:rsidRPr="003B74CB" w:rsidRDefault="00D36585" w:rsidP="00D36585">
            <w:pPr>
              <w:spacing w:after="120"/>
              <w:rPr>
                <w:rFonts w:ascii="Arial" w:eastAsia="Times New Roman" w:hAnsi="Arial" w:cs="Arial"/>
                <w:color w:val="000000"/>
                <w:sz w:val="20"/>
                <w:szCs w:val="20"/>
              </w:rPr>
            </w:pPr>
            <w:r w:rsidRPr="003B74CB">
              <w:rPr>
                <w:rFonts w:ascii="Arial" w:eastAsia="Times New Roman" w:hAnsi="Arial" w:cs="Arial"/>
                <w:color w:val="000000"/>
                <w:sz w:val="20"/>
                <w:szCs w:val="20"/>
              </w:rPr>
              <w:t xml:space="preserve">Evidence of transmission from reservoir to spillover species. (In descending strength of support) </w:t>
            </w:r>
          </w:p>
          <w:p w14:paraId="5057945F" w14:textId="77777777" w:rsidR="00D36585" w:rsidRPr="003B74CB" w:rsidRDefault="00D36585" w:rsidP="00D36585">
            <w:pPr>
              <w:spacing w:after="120"/>
              <w:rPr>
                <w:rFonts w:ascii="Arial" w:eastAsia="Times New Roman" w:hAnsi="Arial" w:cs="Arial"/>
                <w:color w:val="000000"/>
                <w:sz w:val="20"/>
                <w:szCs w:val="20"/>
              </w:rPr>
            </w:pPr>
            <w:r w:rsidRPr="003B74CB">
              <w:rPr>
                <w:rFonts w:ascii="Arial" w:eastAsia="Times New Roman" w:hAnsi="Arial" w:cs="Arial"/>
                <w:color w:val="000000"/>
                <w:sz w:val="20"/>
                <w:szCs w:val="20"/>
              </w:rPr>
              <w:t>-molecular evidence (virus recovery, PCR etc.)</w:t>
            </w:r>
          </w:p>
          <w:p w14:paraId="4AE3D555" w14:textId="77777777" w:rsidR="00D36585" w:rsidRPr="003B74CB" w:rsidRDefault="00D36585" w:rsidP="00D36585">
            <w:pPr>
              <w:spacing w:after="120"/>
              <w:rPr>
                <w:rFonts w:ascii="Arial" w:eastAsia="Times New Roman" w:hAnsi="Arial" w:cs="Arial"/>
                <w:color w:val="000000"/>
                <w:sz w:val="20"/>
                <w:szCs w:val="20"/>
              </w:rPr>
            </w:pPr>
            <w:r w:rsidRPr="003B74CB">
              <w:rPr>
                <w:rFonts w:ascii="Arial" w:eastAsia="Times New Roman" w:hAnsi="Arial" w:cs="Arial"/>
                <w:color w:val="000000"/>
                <w:sz w:val="20"/>
                <w:szCs w:val="20"/>
              </w:rPr>
              <w:t>-phylogenetic</w:t>
            </w:r>
          </w:p>
          <w:p w14:paraId="217BE909" w14:textId="77777777" w:rsidR="00D36585" w:rsidRPr="003B74CB" w:rsidRDefault="00D36585" w:rsidP="00D36585">
            <w:pPr>
              <w:spacing w:after="120"/>
              <w:rPr>
                <w:rFonts w:ascii="Arial" w:eastAsia="Times New Roman" w:hAnsi="Arial" w:cs="Arial"/>
                <w:color w:val="000000"/>
                <w:sz w:val="20"/>
                <w:szCs w:val="20"/>
              </w:rPr>
            </w:pPr>
            <w:r w:rsidRPr="003B74CB">
              <w:rPr>
                <w:rFonts w:ascii="Arial" w:eastAsia="Times New Roman" w:hAnsi="Arial" w:cs="Arial"/>
                <w:color w:val="000000"/>
                <w:sz w:val="20"/>
                <w:szCs w:val="20"/>
              </w:rPr>
              <w:t>-serological</w:t>
            </w:r>
          </w:p>
          <w:p w14:paraId="29A7B8DD" w14:textId="77777777" w:rsidR="00D36585" w:rsidRPr="003B74CB" w:rsidRDefault="00D36585" w:rsidP="00D36585">
            <w:pPr>
              <w:spacing w:after="120"/>
              <w:rPr>
                <w:rFonts w:ascii="Arial" w:eastAsia="Times New Roman" w:hAnsi="Arial" w:cs="Arial"/>
                <w:color w:val="000000"/>
                <w:sz w:val="20"/>
                <w:szCs w:val="20"/>
              </w:rPr>
            </w:pPr>
            <w:r w:rsidRPr="003B74CB">
              <w:rPr>
                <w:rFonts w:ascii="Arial" w:eastAsia="Times New Roman" w:hAnsi="Arial" w:cs="Arial"/>
                <w:color w:val="000000"/>
                <w:sz w:val="20"/>
                <w:szCs w:val="20"/>
              </w:rPr>
              <w:t>-epidemiological</w:t>
            </w:r>
          </w:p>
          <w:p w14:paraId="226BD1C6" w14:textId="77777777" w:rsidR="00D36585" w:rsidRPr="00AA6AB3" w:rsidRDefault="00D36585" w:rsidP="00D36585">
            <w:pPr>
              <w:spacing w:after="120"/>
              <w:rPr>
                <w:rFonts w:ascii="Arial" w:eastAsia="Times New Roman" w:hAnsi="Arial" w:cs="Arial"/>
                <w:b/>
                <w:bCs/>
                <w:color w:val="000000"/>
                <w:sz w:val="20"/>
                <w:szCs w:val="20"/>
              </w:rPr>
            </w:pPr>
          </w:p>
        </w:tc>
      </w:tr>
    </w:tbl>
    <w:p w14:paraId="3CF76C90" w14:textId="38F46DF8"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literature search</w:t>
      </w:r>
    </w:p>
    <w:p w14:paraId="60D48BDA" w14:textId="0F8A325C" w:rsidR="00C67E1D" w:rsidRDefault="00D36585" w:rsidP="00AA6AB3">
      <w:pPr>
        <w:spacing w:after="120" w:line="480" w:lineRule="auto"/>
        <w:rPr>
          <w:rFonts w:ascii="Arial" w:eastAsia="Times New Roman" w:hAnsi="Arial" w:cs="Arial"/>
          <w:b/>
          <w:bCs/>
          <w:color w:val="000000"/>
          <w:sz w:val="20"/>
          <w:szCs w:val="20"/>
        </w:rPr>
      </w:pPr>
      <w:r w:rsidRPr="00647DC8">
        <w:rPr>
          <w:rFonts w:ascii="Arial" w:hAnsi="Arial" w:cs="Arial"/>
          <w:noProof/>
          <w:sz w:val="20"/>
          <w:szCs w:val="20"/>
        </w:rPr>
        <mc:AlternateContent>
          <mc:Choice Requires="wps">
            <w:drawing>
              <wp:anchor distT="45720" distB="45720" distL="114300" distR="114300" simplePos="0" relativeHeight="251676672" behindDoc="1" locked="0" layoutInCell="1" allowOverlap="1" wp14:anchorId="27EED011" wp14:editId="081B3AE1">
                <wp:simplePos x="0" y="0"/>
                <wp:positionH relativeFrom="column">
                  <wp:posOffset>-124460</wp:posOffset>
                </wp:positionH>
                <wp:positionV relativeFrom="paragraph">
                  <wp:posOffset>863600</wp:posOffset>
                </wp:positionV>
                <wp:extent cx="6318250" cy="863600"/>
                <wp:effectExtent l="0" t="0" r="25400" b="12700"/>
                <wp:wrapTight wrapText="bothSides">
                  <wp:wrapPolygon edited="0">
                    <wp:start x="0" y="0"/>
                    <wp:lineTo x="0" y="21441"/>
                    <wp:lineTo x="21622" y="21441"/>
                    <wp:lineTo x="21622"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863600"/>
                        </a:xfrm>
                        <a:prstGeom prst="rect">
                          <a:avLst/>
                        </a:prstGeom>
                        <a:solidFill>
                          <a:srgbClr val="FFFFFF"/>
                        </a:solidFill>
                        <a:ln w="9525">
                          <a:solidFill>
                            <a:srgbClr val="000000"/>
                          </a:solidFill>
                          <a:miter lim="800000"/>
                          <a:headEnd/>
                          <a:tailEnd/>
                        </a:ln>
                      </wps:spPr>
                      <wps:txbx>
                        <w:txbxContent>
                          <w:p w14:paraId="266A5364" w14:textId="79448EA8" w:rsidR="00647DC8" w:rsidRDefault="00647DC8" w:rsidP="00647DC8">
                            <w:pPr>
                              <w:rPr>
                                <w:b/>
                                <w:bCs/>
                              </w:rPr>
                            </w:pPr>
                            <w:r>
                              <w:rPr>
                                <w:b/>
                                <w:bCs/>
                              </w:rPr>
                              <w:t xml:space="preserve">FigX: Search terms used in </w:t>
                            </w:r>
                            <w:r w:rsidR="002A07D2">
                              <w:rPr>
                                <w:b/>
                                <w:bCs/>
                              </w:rPr>
                              <w:t>PubMed</w:t>
                            </w:r>
                            <w:r>
                              <w:rPr>
                                <w:b/>
                                <w:bCs/>
                              </w:rPr>
                              <w:t xml:space="preserve"> search</w:t>
                            </w:r>
                          </w:p>
                          <w:p w14:paraId="3330CAEA" w14:textId="1206B56A" w:rsidR="00647DC8" w:rsidRPr="00647DC8" w:rsidRDefault="00647DC8" w:rsidP="00BE501D">
                            <w:r w:rsidRPr="00647DC8">
                              <w:rPr>
                                <w:b/>
                                <w:bCs/>
                              </w:rPr>
                              <w:t>(((RNA virus) AND (((((Spillover) OR (cross-species transmission)) OR (host-switching)) OR (interspecies transmission)) OR (zoonosis))) NOT (Covid)) NOT (Review[Publication Type])</w:t>
                            </w:r>
                          </w:p>
                          <w:p w14:paraId="232444DA" w14:textId="5C33AE9D" w:rsidR="00647DC8" w:rsidRDefault="00647D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D011" id="_x0000_s1071" type="#_x0000_t202" style="position:absolute;margin-left:-9.8pt;margin-top:68pt;width:497.5pt;height:68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">
                <v:textbox>
                  <w:txbxContent>
                    <w:p w14:paraId="266A5364" w14:textId="79448EA8" w:rsidR="00647DC8" w:rsidRDefault="00647DC8" w:rsidP="00647DC8">
                      <w:pPr>
                        <w:rPr>
                          <w:b/>
                          <w:bCs/>
                        </w:rPr>
                      </w:pPr>
                      <w:r>
                        <w:rPr>
                          <w:b/>
                          <w:bCs/>
                        </w:rPr>
                        <w:t xml:space="preserve">FigX: Search terms used in </w:t>
                      </w:r>
                      <w:r w:rsidR="002A07D2">
                        <w:rPr>
                          <w:b/>
                          <w:bCs/>
                        </w:rPr>
                        <w:t>PubMed</w:t>
                      </w:r>
                      <w:r>
                        <w:rPr>
                          <w:b/>
                          <w:bCs/>
                        </w:rPr>
                        <w:t xml:space="preserve"> search</w:t>
                      </w:r>
                    </w:p>
                    <w:p w14:paraId="3330CAEA" w14:textId="1206B56A" w:rsidR="00647DC8" w:rsidRPr="00647DC8" w:rsidRDefault="00647DC8" w:rsidP="00BE501D">
                      <w:r w:rsidRPr="00647DC8">
                        <w:rPr>
                          <w:b/>
                          <w:bCs/>
                        </w:rPr>
                        <w:t>(((RNA virus) AND (((((Spillover) OR (cross-species transmission)) OR (host-switching)) OR (interspecies transmission)) OR (zoonosis))) NOT (Covid)) NOT (Review[Publication Type])</w:t>
                      </w:r>
                    </w:p>
                    <w:p w14:paraId="232444DA" w14:textId="5C33AE9D" w:rsidR="00647DC8" w:rsidRDefault="00647DC8"/>
                  </w:txbxContent>
                </v:textbox>
                <w10:wrap type="tight"/>
              </v:shape>
            </w:pict>
          </mc:Fallback>
        </mc:AlternateContent>
      </w:r>
      <w:r w:rsidR="008A5622" w:rsidRPr="00AA6AB3">
        <w:rPr>
          <w:rFonts w:ascii="Arial" w:eastAsia="Times New Roman" w:hAnsi="Arial" w:cs="Arial"/>
          <w:color w:val="000000"/>
          <w:sz w:val="20"/>
          <w:szCs w:val="20"/>
        </w:rPr>
        <w:t xml:space="preserve">A literature search was performed of the </w:t>
      </w:r>
      <w:r w:rsidR="002D2C53" w:rsidRPr="00AA6AB3">
        <w:rPr>
          <w:rFonts w:ascii="Arial" w:eastAsia="Times New Roman" w:hAnsi="Arial" w:cs="Arial"/>
          <w:color w:val="000000"/>
          <w:sz w:val="20"/>
          <w:szCs w:val="20"/>
        </w:rPr>
        <w:t>PubMed</w:t>
      </w:r>
      <w:r w:rsidR="008A5622" w:rsidRPr="00AA6AB3">
        <w:rPr>
          <w:rFonts w:ascii="Arial" w:eastAsia="Times New Roman" w:hAnsi="Arial" w:cs="Arial"/>
          <w:color w:val="000000"/>
          <w:sz w:val="20"/>
          <w:szCs w:val="20"/>
        </w:rPr>
        <w:t xml:space="preserve"> data base according to </w:t>
      </w:r>
      <w:r w:rsidR="002D2C53" w:rsidRPr="00AA6AB3">
        <w:rPr>
          <w:rFonts w:ascii="Arial" w:eastAsia="Times New Roman" w:hAnsi="Arial" w:cs="Arial"/>
          <w:color w:val="000000"/>
          <w:sz w:val="20"/>
          <w:szCs w:val="20"/>
        </w:rPr>
        <w:t>Prisma</w:t>
      </w:r>
      <w:r w:rsidR="008A5622" w:rsidRPr="00AA6AB3">
        <w:rPr>
          <w:rFonts w:ascii="Arial" w:eastAsia="Times New Roman" w:hAnsi="Arial" w:cs="Arial"/>
          <w:color w:val="000000"/>
          <w:sz w:val="20"/>
          <w:szCs w:val="20"/>
        </w:rPr>
        <w:t xml:space="preserve"> guidelines</w:t>
      </w:r>
      <w:r w:rsidR="00F279FF">
        <w:rPr>
          <w:rFonts w:ascii="Arial" w:eastAsia="Times New Roman" w:hAnsi="Arial" w:cs="Arial"/>
          <w:color w:val="000000"/>
          <w:sz w:val="20"/>
          <w:szCs w:val="20"/>
        </w:rPr>
        <w:fldChar w:fldCharType="begin"/>
      </w:r>
      <w:r w:rsidR="00F279FF">
        <w:rPr>
          <w:rFonts w:ascii="Arial" w:eastAsia="Times New Roman" w:hAnsi="Arial" w:cs="Arial"/>
          <w:color w:val="000000"/>
          <w:sz w:val="20"/>
          <w:szCs w:val="20"/>
        </w:rPr>
        <w:instrText xml:space="preserve"> ADDIN EN.CITE &lt;EndNote&gt;&lt;Cite&gt;&lt;Author&gt;Page&lt;/Author&gt;&lt;Year&gt;2021&lt;/Year&gt;&lt;RecNum&gt;7771&lt;/RecNum&gt;&lt;DisplayText&gt;(Page et al. 2021)&lt;/DisplayText&gt;&lt;record&gt;&lt;rec-number&gt;7771&lt;/rec-number&gt;&lt;foreign-keys&gt;&lt;key app="EN" db-id="pv99xppxsftrpnevsxkp0tvm950xsdp9wz2x" timestamp="1676324343"&gt;7771&lt;/key&gt;&lt;/foreign-keys&gt;&lt;ref-type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BMJ&lt;/secondary-title&gt;&lt;/titles&gt;&lt;periodical&gt;&lt;full-title&gt;Bmj&lt;/full-title&gt;&lt;/periodical&gt;&lt;pages&gt;n71&lt;/pages&gt;&lt;volume&gt;372&lt;/volume&gt;&lt;dates&gt;&lt;year&gt;2021&lt;/year&gt;&lt;/dates&gt;&lt;urls&gt;&lt;related-urls&gt;&lt;url&gt;https://www.bmj.com/content/bmj/372/bmj.n71.full.pdf&lt;/url&gt;&lt;/related-urls&gt;&lt;/urls&gt;&lt;electronic-resource-num&gt;10.1136/bmj.n71&lt;/electronic-resource-num&gt;&lt;/record&gt;&lt;/Cite&gt;&lt;/EndNote&gt;</w:instrText>
      </w:r>
      <w:r w:rsidR="00F279FF">
        <w:rPr>
          <w:rFonts w:ascii="Arial" w:eastAsia="Times New Roman" w:hAnsi="Arial" w:cs="Arial"/>
          <w:color w:val="000000"/>
          <w:sz w:val="20"/>
          <w:szCs w:val="20"/>
        </w:rPr>
        <w:fldChar w:fldCharType="separate"/>
      </w:r>
      <w:r w:rsidR="00F279FF">
        <w:rPr>
          <w:rFonts w:ascii="Arial" w:eastAsia="Times New Roman" w:hAnsi="Arial" w:cs="Arial"/>
          <w:noProof/>
          <w:color w:val="000000"/>
          <w:sz w:val="20"/>
          <w:szCs w:val="20"/>
        </w:rPr>
        <w:t>(Page et al. 2021)</w:t>
      </w:r>
      <w:r w:rsidR="00F279FF">
        <w:rPr>
          <w:rFonts w:ascii="Arial" w:eastAsia="Times New Roman" w:hAnsi="Arial" w:cs="Arial"/>
          <w:color w:val="000000"/>
          <w:sz w:val="20"/>
          <w:szCs w:val="20"/>
        </w:rPr>
        <w:fldChar w:fldCharType="end"/>
      </w:r>
      <w:r w:rsidR="002D2C53" w:rsidRPr="00AA6AB3">
        <w:rPr>
          <w:rFonts w:ascii="Arial" w:eastAsia="Times New Roman" w:hAnsi="Arial" w:cs="Arial"/>
          <w:color w:val="000000"/>
          <w:sz w:val="20"/>
          <w:szCs w:val="20"/>
        </w:rPr>
        <w:t>.</w:t>
      </w:r>
      <w:r w:rsidR="008A5622" w:rsidRPr="00AA6AB3">
        <w:rPr>
          <w:rFonts w:ascii="Arial" w:eastAsia="Times New Roman" w:hAnsi="Arial" w:cs="Arial"/>
          <w:color w:val="000000"/>
          <w:sz w:val="20"/>
          <w:szCs w:val="20"/>
        </w:rPr>
        <w:t xml:space="preserve"> The search terms </w:t>
      </w:r>
      <w:r w:rsidR="008A5622" w:rsidRPr="00C47B0A">
        <w:rPr>
          <w:rFonts w:ascii="Arial" w:eastAsia="Times New Roman" w:hAnsi="Arial" w:cs="Arial"/>
          <w:color w:val="000000"/>
          <w:sz w:val="20"/>
          <w:szCs w:val="20"/>
        </w:rPr>
        <w:t xml:space="preserve">described in figure x were used with the results being screen for eligibility using the </w:t>
      </w:r>
      <w:proofErr w:type="spellStart"/>
      <w:r w:rsidR="008A5622" w:rsidRPr="00C47B0A">
        <w:rPr>
          <w:rFonts w:ascii="Arial" w:eastAsia="Times New Roman" w:hAnsi="Arial" w:cs="Arial"/>
          <w:color w:val="000000"/>
          <w:sz w:val="20"/>
          <w:szCs w:val="20"/>
        </w:rPr>
        <w:t>Metagear</w:t>
      </w:r>
      <w:proofErr w:type="spellEnd"/>
      <w:r w:rsidR="008A5622" w:rsidRPr="00C47B0A">
        <w:rPr>
          <w:rFonts w:ascii="Arial" w:eastAsia="Times New Roman" w:hAnsi="Arial" w:cs="Arial"/>
          <w:color w:val="000000"/>
          <w:sz w:val="20"/>
          <w:szCs w:val="20"/>
        </w:rPr>
        <w:t xml:space="preserve"> package in R</w:t>
      </w:r>
      <w:r w:rsidR="00F279FF">
        <w:rPr>
          <w:rFonts w:ascii="Arial" w:eastAsia="Times New Roman" w:hAnsi="Arial" w:cs="Arial"/>
          <w:color w:val="000000"/>
          <w:sz w:val="20"/>
          <w:szCs w:val="20"/>
        </w:rPr>
        <w:fldChar w:fldCharType="begin"/>
      </w:r>
      <w:r w:rsidR="00F279FF">
        <w:rPr>
          <w:rFonts w:ascii="Arial" w:eastAsia="Times New Roman" w:hAnsi="Arial" w:cs="Arial"/>
          <w:color w:val="000000"/>
          <w:sz w:val="20"/>
          <w:szCs w:val="20"/>
        </w:rPr>
        <w:instrText xml:space="preserve"> ADDIN EN.CITE &lt;EndNote&gt;&lt;Cite&gt;&lt;Author&gt;Lajeunesse&lt;/Author&gt;&lt;Year&gt;2016&lt;/Year&gt;&lt;RecNum&gt;7772&lt;/RecNum&gt;&lt;DisplayText&gt;(Lajeunesse 2016)&lt;/DisplayText&gt;&lt;record&gt;&lt;rec-number&gt;7772&lt;/rec-number&gt;&lt;foreign-keys&gt;&lt;key app="EN" db-id="pv99xppxsftrpnevsxkp0tvm950xsdp9wz2x" timestamp="1676324675"&gt;7772&lt;/key&gt;&lt;/foreign-keys&gt;&lt;ref-type name="Journal Article"&gt;17&lt;/ref-type&gt;&lt;contributors&gt;&lt;authors&gt;&lt;author&gt; Lajeunesse, M.J.&lt;/author&gt;&lt;/authors&gt;&lt;/contributors&gt;&lt;titles&gt;&lt;title&gt;Facilitating systematic reviews, data extraction, and meta-analysis with the metagear package for R. &lt;/title&gt;&lt;secondary-title&gt;Methods in Ecology and Evolution&lt;/secondary-title&gt;&lt;/titles&gt;&lt;periodical&gt;&lt;full-title&gt;Methods in Ecology and Evolution&lt;/full-title&gt;&lt;/periodical&gt;&lt;pages&gt;323-330&lt;/pages&gt;&lt;volume&gt;7&lt;/volume&gt;&lt;dates&gt;&lt;year&gt;2016&lt;/year&gt;&lt;/dates&gt;&lt;urls&gt;&lt;/urls&gt;&lt;/record&gt;&lt;/Cite&gt;&lt;/EndNote&gt;</w:instrText>
      </w:r>
      <w:r w:rsidR="00F279FF">
        <w:rPr>
          <w:rFonts w:ascii="Arial" w:eastAsia="Times New Roman" w:hAnsi="Arial" w:cs="Arial"/>
          <w:color w:val="000000"/>
          <w:sz w:val="20"/>
          <w:szCs w:val="20"/>
        </w:rPr>
        <w:fldChar w:fldCharType="separate"/>
      </w:r>
      <w:r w:rsidR="00F279FF">
        <w:rPr>
          <w:rFonts w:ascii="Arial" w:eastAsia="Times New Roman" w:hAnsi="Arial" w:cs="Arial"/>
          <w:noProof/>
          <w:color w:val="000000"/>
          <w:sz w:val="20"/>
          <w:szCs w:val="20"/>
        </w:rPr>
        <w:t>(</w:t>
      </w:r>
      <w:proofErr w:type="spellStart"/>
      <w:r w:rsidR="00F279FF">
        <w:rPr>
          <w:rFonts w:ascii="Arial" w:eastAsia="Times New Roman" w:hAnsi="Arial" w:cs="Arial"/>
          <w:noProof/>
          <w:color w:val="000000"/>
          <w:sz w:val="20"/>
          <w:szCs w:val="20"/>
        </w:rPr>
        <w:t>Lajeunesse</w:t>
      </w:r>
      <w:proofErr w:type="spellEnd"/>
      <w:r w:rsidR="00F279FF">
        <w:rPr>
          <w:rFonts w:ascii="Arial" w:eastAsia="Times New Roman" w:hAnsi="Arial" w:cs="Arial"/>
          <w:noProof/>
          <w:color w:val="000000"/>
          <w:sz w:val="20"/>
          <w:szCs w:val="20"/>
        </w:rPr>
        <w:t xml:space="preserve"> 2016)</w:t>
      </w:r>
      <w:r w:rsidR="00F279FF">
        <w:rPr>
          <w:rFonts w:ascii="Arial" w:eastAsia="Times New Roman" w:hAnsi="Arial" w:cs="Arial"/>
          <w:color w:val="000000"/>
          <w:sz w:val="20"/>
          <w:szCs w:val="20"/>
        </w:rPr>
        <w:fldChar w:fldCharType="end"/>
      </w:r>
      <w:r w:rsidR="008A5622" w:rsidRPr="00C47B0A">
        <w:rPr>
          <w:rFonts w:ascii="Arial" w:eastAsia="Times New Roman" w:hAnsi="Arial" w:cs="Arial"/>
          <w:color w:val="000000"/>
          <w:sz w:val="20"/>
          <w:szCs w:val="20"/>
        </w:rPr>
        <w:t xml:space="preserve">. Eligibility criteria </w:t>
      </w:r>
      <w:r w:rsidR="002D2C53" w:rsidRPr="00C47B0A">
        <w:rPr>
          <w:rFonts w:ascii="Arial" w:eastAsia="Times New Roman" w:hAnsi="Arial" w:cs="Arial"/>
          <w:color w:val="000000"/>
          <w:sz w:val="20"/>
          <w:szCs w:val="20"/>
        </w:rPr>
        <w:t>described</w:t>
      </w:r>
      <w:r w:rsidR="008A5622" w:rsidRPr="00C47B0A">
        <w:rPr>
          <w:rFonts w:ascii="Arial" w:eastAsia="Times New Roman" w:hAnsi="Arial" w:cs="Arial"/>
          <w:color w:val="000000"/>
          <w:sz w:val="20"/>
          <w:szCs w:val="20"/>
        </w:rPr>
        <w:t xml:space="preserve"> in </w:t>
      </w:r>
      <w:r w:rsidR="002A07D2" w:rsidRPr="00C47B0A">
        <w:rPr>
          <w:rFonts w:ascii="Arial" w:eastAsia="Times New Roman" w:hAnsi="Arial" w:cs="Arial"/>
          <w:color w:val="000000"/>
          <w:sz w:val="20"/>
          <w:szCs w:val="20"/>
        </w:rPr>
        <w:t>table</w:t>
      </w:r>
      <w:r w:rsidR="008A5622" w:rsidRPr="00C47B0A">
        <w:rPr>
          <w:rFonts w:ascii="Arial" w:eastAsia="Times New Roman" w:hAnsi="Arial" w:cs="Arial"/>
          <w:color w:val="000000"/>
          <w:sz w:val="20"/>
          <w:szCs w:val="20"/>
        </w:rPr>
        <w:t xml:space="preserve"> x.</w:t>
      </w:r>
      <w:r w:rsidR="00C67E1D">
        <w:rPr>
          <w:rFonts w:ascii="Arial" w:eastAsia="Times New Roman" w:hAnsi="Arial" w:cs="Arial"/>
          <w:b/>
          <w:bCs/>
          <w:color w:val="000000"/>
          <w:sz w:val="20"/>
          <w:szCs w:val="20"/>
        </w:rPr>
        <w:t xml:space="preserve"> </w:t>
      </w:r>
    </w:p>
    <w:p w14:paraId="212C3A4A" w14:textId="2521C485" w:rsidR="008A5622" w:rsidRDefault="00C67E1D" w:rsidP="00AA6AB3">
      <w:pPr>
        <w:spacing w:after="120" w:line="480" w:lineRule="auto"/>
        <w:rPr>
          <w:rFonts w:ascii="Arial" w:eastAsia="Times New Roman" w:hAnsi="Arial" w:cs="Arial"/>
          <w:color w:val="000000"/>
          <w:sz w:val="20"/>
          <w:szCs w:val="20"/>
        </w:rPr>
      </w:pPr>
      <w:r w:rsidRPr="00C67E1D">
        <w:rPr>
          <w:rFonts w:ascii="Arial" w:eastAsia="Times New Roman" w:hAnsi="Arial" w:cs="Arial"/>
          <w:color w:val="000000"/>
          <w:sz w:val="20"/>
          <w:szCs w:val="20"/>
        </w:rPr>
        <w:t xml:space="preserve">Following </w:t>
      </w:r>
      <w:r>
        <w:rPr>
          <w:rFonts w:ascii="Arial" w:eastAsia="Times New Roman" w:hAnsi="Arial" w:cs="Arial"/>
          <w:color w:val="000000"/>
          <w:sz w:val="20"/>
          <w:szCs w:val="20"/>
        </w:rPr>
        <w:t xml:space="preserve">inclusion in the study, data relating to the </w:t>
      </w:r>
      <w:r w:rsidR="002A07D2">
        <w:rPr>
          <w:rFonts w:ascii="Arial" w:eastAsia="Times New Roman" w:hAnsi="Arial" w:cs="Arial"/>
          <w:color w:val="000000"/>
          <w:sz w:val="20"/>
          <w:szCs w:val="20"/>
        </w:rPr>
        <w:t>cross-species</w:t>
      </w:r>
      <w:r>
        <w:rPr>
          <w:rFonts w:ascii="Arial" w:eastAsia="Times New Roman" w:hAnsi="Arial" w:cs="Arial"/>
          <w:color w:val="000000"/>
          <w:sz w:val="20"/>
          <w:szCs w:val="20"/>
        </w:rPr>
        <w:t xml:space="preserve"> transmission event were recorded from each article, listed in table X. The pathological traits recorded from the secondary search are also listed in table x.</w:t>
      </w:r>
      <w:r w:rsidR="00C47B0A" w:rsidRPr="00C47B0A">
        <w:rPr>
          <w:rFonts w:ascii="Arial" w:hAnsi="Arial" w:cs="Arial"/>
          <w:b/>
          <w:bCs/>
          <w:sz w:val="20"/>
          <w:szCs w:val="20"/>
        </w:rPr>
        <w:t xml:space="preserve"> </w:t>
      </w:r>
      <w:r w:rsidR="00C47B0A" w:rsidRPr="00C47B0A">
        <w:rPr>
          <w:rFonts w:ascii="Arial" w:hAnsi="Arial" w:cs="Arial"/>
          <w:sz w:val="20"/>
          <w:szCs w:val="20"/>
        </w:rPr>
        <w:t>events were defined as zoonotic, anthroponotic or not zoonotic. “Not zoonotic” being defined as a virus which is not considered to infect humans. An “anthroponotic” event is defined as a virus which has been transmitted from a human reservoir to another species.</w:t>
      </w:r>
      <w:r w:rsidR="00C47B0A">
        <w:rPr>
          <w:rFonts w:ascii="Arial" w:hAnsi="Arial" w:cs="Arial"/>
          <w:b/>
          <w:bCs/>
          <w:sz w:val="20"/>
          <w:szCs w:val="20"/>
        </w:rPr>
        <w:t xml:space="preserve"> </w:t>
      </w:r>
    </w:p>
    <w:p w14:paraId="1DF5770B" w14:textId="6EE50746" w:rsidR="00C67E1D" w:rsidRDefault="00C67E1D" w:rsidP="00AA6AB3">
      <w:pPr>
        <w:spacing w:after="120" w:line="480" w:lineRule="auto"/>
        <w:rPr>
          <w:rFonts w:ascii="Arial" w:eastAsia="Times New Roman" w:hAnsi="Arial" w:cs="Arial"/>
          <w:b/>
          <w:bCs/>
          <w:color w:val="000000"/>
          <w:sz w:val="20"/>
          <w:szCs w:val="20"/>
        </w:rPr>
      </w:pPr>
    </w:p>
    <w:tbl>
      <w:tblPr>
        <w:tblStyle w:val="TableGrid"/>
        <w:tblpPr w:leftFromText="180" w:rightFromText="180" w:vertAnchor="text" w:horzAnchor="margin" w:tblpY="31"/>
        <w:tblW w:w="0" w:type="auto"/>
        <w:tblLook w:val="04A0" w:firstRow="1" w:lastRow="0" w:firstColumn="1" w:lastColumn="0" w:noHBand="0" w:noVBand="1"/>
      </w:tblPr>
      <w:tblGrid>
        <w:gridCol w:w="4675"/>
        <w:gridCol w:w="4675"/>
      </w:tblGrid>
      <w:tr w:rsidR="003D7FA5" w14:paraId="5B200975" w14:textId="77777777" w:rsidTr="003D7FA5">
        <w:tc>
          <w:tcPr>
            <w:tcW w:w="4675" w:type="dxa"/>
          </w:tcPr>
          <w:p w14:paraId="6236F918"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Transmission event data recorded</w:t>
            </w:r>
          </w:p>
        </w:tc>
        <w:tc>
          <w:tcPr>
            <w:tcW w:w="4675" w:type="dxa"/>
          </w:tcPr>
          <w:p w14:paraId="71FEE83B" w14:textId="77777777" w:rsidR="003D7FA5" w:rsidRDefault="003D7FA5" w:rsidP="003D7FA5">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Pathological data recorded</w:t>
            </w:r>
          </w:p>
        </w:tc>
      </w:tr>
      <w:tr w:rsidR="003D7FA5" w14:paraId="5D82A416" w14:textId="77777777" w:rsidTr="003D7FA5">
        <w:tc>
          <w:tcPr>
            <w:tcW w:w="4675" w:type="dxa"/>
          </w:tcPr>
          <w:p w14:paraId="7717A83D" w14:textId="77777777" w:rsidR="003D7FA5" w:rsidRPr="003B74CB" w:rsidRDefault="003D7FA5" w:rsidP="003D7FA5">
            <w:pPr>
              <w:spacing w:after="120" w:line="480" w:lineRule="auto"/>
              <w:rPr>
                <w:rFonts w:ascii="Arial" w:eastAsia="Times New Roman" w:hAnsi="Arial" w:cs="Arial"/>
                <w:color w:val="000000"/>
                <w:sz w:val="20"/>
                <w:szCs w:val="20"/>
              </w:rPr>
            </w:pPr>
            <w:r w:rsidRPr="003B74CB">
              <w:rPr>
                <w:rFonts w:ascii="Arial" w:eastAsia="Times New Roman" w:hAnsi="Arial" w:cs="Arial"/>
                <w:color w:val="000000"/>
                <w:sz w:val="20"/>
                <w:szCs w:val="20"/>
              </w:rPr>
              <w:t>Virus (Species, genus, family, order)</w:t>
            </w:r>
          </w:p>
          <w:p w14:paraId="619E2B16" w14:textId="77777777" w:rsidR="003D7FA5" w:rsidRPr="003B74CB" w:rsidRDefault="003D7FA5" w:rsidP="003D7FA5">
            <w:pPr>
              <w:spacing w:after="120" w:line="480" w:lineRule="auto"/>
              <w:rPr>
                <w:rFonts w:ascii="Arial" w:eastAsia="Times New Roman" w:hAnsi="Arial" w:cs="Arial"/>
                <w:color w:val="000000"/>
                <w:sz w:val="20"/>
                <w:szCs w:val="20"/>
              </w:rPr>
            </w:pPr>
            <w:r w:rsidRPr="003B74CB">
              <w:rPr>
                <w:rFonts w:ascii="Arial" w:eastAsia="Times New Roman" w:hAnsi="Arial" w:cs="Arial"/>
                <w:color w:val="000000"/>
                <w:sz w:val="20"/>
                <w:szCs w:val="20"/>
              </w:rPr>
              <w:t>Reservoir host (Species, genus, family, order)</w:t>
            </w:r>
          </w:p>
          <w:p w14:paraId="0BE7DFCF" w14:textId="511C0328" w:rsidR="003D7FA5" w:rsidRPr="003B74CB" w:rsidRDefault="003D7FA5" w:rsidP="003D7FA5">
            <w:pPr>
              <w:spacing w:after="120" w:line="480" w:lineRule="auto"/>
              <w:rPr>
                <w:rFonts w:ascii="Arial" w:eastAsia="Times New Roman" w:hAnsi="Arial" w:cs="Arial"/>
                <w:color w:val="000000"/>
                <w:sz w:val="20"/>
                <w:szCs w:val="20"/>
              </w:rPr>
            </w:pPr>
            <w:r w:rsidRPr="003B74CB">
              <w:rPr>
                <w:rFonts w:ascii="Arial" w:eastAsia="Times New Roman" w:hAnsi="Arial" w:cs="Arial"/>
                <w:color w:val="000000"/>
                <w:sz w:val="20"/>
                <w:szCs w:val="20"/>
              </w:rPr>
              <w:t xml:space="preserve">Spillover host </w:t>
            </w:r>
            <w:r w:rsidR="00786BF4">
              <w:rPr>
                <w:rFonts w:ascii="Arial" w:eastAsia="Times New Roman" w:hAnsi="Arial" w:cs="Arial"/>
                <w:color w:val="000000"/>
                <w:sz w:val="20"/>
                <w:szCs w:val="20"/>
              </w:rPr>
              <w:t>(</w:t>
            </w:r>
            <w:r w:rsidRPr="003B74CB">
              <w:rPr>
                <w:rFonts w:ascii="Arial" w:eastAsia="Times New Roman" w:hAnsi="Arial" w:cs="Arial"/>
                <w:color w:val="000000"/>
                <w:sz w:val="20"/>
                <w:szCs w:val="20"/>
              </w:rPr>
              <w:t>Species, genus, family, order)</w:t>
            </w:r>
          </w:p>
          <w:p w14:paraId="5981C27E" w14:textId="77777777" w:rsidR="003D7FA5" w:rsidRDefault="003D7FA5" w:rsidP="003D7FA5">
            <w:pPr>
              <w:spacing w:after="120" w:line="480" w:lineRule="auto"/>
              <w:rPr>
                <w:rFonts w:ascii="Arial" w:eastAsia="Times New Roman" w:hAnsi="Arial" w:cs="Arial"/>
                <w:b/>
                <w:bCs/>
                <w:color w:val="000000"/>
                <w:sz w:val="20"/>
                <w:szCs w:val="20"/>
              </w:rPr>
            </w:pPr>
            <w:r w:rsidRPr="003B74CB">
              <w:rPr>
                <w:rFonts w:ascii="Arial" w:eastAsia="Times New Roman" w:hAnsi="Arial" w:cs="Arial"/>
                <w:color w:val="000000"/>
                <w:sz w:val="20"/>
                <w:szCs w:val="20"/>
              </w:rPr>
              <w:t>Zoonotic traits</w:t>
            </w:r>
          </w:p>
        </w:tc>
        <w:tc>
          <w:tcPr>
            <w:tcW w:w="4675" w:type="dxa"/>
          </w:tcPr>
          <w:p w14:paraId="620F41C0" w14:textId="77777777" w:rsidR="003D7FA5" w:rsidRPr="003B74CB" w:rsidRDefault="003D7FA5" w:rsidP="003D7FA5">
            <w:pPr>
              <w:spacing w:after="120" w:line="480" w:lineRule="auto"/>
              <w:rPr>
                <w:rFonts w:ascii="Arial" w:eastAsia="Times New Roman" w:hAnsi="Arial" w:cs="Arial"/>
                <w:color w:val="000000"/>
                <w:sz w:val="20"/>
                <w:szCs w:val="20"/>
              </w:rPr>
            </w:pPr>
            <w:r w:rsidRPr="003B74CB">
              <w:rPr>
                <w:rFonts w:ascii="Arial" w:eastAsia="Times New Roman" w:hAnsi="Arial" w:cs="Arial"/>
                <w:color w:val="000000"/>
                <w:sz w:val="20"/>
                <w:szCs w:val="20"/>
              </w:rPr>
              <w:t>Within host spread mechanism</w:t>
            </w:r>
          </w:p>
          <w:p w14:paraId="7E5A44C1" w14:textId="77777777" w:rsidR="003D7FA5" w:rsidRPr="003B74CB" w:rsidRDefault="003D7FA5" w:rsidP="003D7FA5">
            <w:pPr>
              <w:spacing w:after="120" w:line="480" w:lineRule="auto"/>
              <w:rPr>
                <w:rFonts w:ascii="Arial" w:eastAsia="Times New Roman" w:hAnsi="Arial" w:cs="Arial"/>
                <w:color w:val="000000"/>
                <w:sz w:val="20"/>
                <w:szCs w:val="20"/>
              </w:rPr>
            </w:pPr>
            <w:r w:rsidRPr="003B74CB">
              <w:rPr>
                <w:rFonts w:ascii="Arial" w:eastAsia="Times New Roman" w:hAnsi="Arial" w:cs="Arial"/>
                <w:color w:val="000000"/>
                <w:sz w:val="20"/>
                <w:szCs w:val="20"/>
              </w:rPr>
              <w:t>Cellular receptor used</w:t>
            </w:r>
          </w:p>
          <w:p w14:paraId="680C906E" w14:textId="77777777" w:rsidR="003D7FA5" w:rsidRPr="003B74CB" w:rsidRDefault="003D7FA5" w:rsidP="003D7FA5">
            <w:pPr>
              <w:spacing w:after="120" w:line="480" w:lineRule="auto"/>
              <w:rPr>
                <w:rFonts w:ascii="Arial" w:eastAsia="Times New Roman" w:hAnsi="Arial" w:cs="Arial"/>
                <w:color w:val="000000"/>
                <w:sz w:val="20"/>
                <w:szCs w:val="20"/>
              </w:rPr>
            </w:pPr>
            <w:r w:rsidRPr="003B74CB">
              <w:rPr>
                <w:rFonts w:ascii="Arial" w:eastAsia="Times New Roman" w:hAnsi="Arial" w:cs="Arial"/>
                <w:color w:val="000000"/>
                <w:sz w:val="20"/>
                <w:szCs w:val="20"/>
              </w:rPr>
              <w:t>Receptor distribution</w:t>
            </w:r>
          </w:p>
          <w:p w14:paraId="450DB097" w14:textId="77777777" w:rsidR="003D7FA5" w:rsidRPr="003B74CB" w:rsidRDefault="003D7FA5" w:rsidP="003D7FA5">
            <w:pPr>
              <w:spacing w:after="120" w:line="480" w:lineRule="auto"/>
              <w:rPr>
                <w:rFonts w:ascii="Arial" w:eastAsia="Times New Roman" w:hAnsi="Arial" w:cs="Arial"/>
                <w:color w:val="000000"/>
                <w:sz w:val="20"/>
                <w:szCs w:val="20"/>
              </w:rPr>
            </w:pPr>
            <w:r w:rsidRPr="003B74CB">
              <w:rPr>
                <w:rFonts w:ascii="Arial" w:eastAsia="Times New Roman" w:hAnsi="Arial" w:cs="Arial"/>
                <w:color w:val="000000"/>
                <w:sz w:val="20"/>
                <w:szCs w:val="20"/>
              </w:rPr>
              <w:t>Cellular tropism</w:t>
            </w:r>
          </w:p>
          <w:p w14:paraId="393C6886" w14:textId="77777777" w:rsidR="003D7FA5" w:rsidRDefault="003D7FA5" w:rsidP="003D7FA5">
            <w:pPr>
              <w:spacing w:after="120" w:line="480" w:lineRule="auto"/>
              <w:rPr>
                <w:rFonts w:ascii="Arial" w:eastAsia="Times New Roman" w:hAnsi="Arial" w:cs="Arial"/>
                <w:b/>
                <w:bCs/>
                <w:color w:val="000000"/>
                <w:sz w:val="20"/>
                <w:szCs w:val="20"/>
              </w:rPr>
            </w:pPr>
            <w:r w:rsidRPr="003B74CB">
              <w:rPr>
                <w:rFonts w:ascii="Arial" w:eastAsia="Times New Roman" w:hAnsi="Arial" w:cs="Arial"/>
                <w:color w:val="000000"/>
                <w:sz w:val="20"/>
                <w:szCs w:val="20"/>
              </w:rPr>
              <w:lastRenderedPageBreak/>
              <w:t>Organs/systems affected</w:t>
            </w:r>
          </w:p>
        </w:tc>
      </w:tr>
    </w:tbl>
    <w:p w14:paraId="3FBC158F" w14:textId="2D1382F8" w:rsidR="00C67E1D" w:rsidRPr="00AA6AB3" w:rsidRDefault="003D7FA5"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noProof/>
          <w:color w:val="000000"/>
          <w:sz w:val="20"/>
          <w:szCs w:val="20"/>
        </w:rPr>
        <w:lastRenderedPageBreak/>
        <mc:AlternateContent>
          <mc:Choice Requires="wps">
            <w:drawing>
              <wp:anchor distT="45720" distB="45720" distL="114300" distR="114300" simplePos="0" relativeHeight="251656192" behindDoc="0" locked="0" layoutInCell="1" allowOverlap="1" wp14:anchorId="06DEB729" wp14:editId="418A9E36">
                <wp:simplePos x="0" y="0"/>
                <wp:positionH relativeFrom="column">
                  <wp:posOffset>-127000</wp:posOffset>
                </wp:positionH>
                <wp:positionV relativeFrom="paragraph">
                  <wp:posOffset>2550444</wp:posOffset>
                </wp:positionV>
                <wp:extent cx="6182995" cy="551815"/>
                <wp:effectExtent l="0" t="0" r="27305" b="1968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2995" cy="551815"/>
                        </a:xfrm>
                        <a:prstGeom prst="rect">
                          <a:avLst/>
                        </a:prstGeom>
                        <a:solidFill>
                          <a:srgbClr val="FFFFFF"/>
                        </a:solidFill>
                        <a:ln w="9525">
                          <a:solidFill>
                            <a:srgbClr val="000000"/>
                          </a:solidFill>
                          <a:miter lim="800000"/>
                          <a:headEnd/>
                          <a:tailEnd/>
                        </a:ln>
                      </wps:spPr>
                      <wps:txbx>
                        <w:txbxContent>
                          <w:p w14:paraId="2E9C2A28" w14:textId="41795506" w:rsidR="00AA6AB3" w:rsidRDefault="00AA6AB3">
                            <w:r>
                              <w:t>Table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EB729" id="_x0000_s1072" type="#_x0000_t202" style="position:absolute;margin-left:-10pt;margin-top:200.8pt;width:486.85pt;height:43.4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">
                <v:textbox>
                  <w:txbxContent>
                    <w:p w14:paraId="2E9C2A28" w14:textId="41795506" w:rsidR="00AA6AB3" w:rsidRDefault="00AA6AB3">
                      <w:r>
                        <w:t>Table X</w:t>
                      </w:r>
                    </w:p>
                  </w:txbxContent>
                </v:textbox>
                <w10:wrap type="topAndBottom"/>
              </v:shape>
            </w:pict>
          </mc:Fallback>
        </mc:AlternateContent>
      </w:r>
    </w:p>
    <w:p w14:paraId="05CE7F1A" w14:textId="17A92B4D" w:rsidR="001160DC" w:rsidRPr="00AA6AB3" w:rsidRDefault="003D7FA5" w:rsidP="00AA6AB3">
      <w:pPr>
        <w:spacing w:after="120" w:line="480" w:lineRule="auto"/>
        <w:rPr>
          <w:rFonts w:ascii="Arial" w:eastAsia="Times New Roman" w:hAnsi="Arial" w:cs="Arial"/>
          <w:b/>
          <w:bCs/>
          <w:color w:val="000000"/>
          <w:sz w:val="20"/>
          <w:szCs w:val="20"/>
        </w:rPr>
      </w:pPr>
      <w:r>
        <w:rPr>
          <w:rFonts w:ascii="Arial" w:eastAsia="Times New Roman" w:hAnsi="Arial" w:cs="Arial"/>
          <w:b/>
          <w:bCs/>
          <w:noProof/>
          <w:color w:val="000000"/>
          <w:sz w:val="20"/>
          <w:szCs w:val="20"/>
        </w:rPr>
        <mc:AlternateContent>
          <mc:Choice Requires="wpg">
            <w:drawing>
              <wp:anchor distT="0" distB="0" distL="114300" distR="114300" simplePos="0" relativeHeight="251659264" behindDoc="0" locked="0" layoutInCell="1" allowOverlap="1" wp14:anchorId="115A94F4" wp14:editId="7DE4653D">
                <wp:simplePos x="0" y="0"/>
                <wp:positionH relativeFrom="column">
                  <wp:posOffset>-126518</wp:posOffset>
                </wp:positionH>
                <wp:positionV relativeFrom="paragraph">
                  <wp:posOffset>22</wp:posOffset>
                </wp:positionV>
                <wp:extent cx="6245860" cy="5555615"/>
                <wp:effectExtent l="0" t="0" r="21590" b="26035"/>
                <wp:wrapTopAndBottom/>
                <wp:docPr id="51" name="Group 51"/>
                <wp:cNvGraphicFramePr/>
                <a:graphic xmlns:a="http://schemas.openxmlformats.org/drawingml/2006/main">
                  <a:graphicData uri="http://schemas.microsoft.com/office/word/2010/wordprocessingGroup">
                    <wpg:wgp>
                      <wpg:cNvGrpSpPr/>
                      <wpg:grpSpPr>
                        <a:xfrm>
                          <a:off x="0" y="0"/>
                          <a:ext cx="6245860" cy="5555615"/>
                          <a:chOff x="0" y="0"/>
                          <a:chExt cx="7192010" cy="5414601"/>
                        </a:xfrm>
                      </wpg:grpSpPr>
                      <wpg:grpSp>
                        <wpg:cNvPr id="7" name="Group 3"/>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08EECF7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2"/>
                        <wps:cNvSpPr txBox="1">
                          <a:spLocks noChangeArrowheads="1"/>
                        </wps:cNvSpPr>
                        <wps:spPr bwMode="auto">
                          <a:xfrm>
                            <a:off x="489097" y="4699591"/>
                            <a:ext cx="6553835" cy="715010"/>
                          </a:xfrm>
                          <a:prstGeom prst="rect">
                            <a:avLst/>
                          </a:prstGeom>
                          <a:solidFill>
                            <a:srgbClr val="FFFFFF"/>
                          </a:solidFill>
                          <a:ln w="9525">
                            <a:solidFill>
                              <a:srgbClr val="000000"/>
                            </a:solidFill>
                            <a:miter lim="800000"/>
                            <a:headEnd/>
                            <a:tailEnd/>
                          </a:ln>
                        </wps:spPr>
                        <wps:txbx>
                          <w:txbxContent>
                            <w:p w14:paraId="2BEEEE54" w14:textId="748CF8C1" w:rsidR="00AA6AB3" w:rsidRDefault="00AA6AB3">
                              <w:r>
                                <w:t>Figure 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5A94F4" id="Group 51" o:spid="_x0000_s1073" style="position:absolute;margin-left:-9.95pt;margin-top:0;width:491.8pt;height:437.45pt;z-index:251659264;mso-width-relative:margin;mso-height-relative:margin" coordsize="71920,5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">
                <v:group id="Group 3" o:spid="_x0000_s1074" style="position:absolute;width:71920;height:46088"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8" o:spid="_x0000_s1075"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76"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77"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78"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79"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80"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81"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v:textbox>
                    </v:rect>
                    <v:rect id="Rectangle 15" o:spid="_x0000_s1082"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83"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v:textbox>
                    </v:rect>
                    <v:rect id="Rectangle 17" o:spid="_x0000_s1084"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18" o:spid="_x0000_s1085"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v:textbox>
                    </v:rect>
                    <v:rect id="Rectangle 19" o:spid="_x0000_s1086"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20" o:spid="_x0000_s1087"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08EECF7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p>
                        </w:txbxContent>
                      </v:textbox>
                    </v:rect>
                    <v:rect id="Rectangle 21" o:spid="_x0000_s1088"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89"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90"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91"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92"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093"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94"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95"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96"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group>
                <v:shape id="_x0000_s1097" type="#_x0000_t202" style="position:absolute;left:4890;top:46995;width:65539;height:7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EEEE54" w14:textId="748CF8C1" w:rsidR="00AA6AB3" w:rsidRDefault="00AA6AB3">
                        <w:r>
                          <w:t>Figure X</w:t>
                        </w:r>
                      </w:p>
                    </w:txbxContent>
                  </v:textbox>
                </v:shape>
                <w10:wrap type="topAndBottom"/>
              </v:group>
            </w:pict>
          </mc:Fallback>
        </mc:AlternateContent>
      </w:r>
      <w:r w:rsidR="001160DC" w:rsidRPr="00AA6AB3">
        <w:rPr>
          <w:rFonts w:ascii="Arial" w:eastAsia="Times New Roman" w:hAnsi="Arial" w:cs="Arial"/>
          <w:b/>
          <w:bCs/>
          <w:color w:val="000000"/>
          <w:sz w:val="20"/>
          <w:szCs w:val="20"/>
        </w:rPr>
        <w:t>Multiple correspondence Analysis</w:t>
      </w:r>
    </w:p>
    <w:p w14:paraId="3E816DF7" w14:textId="4A2D0F08" w:rsidR="00744721" w:rsidRDefault="004131A4" w:rsidP="00744721">
      <w:pPr>
        <w:pStyle w:val="NormalWeb"/>
        <w:spacing w:before="180" w:beforeAutospacing="0" w:after="180" w:afterAutospacing="0" w:line="480" w:lineRule="auto"/>
        <w:rPr>
          <w:rFonts w:ascii="Arial" w:hAnsi="Arial" w:cs="Arial"/>
          <w:color w:val="000000"/>
          <w:sz w:val="20"/>
          <w:szCs w:val="20"/>
        </w:rPr>
      </w:pPr>
      <w:r w:rsidRPr="00AA6AB3">
        <w:rPr>
          <w:rFonts w:ascii="Arial" w:hAnsi="Arial" w:cs="Arial"/>
          <w:color w:val="333333"/>
          <w:sz w:val="20"/>
          <w:szCs w:val="20"/>
          <w:shd w:val="clear" w:color="auto" w:fill="FFFFFF"/>
        </w:rPr>
        <w:t xml:space="preserve">To </w:t>
      </w:r>
      <w:r w:rsidR="002D2C53" w:rsidRPr="00AA6AB3">
        <w:rPr>
          <w:rFonts w:ascii="Arial" w:hAnsi="Arial" w:cs="Arial"/>
          <w:color w:val="333333"/>
          <w:sz w:val="20"/>
          <w:szCs w:val="20"/>
          <w:shd w:val="clear" w:color="auto" w:fill="FFFFFF"/>
        </w:rPr>
        <w:t>analyze</w:t>
      </w:r>
      <w:r w:rsidRPr="00AA6AB3">
        <w:rPr>
          <w:rFonts w:ascii="Arial" w:hAnsi="Arial" w:cs="Arial"/>
          <w:color w:val="333333"/>
          <w:sz w:val="20"/>
          <w:szCs w:val="20"/>
          <w:shd w:val="clear" w:color="auto" w:fill="FFFFFF"/>
        </w:rPr>
        <w:t xml:space="preserve"> the relationship between pathological parameters, multiple correspondence analysis (MCA) was </w:t>
      </w:r>
      <w:r w:rsidR="005B2CF6" w:rsidRPr="00AA6AB3">
        <w:rPr>
          <w:rFonts w:ascii="Arial" w:hAnsi="Arial" w:cs="Arial"/>
          <w:color w:val="333333"/>
          <w:sz w:val="20"/>
          <w:szCs w:val="20"/>
          <w:shd w:val="clear" w:color="auto" w:fill="FFFFFF"/>
        </w:rPr>
        <w:t>conducted</w:t>
      </w:r>
      <w:r w:rsidRPr="00AA6AB3">
        <w:rPr>
          <w:rFonts w:ascii="Arial" w:hAnsi="Arial" w:cs="Arial"/>
          <w:color w:val="333333"/>
          <w:sz w:val="20"/>
          <w:szCs w:val="20"/>
          <w:shd w:val="clear" w:color="auto" w:fill="FFFFFF"/>
        </w:rPr>
        <w:t>. MCA is a descriptive technique designed to measure correspondence between the rows and columns</w:t>
      </w:r>
      <w:r w:rsidR="005B2CF6" w:rsidRPr="00AA6AB3">
        <w:rPr>
          <w:rFonts w:ascii="Arial" w:hAnsi="Arial" w:cs="Arial"/>
          <w:color w:val="333333"/>
          <w:sz w:val="20"/>
          <w:szCs w:val="20"/>
          <w:shd w:val="clear" w:color="auto" w:fill="FFFFFF"/>
        </w:rPr>
        <w:t xml:space="preserve"> in tables of data</w:t>
      </w:r>
      <w:r w:rsidRPr="00AA6AB3">
        <w:rPr>
          <w:rFonts w:ascii="Arial" w:hAnsi="Arial" w:cs="Arial"/>
          <w:color w:val="333333"/>
          <w:sz w:val="20"/>
          <w:szCs w:val="20"/>
          <w:shd w:val="clear" w:color="auto" w:fill="FFFFFF"/>
        </w:rPr>
        <w:t>. The object</w:t>
      </w:r>
      <w:r w:rsidR="00443745">
        <w:rPr>
          <w:rFonts w:ascii="Arial" w:hAnsi="Arial" w:cs="Arial"/>
          <w:color w:val="333333"/>
          <w:sz w:val="20"/>
          <w:szCs w:val="20"/>
          <w:shd w:val="clear" w:color="auto" w:fill="FFFFFF"/>
        </w:rPr>
        <w:t>ive</w:t>
      </w:r>
      <w:r w:rsidRPr="00AA6AB3">
        <w:rPr>
          <w:rFonts w:ascii="Arial" w:hAnsi="Arial" w:cs="Arial"/>
          <w:color w:val="333333"/>
          <w:sz w:val="20"/>
          <w:szCs w:val="20"/>
          <w:shd w:val="clear" w:color="auto" w:fill="FFFFFF"/>
        </w:rPr>
        <w:t xml:space="preserve"> of MCA is to visualize the relationship of categorical </w:t>
      </w:r>
      <w:r w:rsidR="005B2CF6" w:rsidRPr="00AA6AB3">
        <w:rPr>
          <w:rFonts w:ascii="Arial" w:hAnsi="Arial" w:cs="Arial"/>
          <w:color w:val="333333"/>
          <w:sz w:val="20"/>
          <w:szCs w:val="20"/>
          <w:shd w:val="clear" w:color="auto" w:fill="FFFFFF"/>
        </w:rPr>
        <w:t>variables</w:t>
      </w:r>
      <w:r w:rsidRPr="00AA6AB3">
        <w:rPr>
          <w:rFonts w:ascii="Arial" w:hAnsi="Arial" w:cs="Arial"/>
          <w:color w:val="333333"/>
          <w:sz w:val="20"/>
          <w:szCs w:val="20"/>
          <w:shd w:val="clear" w:color="auto" w:fill="FFFFFF"/>
        </w:rPr>
        <w:t>. Correspondence analysis</w:t>
      </w:r>
      <w:r w:rsidR="005B2CF6" w:rsidRPr="00AA6AB3">
        <w:rPr>
          <w:rFonts w:ascii="Arial" w:hAnsi="Arial" w:cs="Arial"/>
          <w:color w:val="333333"/>
          <w:sz w:val="20"/>
          <w:szCs w:val="20"/>
          <w:shd w:val="clear" w:color="auto" w:fill="FFFFFF"/>
        </w:rPr>
        <w:t xml:space="preserve"> is</w:t>
      </w:r>
      <w:r w:rsidRPr="00AA6AB3">
        <w:rPr>
          <w:rFonts w:ascii="Arial" w:hAnsi="Arial" w:cs="Arial"/>
          <w:color w:val="333333"/>
          <w:sz w:val="20"/>
          <w:szCs w:val="20"/>
          <w:shd w:val="clear" w:color="auto" w:fill="FFFFFF"/>
        </w:rPr>
        <w:t xml:space="preserve"> used to explore the relationship between variables by comparison with distance in multiple dimension space. </w:t>
      </w:r>
      <w:r w:rsidR="005B2CF6" w:rsidRPr="00AA6AB3">
        <w:rPr>
          <w:rFonts w:ascii="Arial" w:hAnsi="Arial" w:cs="Arial"/>
          <w:color w:val="333333"/>
          <w:sz w:val="20"/>
          <w:szCs w:val="20"/>
          <w:shd w:val="clear" w:color="auto" w:fill="FFFFFF"/>
        </w:rPr>
        <w:t>T</w:t>
      </w:r>
      <w:r w:rsidRPr="00AA6AB3">
        <w:rPr>
          <w:rFonts w:ascii="Arial" w:hAnsi="Arial" w:cs="Arial"/>
          <w:color w:val="333333"/>
          <w:sz w:val="20"/>
          <w:szCs w:val="20"/>
          <w:shd w:val="clear" w:color="auto" w:fill="FFFFFF"/>
        </w:rPr>
        <w:t xml:space="preserve">he first two dimensions can usually explain </w:t>
      </w:r>
      <w:r w:rsidR="005B2CF6" w:rsidRPr="00AA6AB3">
        <w:rPr>
          <w:rFonts w:ascii="Arial" w:hAnsi="Arial" w:cs="Arial"/>
          <w:color w:val="333333"/>
          <w:sz w:val="20"/>
          <w:szCs w:val="20"/>
          <w:shd w:val="clear" w:color="auto" w:fill="FFFFFF"/>
        </w:rPr>
        <w:t xml:space="preserve">most of the </w:t>
      </w:r>
      <w:r w:rsidRPr="00AA6AB3">
        <w:rPr>
          <w:rFonts w:ascii="Arial" w:hAnsi="Arial" w:cs="Arial"/>
          <w:color w:val="333333"/>
          <w:sz w:val="20"/>
          <w:szCs w:val="20"/>
          <w:shd w:val="clear" w:color="auto" w:fill="FFFFFF"/>
        </w:rPr>
        <w:lastRenderedPageBreak/>
        <w:t>variation</w:t>
      </w:r>
      <w:r w:rsidR="005B2CF6" w:rsidRPr="00AA6AB3">
        <w:rPr>
          <w:rFonts w:ascii="Arial" w:hAnsi="Arial" w:cs="Arial"/>
          <w:color w:val="333333"/>
          <w:sz w:val="20"/>
          <w:szCs w:val="20"/>
          <w:shd w:val="clear" w:color="auto" w:fill="FFFFFF"/>
        </w:rPr>
        <w:t xml:space="preserve"> seen in the data.</w:t>
      </w:r>
      <w:r w:rsidR="005B2CF6" w:rsidRPr="00AA6AB3">
        <w:rPr>
          <w:rFonts w:ascii="Arial" w:hAnsi="Arial" w:cs="Arial"/>
          <w:color w:val="212121"/>
          <w:sz w:val="20"/>
          <w:szCs w:val="20"/>
          <w:shd w:val="clear" w:color="auto" w:fill="FFFFFF"/>
        </w:rPr>
        <w:t xml:space="preserve"> Following data processing a total of n=213 rows along with 31 columns were uses for MCA. The</w:t>
      </w:r>
      <w:r w:rsidR="002D2C53">
        <w:rPr>
          <w:rFonts w:ascii="Arial" w:hAnsi="Arial" w:cs="Arial"/>
          <w:color w:val="212121"/>
          <w:sz w:val="20"/>
          <w:szCs w:val="20"/>
          <w:shd w:val="clear" w:color="auto" w:fill="FFFFFF"/>
        </w:rPr>
        <w:t xml:space="preserve"> </w:t>
      </w:r>
      <w:r w:rsidR="005B2CF6" w:rsidRPr="00AA6AB3">
        <w:rPr>
          <w:rFonts w:ascii="Arial" w:hAnsi="Arial" w:cs="Arial"/>
          <w:color w:val="212121"/>
          <w:sz w:val="20"/>
          <w:szCs w:val="20"/>
          <w:shd w:val="clear" w:color="auto" w:fill="FFFFFF"/>
        </w:rPr>
        <w:t xml:space="preserve">MCA was also repeated with just the distinct viruses </w:t>
      </w:r>
      <w:r w:rsidR="00443745">
        <w:rPr>
          <w:rFonts w:ascii="Arial" w:hAnsi="Arial" w:cs="Arial"/>
          <w:color w:val="212121"/>
          <w:sz w:val="20"/>
          <w:szCs w:val="20"/>
          <w:shd w:val="clear" w:color="auto" w:fill="FFFFFF"/>
        </w:rPr>
        <w:t>(</w:t>
      </w:r>
      <w:r w:rsidR="005B2CF6" w:rsidRPr="00AA6AB3">
        <w:rPr>
          <w:rFonts w:ascii="Arial" w:hAnsi="Arial" w:cs="Arial"/>
          <w:color w:val="212121"/>
          <w:sz w:val="20"/>
          <w:szCs w:val="20"/>
          <w:shd w:val="clear" w:color="auto" w:fill="FFFFFF"/>
        </w:rPr>
        <w:t>n=52</w:t>
      </w:r>
      <w:r w:rsidR="00443745">
        <w:rPr>
          <w:rFonts w:ascii="Arial" w:hAnsi="Arial" w:cs="Arial"/>
          <w:color w:val="212121"/>
          <w:sz w:val="20"/>
          <w:szCs w:val="20"/>
          <w:shd w:val="clear" w:color="auto" w:fill="FFFFFF"/>
        </w:rPr>
        <w:t>)</w:t>
      </w:r>
      <w:r w:rsidR="005B2CF6" w:rsidRPr="00AA6AB3">
        <w:rPr>
          <w:rFonts w:ascii="Arial" w:hAnsi="Arial" w:cs="Arial"/>
          <w:color w:val="212121"/>
          <w:sz w:val="20"/>
          <w:szCs w:val="20"/>
          <w:shd w:val="clear" w:color="auto" w:fill="FFFFFF"/>
        </w:rPr>
        <w:t xml:space="preserve">, to remove bias in the correspondence caused by viruses which occur often in the literature in spillover events between multiple different species </w:t>
      </w:r>
      <w:r w:rsidR="002D2C53" w:rsidRPr="00AA6AB3">
        <w:rPr>
          <w:rFonts w:ascii="Arial" w:hAnsi="Arial" w:cs="Arial"/>
          <w:color w:val="212121"/>
          <w:sz w:val="20"/>
          <w:szCs w:val="20"/>
          <w:shd w:val="clear" w:color="auto" w:fill="FFFFFF"/>
        </w:rPr>
        <w:t>e.g.,</w:t>
      </w:r>
      <w:r w:rsidR="005B2CF6" w:rsidRPr="00AA6AB3">
        <w:rPr>
          <w:rFonts w:ascii="Arial" w:hAnsi="Arial" w:cs="Arial"/>
          <w:color w:val="212121"/>
          <w:sz w:val="20"/>
          <w:szCs w:val="20"/>
          <w:shd w:val="clear" w:color="auto" w:fill="FFFFFF"/>
        </w:rPr>
        <w:t xml:space="preserve"> influenza.</w:t>
      </w:r>
      <w:r w:rsidR="005B2CF6" w:rsidRPr="00AA6AB3">
        <w:rPr>
          <w:rFonts w:ascii="Arial" w:hAnsi="Arial" w:cs="Arial"/>
          <w:color w:val="000000"/>
          <w:sz w:val="20"/>
          <w:szCs w:val="20"/>
        </w:rPr>
        <w:t xml:space="preserve"> Multiple correspondence analysis was conducted on the data using the package </w:t>
      </w:r>
      <w:proofErr w:type="spellStart"/>
      <w:r w:rsidR="005B2CF6" w:rsidRPr="00AA6AB3">
        <w:rPr>
          <w:rFonts w:ascii="Arial" w:hAnsi="Arial" w:cs="Arial"/>
          <w:i/>
          <w:iCs/>
          <w:color w:val="000000"/>
          <w:sz w:val="20"/>
          <w:szCs w:val="20"/>
        </w:rPr>
        <w:t>FactoMineR</w:t>
      </w:r>
      <w:proofErr w:type="spellEnd"/>
      <w:r w:rsidR="00113CEA">
        <w:rPr>
          <w:rFonts w:ascii="Arial" w:hAnsi="Arial" w:cs="Arial"/>
          <w:i/>
          <w:iCs/>
          <w:color w:val="000000"/>
          <w:sz w:val="20"/>
          <w:szCs w:val="20"/>
        </w:rPr>
        <w:t xml:space="preserve"> </w:t>
      </w:r>
      <w:r w:rsidR="00113CEA">
        <w:rPr>
          <w:rFonts w:ascii="Arial" w:hAnsi="Arial" w:cs="Arial"/>
          <w:i/>
          <w:iCs/>
          <w:color w:val="000000"/>
          <w:sz w:val="20"/>
          <w:szCs w:val="20"/>
        </w:rPr>
        <w:fldChar w:fldCharType="begin"/>
      </w:r>
      <w:r w:rsidR="00113CEA">
        <w:rPr>
          <w:rFonts w:ascii="Arial" w:hAnsi="Arial" w:cs="Arial"/>
          <w:i/>
          <w:iCs/>
          <w:color w:val="000000"/>
          <w:sz w:val="20"/>
          <w:szCs w:val="20"/>
        </w:rPr>
        <w:instrText xml:space="preserve"> ADDIN EN.CITE &lt;EndNote&gt;&lt;Cite&gt;&lt;Author&gt;Le&lt;/Author&gt;&lt;Year&gt;2008&lt;/Year&gt;&lt;RecNum&gt;7774&lt;/RecNum&gt;&lt;DisplayText&gt;(Le 2008)&lt;/DisplayText&gt;&lt;record&gt;&lt;rec-number&gt;7774&lt;/rec-number&gt;&lt;foreign-keys&gt;&lt;key app="EN" db-id="pv99xppxsftrpnevsxkp0tvm950xsdp9wz2x" timestamp="1676325131"&gt;7774&lt;/key&gt;&lt;/foreign-keys&gt;&lt;ref-type name="Journal Article"&gt;17&lt;/ref-type&gt;&lt;contributors&gt;&lt;authors&gt;&lt;author&gt; Le, S., Josse, J., Husson, F.&lt;/author&gt;&lt;/authors&gt;&lt;/contributors&gt;&lt;titles&gt;&lt;title&gt;FactoMineR: An R Package for Multivariate Analysis&lt;/title&gt;&lt;secondary-title&gt;Journal of Statistical Software&lt;/secondary-title&gt;&lt;/titles&gt;&lt;periodical&gt;&lt;full-title&gt;Journal of Statistical Software&lt;/full-title&gt;&lt;/periodical&gt;&lt;pages&gt;1-18&lt;/pages&gt;&lt;volume&gt;25&lt;/volume&gt;&lt;dates&gt;&lt;year&gt;2008&lt;/year&gt;&lt;/dates&gt;&lt;urls&gt;&lt;/urls&gt;&lt;electronic-resource-num&gt;10.18637/jss.v025.i01&lt;/electronic-resource-num&gt;&lt;/record&gt;&lt;/Cite&gt;&lt;/EndNote&gt;</w:instrText>
      </w:r>
      <w:r w:rsidR="00113CEA">
        <w:rPr>
          <w:rFonts w:ascii="Arial" w:hAnsi="Arial" w:cs="Arial"/>
          <w:i/>
          <w:iCs/>
          <w:color w:val="000000"/>
          <w:sz w:val="20"/>
          <w:szCs w:val="20"/>
        </w:rPr>
        <w:fldChar w:fldCharType="separate"/>
      </w:r>
      <w:r w:rsidR="00113CEA">
        <w:rPr>
          <w:rFonts w:ascii="Arial" w:hAnsi="Arial" w:cs="Arial"/>
          <w:i/>
          <w:iCs/>
          <w:noProof/>
          <w:color w:val="000000"/>
          <w:sz w:val="20"/>
          <w:szCs w:val="20"/>
        </w:rPr>
        <w:t>(Le 2008)</w:t>
      </w:r>
      <w:r w:rsidR="00113CEA">
        <w:rPr>
          <w:rFonts w:ascii="Arial" w:hAnsi="Arial" w:cs="Arial"/>
          <w:i/>
          <w:iCs/>
          <w:color w:val="000000"/>
          <w:sz w:val="20"/>
          <w:szCs w:val="20"/>
        </w:rPr>
        <w:fldChar w:fldCharType="end"/>
      </w:r>
      <w:r w:rsidR="005B2CF6" w:rsidRPr="00AA6AB3">
        <w:rPr>
          <w:rFonts w:ascii="Arial" w:hAnsi="Arial" w:cs="Arial"/>
          <w:i/>
          <w:iCs/>
          <w:color w:val="000000"/>
          <w:sz w:val="20"/>
          <w:szCs w:val="20"/>
        </w:rPr>
        <w:t xml:space="preserve">. </w:t>
      </w:r>
      <w:r w:rsidR="005B2CF6" w:rsidRPr="00AA6AB3">
        <w:rPr>
          <w:rFonts w:ascii="Arial" w:hAnsi="Arial" w:cs="Arial"/>
          <w:color w:val="000000"/>
          <w:sz w:val="20"/>
          <w:szCs w:val="20"/>
        </w:rPr>
        <w:t xml:space="preserve"> </w:t>
      </w:r>
    </w:p>
    <w:p w14:paraId="53D876BB" w14:textId="77777777" w:rsidR="00744721" w:rsidRDefault="00744721" w:rsidP="00744721">
      <w:pPr>
        <w:pStyle w:val="NormalWeb"/>
        <w:spacing w:before="180" w:beforeAutospacing="0" w:after="180" w:afterAutospacing="0" w:line="480" w:lineRule="auto"/>
        <w:rPr>
          <w:rFonts w:ascii="Arial" w:hAnsi="Arial" w:cs="Arial"/>
          <w:color w:val="000000"/>
          <w:sz w:val="20"/>
          <w:szCs w:val="20"/>
        </w:rPr>
      </w:pPr>
    </w:p>
    <w:p w14:paraId="6D56EC99" w14:textId="0664608B" w:rsidR="00744721" w:rsidRPr="00744721" w:rsidRDefault="00744721" w:rsidP="00744721">
      <w:pPr>
        <w:pStyle w:val="NormalWeb"/>
        <w:spacing w:before="180" w:beforeAutospacing="0" w:after="180" w:afterAutospacing="0" w:line="480" w:lineRule="auto"/>
        <w:rPr>
          <w:rFonts w:ascii="Arial" w:hAnsi="Arial" w:cs="Arial"/>
          <w:color w:val="000000"/>
          <w:sz w:val="20"/>
          <w:szCs w:val="20"/>
          <w:highlight w:val="cyan"/>
        </w:rPr>
      </w:pPr>
      <w:r w:rsidRPr="00744721">
        <w:rPr>
          <w:rFonts w:ascii="Arial" w:hAnsi="Arial" w:cs="Arial"/>
          <w:color w:val="000000"/>
          <w:sz w:val="20"/>
          <w:szCs w:val="20"/>
          <w:highlight w:val="cyan"/>
        </w:rPr>
        <w:t>Interpreting a Multiple Correspondence Analysis (MCA) plot involves understanding the relationships between the categories and the dimensions extracted from the data. Here are some general guidelines to help you interpret an MCA plot:</w:t>
      </w:r>
    </w:p>
    <w:p w14:paraId="3ABFA54A" w14:textId="77777777" w:rsidR="00744721" w:rsidRPr="00744721" w:rsidRDefault="00744721" w:rsidP="00744721">
      <w:pPr>
        <w:pStyle w:val="NormalWeb"/>
        <w:numPr>
          <w:ilvl w:val="0"/>
          <w:numId w:val="5"/>
        </w:numPr>
        <w:spacing w:before="180" w:after="180" w:line="480" w:lineRule="auto"/>
        <w:rPr>
          <w:rFonts w:ascii="Arial" w:hAnsi="Arial" w:cs="Arial"/>
          <w:color w:val="000000"/>
          <w:sz w:val="20"/>
          <w:szCs w:val="20"/>
          <w:highlight w:val="cyan"/>
        </w:rPr>
      </w:pPr>
      <w:r w:rsidRPr="00744721">
        <w:rPr>
          <w:rFonts w:ascii="Arial" w:hAnsi="Arial" w:cs="Arial"/>
          <w:color w:val="000000"/>
          <w:sz w:val="20"/>
          <w:szCs w:val="20"/>
          <w:highlight w:val="cyan"/>
        </w:rPr>
        <w:t>Categories that are close together on the plot are more strongly associated than categories that are far apart.</w:t>
      </w:r>
    </w:p>
    <w:p w14:paraId="6534DD86" w14:textId="77777777" w:rsidR="00744721" w:rsidRPr="00744721" w:rsidRDefault="00744721" w:rsidP="00744721">
      <w:pPr>
        <w:pStyle w:val="NormalWeb"/>
        <w:numPr>
          <w:ilvl w:val="0"/>
          <w:numId w:val="5"/>
        </w:numPr>
        <w:spacing w:before="180" w:after="180" w:line="480" w:lineRule="auto"/>
        <w:rPr>
          <w:rFonts w:ascii="Arial" w:hAnsi="Arial" w:cs="Arial"/>
          <w:color w:val="000000"/>
          <w:sz w:val="20"/>
          <w:szCs w:val="20"/>
          <w:highlight w:val="cyan"/>
        </w:rPr>
      </w:pPr>
      <w:r w:rsidRPr="00744721">
        <w:rPr>
          <w:rFonts w:ascii="Arial" w:hAnsi="Arial" w:cs="Arial"/>
          <w:color w:val="000000"/>
          <w:sz w:val="20"/>
          <w:szCs w:val="20"/>
          <w:highlight w:val="cyan"/>
        </w:rPr>
        <w:t>Categories that are projected far away from the center of the plot are more distinctive or informative than categories that are closer to the center.</w:t>
      </w:r>
    </w:p>
    <w:p w14:paraId="38234F1F" w14:textId="77777777" w:rsidR="00744721" w:rsidRPr="00744721" w:rsidRDefault="00744721" w:rsidP="00744721">
      <w:pPr>
        <w:pStyle w:val="NormalWeb"/>
        <w:numPr>
          <w:ilvl w:val="0"/>
          <w:numId w:val="5"/>
        </w:numPr>
        <w:spacing w:before="180" w:after="180" w:line="480" w:lineRule="auto"/>
        <w:rPr>
          <w:rFonts w:ascii="Arial" w:hAnsi="Arial" w:cs="Arial"/>
          <w:color w:val="000000"/>
          <w:sz w:val="20"/>
          <w:szCs w:val="20"/>
          <w:highlight w:val="cyan"/>
        </w:rPr>
      </w:pPr>
      <w:r w:rsidRPr="00744721">
        <w:rPr>
          <w:rFonts w:ascii="Arial" w:hAnsi="Arial" w:cs="Arial"/>
          <w:color w:val="000000"/>
          <w:sz w:val="20"/>
          <w:szCs w:val="20"/>
          <w:highlight w:val="cyan"/>
        </w:rPr>
        <w:t>The closer the points are to the axes, the more they contribute to the respective dimensions.</w:t>
      </w:r>
    </w:p>
    <w:p w14:paraId="3D9F3240" w14:textId="77777777" w:rsidR="00744721" w:rsidRPr="00744721" w:rsidRDefault="00744721" w:rsidP="00744721">
      <w:pPr>
        <w:pStyle w:val="NormalWeb"/>
        <w:numPr>
          <w:ilvl w:val="0"/>
          <w:numId w:val="5"/>
        </w:numPr>
        <w:spacing w:before="180" w:after="180" w:line="480" w:lineRule="auto"/>
        <w:rPr>
          <w:rFonts w:ascii="Arial" w:hAnsi="Arial" w:cs="Arial"/>
          <w:color w:val="000000"/>
          <w:sz w:val="20"/>
          <w:szCs w:val="20"/>
          <w:highlight w:val="cyan"/>
        </w:rPr>
      </w:pPr>
      <w:r w:rsidRPr="00744721">
        <w:rPr>
          <w:rFonts w:ascii="Arial" w:hAnsi="Arial" w:cs="Arial"/>
          <w:color w:val="000000"/>
          <w:sz w:val="20"/>
          <w:szCs w:val="20"/>
          <w:highlight w:val="cyan"/>
        </w:rPr>
        <w:t>The percentage of variation explained by each dimension is shown on the axes. The larger the proportion of variation explained, the more important the dimension is in explaining the data.</w:t>
      </w:r>
    </w:p>
    <w:p w14:paraId="1F57A0DC" w14:textId="77777777" w:rsidR="00744721" w:rsidRPr="00744721" w:rsidRDefault="00744721" w:rsidP="00744721">
      <w:pPr>
        <w:pStyle w:val="NormalWeb"/>
        <w:numPr>
          <w:ilvl w:val="0"/>
          <w:numId w:val="5"/>
        </w:numPr>
        <w:spacing w:before="180" w:after="180" w:line="480" w:lineRule="auto"/>
        <w:rPr>
          <w:rFonts w:ascii="Arial" w:hAnsi="Arial" w:cs="Arial"/>
          <w:color w:val="000000"/>
          <w:sz w:val="20"/>
          <w:szCs w:val="20"/>
          <w:highlight w:val="cyan"/>
        </w:rPr>
      </w:pPr>
      <w:r w:rsidRPr="00744721">
        <w:rPr>
          <w:rFonts w:ascii="Arial" w:hAnsi="Arial" w:cs="Arial"/>
          <w:color w:val="000000"/>
          <w:sz w:val="20"/>
          <w:szCs w:val="20"/>
          <w:highlight w:val="cyan"/>
        </w:rPr>
        <w:t>You can also use supplementary variables or categories to see how they relate to the active categories. These are represented as dots or crosses on the plot.</w:t>
      </w:r>
    </w:p>
    <w:p w14:paraId="5303EA60" w14:textId="324FD3A7" w:rsidR="00C47B0A" w:rsidRPr="00744721" w:rsidRDefault="00744721" w:rsidP="00C47B0A">
      <w:pPr>
        <w:pStyle w:val="NormalWeb"/>
        <w:spacing w:before="180" w:after="180" w:line="480" w:lineRule="auto"/>
        <w:rPr>
          <w:rFonts w:ascii="Arial" w:hAnsi="Arial" w:cs="Arial"/>
          <w:color w:val="000000"/>
          <w:sz w:val="20"/>
          <w:szCs w:val="20"/>
        </w:rPr>
      </w:pPr>
      <w:r w:rsidRPr="00744721">
        <w:rPr>
          <w:rFonts w:ascii="Arial" w:hAnsi="Arial" w:cs="Arial"/>
          <w:color w:val="000000"/>
          <w:sz w:val="20"/>
          <w:szCs w:val="20"/>
          <w:highlight w:val="cyan"/>
        </w:rPr>
        <w:t>Overall, the MCA plot can help you to visualize and understand the relationships between the categorical variables, identify patterns and trends in the data, and identify potential outliers or unusual categories.</w:t>
      </w:r>
    </w:p>
    <w:p w14:paraId="6DCD7D4F" w14:textId="3302BD8A" w:rsidR="00AA6AB3" w:rsidRPr="003D7FA5" w:rsidRDefault="00276459" w:rsidP="00AA6AB3">
      <w:pPr>
        <w:pStyle w:val="NormalWeb"/>
        <w:spacing w:before="180" w:beforeAutospacing="0" w:after="180" w:afterAutospacing="0" w:line="480" w:lineRule="auto"/>
        <w:rPr>
          <w:rFonts w:ascii="Arial" w:hAnsi="Arial" w:cs="Arial"/>
          <w:b/>
          <w:bCs/>
          <w:color w:val="000000"/>
          <w:sz w:val="20"/>
          <w:szCs w:val="20"/>
        </w:rPr>
      </w:pPr>
      <w:r w:rsidRPr="003D7FA5">
        <w:rPr>
          <w:rFonts w:ascii="Arial" w:hAnsi="Arial" w:cs="Arial"/>
          <w:b/>
          <w:bCs/>
          <w:color w:val="000000"/>
          <w:sz w:val="20"/>
          <w:szCs w:val="20"/>
        </w:rPr>
        <w:t>Hierarchical cluster analysis</w:t>
      </w:r>
    </w:p>
    <w:p w14:paraId="33587E57" w14:textId="3B6CCD73" w:rsidR="00276459" w:rsidRDefault="004D5603" w:rsidP="00AA6AB3">
      <w:pPr>
        <w:pStyle w:val="NormalWeb"/>
        <w:spacing w:before="180" w:beforeAutospacing="0" w:after="180" w:afterAutospacing="0" w:line="480" w:lineRule="auto"/>
        <w:rPr>
          <w:rFonts w:ascii="Arial" w:hAnsi="Arial" w:cs="Arial"/>
          <w:color w:val="000000"/>
          <w:sz w:val="20"/>
          <w:szCs w:val="20"/>
        </w:rPr>
      </w:pPr>
      <w:r>
        <w:rPr>
          <w:rFonts w:ascii="Arial" w:hAnsi="Arial" w:cs="Arial"/>
          <w:color w:val="000000"/>
          <w:sz w:val="20"/>
          <w:szCs w:val="20"/>
        </w:rPr>
        <w:t>We</w:t>
      </w:r>
      <w:r w:rsidR="00284505" w:rsidRPr="00284505">
        <w:rPr>
          <w:rFonts w:ascii="Arial" w:hAnsi="Arial" w:cs="Arial"/>
          <w:color w:val="000000"/>
          <w:sz w:val="20"/>
          <w:szCs w:val="20"/>
        </w:rPr>
        <w:t xml:space="preserve"> used hierarchical cluster analysis to group </w:t>
      </w:r>
      <w:r>
        <w:rPr>
          <w:rFonts w:ascii="Arial" w:hAnsi="Arial" w:cs="Arial"/>
          <w:color w:val="000000"/>
          <w:sz w:val="20"/>
          <w:szCs w:val="20"/>
        </w:rPr>
        <w:t>viruses</w:t>
      </w:r>
      <w:r w:rsidR="00284505" w:rsidRPr="00284505">
        <w:rPr>
          <w:rFonts w:ascii="Arial" w:hAnsi="Arial" w:cs="Arial"/>
          <w:color w:val="000000"/>
          <w:sz w:val="20"/>
          <w:szCs w:val="20"/>
        </w:rPr>
        <w:t xml:space="preserve"> into </w:t>
      </w:r>
      <w:r>
        <w:rPr>
          <w:rFonts w:ascii="Arial" w:hAnsi="Arial" w:cs="Arial"/>
          <w:color w:val="000000"/>
          <w:sz w:val="20"/>
          <w:szCs w:val="20"/>
        </w:rPr>
        <w:t>pathologically</w:t>
      </w:r>
      <w:r w:rsidR="00284505" w:rsidRPr="00284505">
        <w:rPr>
          <w:rFonts w:ascii="Arial" w:hAnsi="Arial" w:cs="Arial"/>
          <w:color w:val="000000"/>
          <w:sz w:val="20"/>
          <w:szCs w:val="20"/>
        </w:rPr>
        <w:t xml:space="preserve"> similar clusters. Specifically, we constructed a </w:t>
      </w:r>
      <w:r w:rsidR="00EA6C73">
        <w:rPr>
          <w:rFonts w:ascii="Arial" w:hAnsi="Arial" w:cs="Arial"/>
          <w:color w:val="000000"/>
          <w:sz w:val="20"/>
          <w:szCs w:val="20"/>
        </w:rPr>
        <w:t xml:space="preserve">dissimilarity </w:t>
      </w:r>
      <w:r w:rsidR="00284505" w:rsidRPr="00284505">
        <w:rPr>
          <w:rFonts w:ascii="Arial" w:hAnsi="Arial" w:cs="Arial"/>
          <w:color w:val="000000"/>
          <w:sz w:val="20"/>
          <w:szCs w:val="20"/>
        </w:rPr>
        <w:t xml:space="preserve"> matrix </w:t>
      </w:r>
      <w:r w:rsidR="00EA6C73">
        <w:rPr>
          <w:rFonts w:ascii="Arial" w:hAnsi="Arial" w:cs="Arial"/>
          <w:color w:val="000000"/>
          <w:sz w:val="20"/>
          <w:szCs w:val="20"/>
        </w:rPr>
        <w:t xml:space="preserve">using the Gower distance </w:t>
      </w:r>
      <w:r w:rsidR="00EA6C73">
        <w:rPr>
          <w:rFonts w:ascii="Arial" w:hAnsi="Arial" w:cs="Arial"/>
          <w:color w:val="000000"/>
          <w:sz w:val="20"/>
          <w:szCs w:val="20"/>
        </w:rPr>
        <w:fldChar w:fldCharType="begin"/>
      </w:r>
      <w:r w:rsidR="00EA6C73">
        <w:rPr>
          <w:rFonts w:ascii="Arial" w:hAnsi="Arial" w:cs="Arial"/>
          <w:color w:val="000000"/>
          <w:sz w:val="20"/>
          <w:szCs w:val="20"/>
        </w:rPr>
        <w:instrText xml:space="preserve"> ADDIN EN.CITE &lt;EndNote&gt;&lt;Cite&gt;&lt;Author&gt;Gower&lt;/Author&gt;&lt;Year&gt;1971&lt;/Year&gt;&lt;RecNum&gt;7630&lt;/RecNum&gt;&lt;DisplayText&gt;(Gower 1971)&lt;/DisplayText&gt;&lt;record&gt;&lt;rec-number&gt;7630&lt;/rec-number&gt;&lt;foreign-keys&gt;&lt;key app="EN" db-id="pv99xppxsftrpnevsxkp0tvm950xsdp9wz2x" timestamp="1666987599"&gt;7630&lt;/key&gt;&lt;/foreign-keys&gt;&lt;ref-type name="Journal Article"&gt;17&lt;/ref-type&gt;&lt;contributors&gt;&lt;authors&gt;&lt;author&gt;Gower, J. C.&lt;/author&gt;&lt;/authors&gt;&lt;/contributors&gt;&lt;titles&gt;&lt;title&gt;A General Coefficient of Similarity and Some of Its Properties&lt;/title&gt;&lt;secondary-title&gt;Biometrics&lt;/secondary-title&gt;&lt;/titles&gt;&lt;periodical&gt;&lt;full-title&gt;Biometrics&lt;/full-title&gt;&lt;/periodical&gt;&lt;pages&gt;857-871&lt;/pages&gt;&lt;volume&gt;27&lt;/volume&gt;&lt;number&gt;4&lt;/number&gt;&lt;dates&gt;&lt;year&gt;1971&lt;/year&gt;&lt;/dates&gt;&lt;publisher&gt;[Wiley, International Biometric Society]&lt;/publisher&gt;&lt;isbn&gt;0006341X, 15410420&lt;/isbn&gt;&lt;urls&gt;&lt;related-urls&gt;&lt;url&gt;http://www.jstor.org/stable/2528823&lt;/url&gt;&lt;/related-urls&gt;&lt;/urls&gt;&lt;custom1&gt;Full publication date: Dec., 1971&lt;/custom1&gt;&lt;electronic-resource-num&gt;10.2307/2528823&lt;/electronic-resource-num&gt;&lt;remote-database-name&gt;JSTOR&lt;/remote-database-name&gt;&lt;access-date&gt;2022/10/28/&lt;/access-date&gt;&lt;/record&gt;&lt;/Cite&gt;&lt;/EndNote&gt;</w:instrText>
      </w:r>
      <w:r w:rsidR="00EA6C73">
        <w:rPr>
          <w:rFonts w:ascii="Arial" w:hAnsi="Arial" w:cs="Arial"/>
          <w:color w:val="000000"/>
          <w:sz w:val="20"/>
          <w:szCs w:val="20"/>
        </w:rPr>
        <w:fldChar w:fldCharType="separate"/>
      </w:r>
      <w:r w:rsidR="00EA6C73">
        <w:rPr>
          <w:rFonts w:ascii="Arial" w:hAnsi="Arial" w:cs="Arial"/>
          <w:noProof/>
          <w:color w:val="000000"/>
          <w:sz w:val="20"/>
          <w:szCs w:val="20"/>
        </w:rPr>
        <w:t>(Gower 1971)</w:t>
      </w:r>
      <w:r w:rsidR="00EA6C73">
        <w:rPr>
          <w:rFonts w:ascii="Arial" w:hAnsi="Arial" w:cs="Arial"/>
          <w:color w:val="000000"/>
          <w:sz w:val="20"/>
          <w:szCs w:val="20"/>
        </w:rPr>
        <w:fldChar w:fldCharType="end"/>
      </w:r>
      <w:r w:rsidR="00EA6C73">
        <w:rPr>
          <w:rFonts w:ascii="Arial" w:hAnsi="Arial" w:cs="Arial"/>
          <w:color w:val="000000"/>
          <w:sz w:val="20"/>
          <w:szCs w:val="20"/>
        </w:rPr>
        <w:t xml:space="preserve"> with the `daisy` function from the `cluster` </w:t>
      </w:r>
      <w:r w:rsidR="002A07D2">
        <w:rPr>
          <w:rFonts w:ascii="Arial" w:hAnsi="Arial" w:cs="Arial"/>
          <w:color w:val="000000"/>
          <w:sz w:val="20"/>
          <w:szCs w:val="20"/>
        </w:rPr>
        <w:t>package</w:t>
      </w:r>
      <w:r w:rsidR="00F279FF">
        <w:rPr>
          <w:rFonts w:ascii="Arial" w:hAnsi="Arial" w:cs="Arial"/>
          <w:color w:val="000000"/>
          <w:sz w:val="20"/>
          <w:szCs w:val="20"/>
        </w:rPr>
        <w:t xml:space="preserve"> </w:t>
      </w:r>
      <w:r w:rsidR="00F279FF">
        <w:rPr>
          <w:rFonts w:ascii="Arial" w:hAnsi="Arial" w:cs="Arial"/>
          <w:color w:val="000000"/>
          <w:sz w:val="20"/>
          <w:szCs w:val="20"/>
        </w:rPr>
        <w:fldChar w:fldCharType="begin"/>
      </w:r>
      <w:r w:rsidR="00F279FF">
        <w:rPr>
          <w:rFonts w:ascii="Arial" w:hAnsi="Arial" w:cs="Arial"/>
          <w:color w:val="000000"/>
          <w:sz w:val="20"/>
          <w:szCs w:val="20"/>
        </w:rPr>
        <w:instrText xml:space="preserve"> ADDIN EN.CITE &lt;EndNote&gt;&lt;Cite&gt;&lt;Author&gt;Maechler&lt;/Author&gt;&lt;Year&gt;2022&lt;/Year&gt;&lt;RecNum&gt;7773&lt;/RecNum&gt;&lt;DisplayText&gt;(Maechler 2022)&lt;/DisplayText&gt;&lt;record&gt;&lt;rec-number&gt;7773&lt;/rec-number&gt;&lt;foreign-keys&gt;&lt;key app="EN" db-id="pv99xppxsftrpnevsxkp0tvm950xsdp9wz2x" timestamp="1676324855"&gt;7773&lt;/key&gt;&lt;/foreign-keys&gt;&lt;ref-type name="Computer Program"&gt;9&lt;/ref-type&gt;&lt;contributors&gt;&lt;authors&gt;&lt;author&gt;Maechler, M., Rousseeuw, P., Struyf, A., Hubert, M., Hornik, K.&lt;/author&gt;&lt;/authors&gt;&lt;/contributors&gt;&lt;titles&gt;&lt;title&gt;cluster:  Cluster Analysis Basics and Extensions. &lt;/title&gt;&lt;/titles&gt;&lt;edition&gt;R package version 2.1.4.&lt;/edition&gt;&lt;dates&gt;&lt;year&gt;2022&lt;/year&gt;&lt;/dates&gt;&lt;urls&gt;&lt;related-urls&gt;&lt;url&gt;https://CRAN.R-project.org/package=cluster&lt;/url&gt;&lt;/related-urls&gt;&lt;/urls&gt;&lt;/record&gt;&lt;/Cite&gt;&lt;/EndNote&gt;</w:instrText>
      </w:r>
      <w:r w:rsidR="00F279FF">
        <w:rPr>
          <w:rFonts w:ascii="Arial" w:hAnsi="Arial" w:cs="Arial"/>
          <w:color w:val="000000"/>
          <w:sz w:val="20"/>
          <w:szCs w:val="20"/>
        </w:rPr>
        <w:fldChar w:fldCharType="separate"/>
      </w:r>
      <w:r w:rsidR="00F279FF">
        <w:rPr>
          <w:rFonts w:ascii="Arial" w:hAnsi="Arial" w:cs="Arial"/>
          <w:noProof/>
          <w:color w:val="000000"/>
          <w:sz w:val="20"/>
          <w:szCs w:val="20"/>
        </w:rPr>
        <w:t>(Maechler 2022)</w:t>
      </w:r>
      <w:r w:rsidR="00F279FF">
        <w:rPr>
          <w:rFonts w:ascii="Arial" w:hAnsi="Arial" w:cs="Arial"/>
          <w:color w:val="000000"/>
          <w:sz w:val="20"/>
          <w:szCs w:val="20"/>
        </w:rPr>
        <w:fldChar w:fldCharType="end"/>
      </w:r>
      <w:r w:rsidR="002A07D2">
        <w:rPr>
          <w:rFonts w:ascii="Arial" w:hAnsi="Arial" w:cs="Arial"/>
          <w:color w:val="000000"/>
          <w:sz w:val="20"/>
          <w:szCs w:val="20"/>
        </w:rPr>
        <w:t>. This</w:t>
      </w:r>
      <w:r w:rsidR="00EA6C73">
        <w:rPr>
          <w:rFonts w:ascii="Arial" w:hAnsi="Arial" w:cs="Arial"/>
          <w:color w:val="000000"/>
          <w:sz w:val="20"/>
          <w:szCs w:val="20"/>
        </w:rPr>
        <w:t xml:space="preserve"> matrix was then used with the</w:t>
      </w:r>
      <w:r w:rsidR="00284505" w:rsidRPr="00284505">
        <w:rPr>
          <w:rFonts w:ascii="Arial" w:hAnsi="Arial" w:cs="Arial"/>
          <w:color w:val="000000"/>
          <w:sz w:val="20"/>
          <w:szCs w:val="20"/>
        </w:rPr>
        <w:t xml:space="preserve"> ‘</w:t>
      </w:r>
      <w:proofErr w:type="spellStart"/>
      <w:r w:rsidR="00284505" w:rsidRPr="00284505">
        <w:rPr>
          <w:rFonts w:ascii="Arial" w:hAnsi="Arial" w:cs="Arial"/>
          <w:color w:val="000000"/>
          <w:sz w:val="20"/>
          <w:szCs w:val="20"/>
        </w:rPr>
        <w:t>hclust</w:t>
      </w:r>
      <w:proofErr w:type="spellEnd"/>
      <w:r w:rsidR="00284505" w:rsidRPr="00284505">
        <w:rPr>
          <w:rFonts w:ascii="Arial" w:hAnsi="Arial" w:cs="Arial"/>
          <w:color w:val="000000"/>
          <w:sz w:val="20"/>
          <w:szCs w:val="20"/>
        </w:rPr>
        <w:t>’ function in the ‘stats’ package</w:t>
      </w:r>
      <w:r w:rsidR="00443745">
        <w:rPr>
          <w:rFonts w:ascii="Arial" w:hAnsi="Arial" w:cs="Arial"/>
          <w:color w:val="000000"/>
          <w:sz w:val="20"/>
          <w:szCs w:val="20"/>
        </w:rPr>
        <w:fldChar w:fldCharType="begin"/>
      </w:r>
      <w:r w:rsidR="00443745">
        <w:rPr>
          <w:rFonts w:ascii="Arial" w:hAnsi="Arial" w:cs="Arial"/>
          <w:color w:val="000000"/>
          <w:sz w:val="20"/>
          <w:szCs w:val="2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443745">
        <w:rPr>
          <w:rFonts w:ascii="Arial" w:hAnsi="Arial" w:cs="Arial"/>
          <w:color w:val="000000"/>
          <w:sz w:val="20"/>
          <w:szCs w:val="20"/>
        </w:rPr>
        <w:fldChar w:fldCharType="separate"/>
      </w:r>
      <w:r w:rsidR="00443745">
        <w:rPr>
          <w:rFonts w:ascii="Arial" w:hAnsi="Arial" w:cs="Arial"/>
          <w:noProof/>
          <w:color w:val="000000"/>
          <w:sz w:val="20"/>
          <w:szCs w:val="20"/>
        </w:rPr>
        <w:t>(R Core Team 2022)</w:t>
      </w:r>
      <w:r w:rsidR="00443745">
        <w:rPr>
          <w:rFonts w:ascii="Arial" w:hAnsi="Arial" w:cs="Arial"/>
          <w:color w:val="000000"/>
          <w:sz w:val="20"/>
          <w:szCs w:val="20"/>
        </w:rPr>
        <w:fldChar w:fldCharType="end"/>
      </w:r>
      <w:r w:rsidR="00284505" w:rsidRPr="00284505">
        <w:rPr>
          <w:rFonts w:ascii="Arial" w:hAnsi="Arial" w:cs="Arial"/>
          <w:color w:val="000000"/>
          <w:sz w:val="20"/>
          <w:szCs w:val="20"/>
        </w:rPr>
        <w:t xml:space="preserve"> to perform agglomerative clustering on this distance matrix. We next </w:t>
      </w:r>
      <w:r w:rsidR="00284505" w:rsidRPr="00284505">
        <w:rPr>
          <w:rFonts w:ascii="Arial" w:hAnsi="Arial" w:cs="Arial"/>
          <w:color w:val="000000"/>
          <w:sz w:val="20"/>
          <w:szCs w:val="20"/>
        </w:rPr>
        <w:lastRenderedPageBreak/>
        <w:t>visualized the results of our hierarchical cluster analysis as a dendrogram with the ‘</w:t>
      </w:r>
      <w:proofErr w:type="spellStart"/>
      <w:r w:rsidR="00284505" w:rsidRPr="00284505">
        <w:rPr>
          <w:rFonts w:ascii="Arial" w:hAnsi="Arial" w:cs="Arial"/>
          <w:color w:val="000000"/>
          <w:sz w:val="20"/>
          <w:szCs w:val="20"/>
        </w:rPr>
        <w:t>dendextend</w:t>
      </w:r>
      <w:proofErr w:type="spellEnd"/>
      <w:r w:rsidR="00284505" w:rsidRPr="00284505">
        <w:rPr>
          <w:rFonts w:ascii="Arial" w:hAnsi="Arial" w:cs="Arial"/>
          <w:color w:val="000000"/>
          <w:sz w:val="20"/>
          <w:szCs w:val="20"/>
        </w:rPr>
        <w:t xml:space="preserve">’ </w:t>
      </w:r>
      <w:r w:rsidR="00CF2BC0">
        <w:rPr>
          <w:rFonts w:ascii="Arial" w:hAnsi="Arial" w:cs="Arial"/>
          <w:color w:val="000000"/>
          <w:sz w:val="20"/>
          <w:szCs w:val="20"/>
        </w:rPr>
        <w:t>and `</w:t>
      </w:r>
      <w:proofErr w:type="spellStart"/>
      <w:r w:rsidR="00CF2BC0">
        <w:rPr>
          <w:rFonts w:ascii="Arial" w:hAnsi="Arial" w:cs="Arial"/>
          <w:color w:val="000000"/>
          <w:sz w:val="20"/>
          <w:szCs w:val="20"/>
        </w:rPr>
        <w:t>factoextra</w:t>
      </w:r>
      <w:proofErr w:type="spellEnd"/>
      <w:r w:rsidR="00CF2BC0">
        <w:rPr>
          <w:rFonts w:ascii="Arial" w:hAnsi="Arial" w:cs="Arial"/>
          <w:color w:val="000000"/>
          <w:sz w:val="20"/>
          <w:szCs w:val="20"/>
        </w:rPr>
        <w:t xml:space="preserve">` </w:t>
      </w:r>
      <w:r w:rsidR="00284505" w:rsidRPr="00284505">
        <w:rPr>
          <w:rFonts w:ascii="Arial" w:hAnsi="Arial" w:cs="Arial"/>
          <w:color w:val="000000"/>
          <w:sz w:val="20"/>
          <w:szCs w:val="20"/>
        </w:rPr>
        <w:t>package</w:t>
      </w:r>
      <w:r w:rsidR="00CF2BC0">
        <w:rPr>
          <w:rFonts w:ascii="Arial" w:hAnsi="Arial" w:cs="Arial"/>
          <w:color w:val="000000"/>
          <w:sz w:val="20"/>
          <w:szCs w:val="20"/>
        </w:rPr>
        <w:t>s</w:t>
      </w:r>
      <w:r w:rsidR="00CF2BC0">
        <w:rPr>
          <w:rFonts w:ascii="Arial" w:hAnsi="Arial" w:cs="Arial"/>
          <w:color w:val="000000"/>
          <w:sz w:val="20"/>
          <w:szCs w:val="20"/>
        </w:rPr>
        <w:fldChar w:fldCharType="begin"/>
      </w:r>
      <w:r w:rsidR="00A43FAB">
        <w:rPr>
          <w:rFonts w:ascii="Arial" w:hAnsi="Arial" w:cs="Arial"/>
          <w:color w:val="000000"/>
          <w:sz w:val="20"/>
          <w:szCs w:val="20"/>
        </w:rPr>
        <w:instrText xml:space="preserve"> ADDIN EN.CITE &lt;EndNote&gt;&lt;Cite&gt;&lt;Author&gt;Galili&lt;/Author&gt;&lt;Year&gt;2015&lt;/Year&gt;&lt;RecNum&gt;7632&lt;/RecNum&gt;&lt;DisplayText&gt;(Galili 2015, Kassambara and Mundt 2017)&lt;/DisplayText&gt;&lt;record&gt;&lt;rec-number&gt;7632&lt;/rec-number&gt;&lt;foreign-keys&gt;&lt;key app="EN" db-id="pv99xppxsftrpnevsxkp0tvm950xsdp9wz2x" timestamp="1666987925"&gt;7632&lt;/key&gt;&lt;/foreign-keys&gt;&lt;ref-type name="Journal Article"&gt;17&lt;/ref-type&gt;&lt;contributors&gt;&lt;authors&gt;&lt;author&gt;Galili, Tal&lt;/author&gt;&lt;/authors&gt;&lt;/contributors&gt;&lt;titles&gt;&lt;title&gt;dendextend: an R package for visualizing, adjusting and comparing trees of hierarchical clustering&lt;/title&gt;&lt;secondary-title&gt;Bioinformatics&lt;/secondary-title&gt;&lt;/titles&gt;&lt;periodical&gt;&lt;full-title&gt;Bioinformatics&lt;/full-title&gt;&lt;/periodical&gt;&lt;pages&gt;3718-3720&lt;/pages&gt;&lt;volume&gt;31&lt;/volume&gt;&lt;number&gt;22&lt;/number&gt;&lt;dates&gt;&lt;year&gt;2015&lt;/year&gt;&lt;/dates&gt;&lt;isbn&gt;1460-2059&lt;/isbn&gt;&lt;urls&gt;&lt;/urls&gt;&lt;/record&gt;&lt;/Cite&gt;&lt;Cite&gt;&lt;Author&gt;Kassambara&lt;/Author&gt;&lt;Year&gt;2017&lt;/Year&gt;&lt;RecNum&gt;7631&lt;/RecNum&gt;&lt;record&gt;&lt;rec-number&gt;7631&lt;/rec-number&gt;&lt;foreign-keys&gt;&lt;key app="EN" db-id="pv99xppxsftrpnevsxkp0tvm950xsdp9wz2x" timestamp="1666987827"&gt;7631&lt;/key&gt;&lt;/foreign-keys&gt;&lt;ref-type name="Journal Article"&gt;17&lt;/ref-type&gt;&lt;contributors&gt;&lt;authors&gt;&lt;author&gt;Kassambara, Alboukadel&lt;/author&gt;&lt;author&gt;Mundt, Fabian&lt;/author&gt;&lt;/authors&gt;&lt;/contributors&gt;&lt;titles&gt;&lt;title&gt;Package ‘factoextra’&lt;/title&gt;&lt;secondary-title&gt;Extract and visualize the results of multivariate data analyses&lt;/secondary-title&gt;&lt;/titles&gt;&lt;periodical&gt;&lt;full-title&gt;Extract and visualize the results of multivariate data analyses&lt;/full-title&gt;&lt;/periodical&gt;&lt;volume&gt;76&lt;/volume&gt;&lt;number&gt;2&lt;/number&gt;&lt;dates&gt;&lt;year&gt;2017&lt;/year&gt;&lt;/dates&gt;&lt;urls&gt;&lt;/urls&gt;&lt;/record&gt;&lt;/Cite&gt;&lt;/EndNote&gt;</w:instrText>
      </w:r>
      <w:r w:rsidR="00CF2BC0">
        <w:rPr>
          <w:rFonts w:ascii="Arial" w:hAnsi="Arial" w:cs="Arial"/>
          <w:color w:val="000000"/>
          <w:sz w:val="20"/>
          <w:szCs w:val="20"/>
        </w:rPr>
        <w:fldChar w:fldCharType="separate"/>
      </w:r>
      <w:r w:rsidR="00A43FAB">
        <w:rPr>
          <w:rFonts w:ascii="Arial" w:hAnsi="Arial" w:cs="Arial"/>
          <w:noProof/>
          <w:color w:val="000000"/>
          <w:sz w:val="20"/>
          <w:szCs w:val="20"/>
        </w:rPr>
        <w:t>(</w:t>
      </w:r>
      <w:proofErr w:type="spellStart"/>
      <w:r w:rsidR="00A43FAB">
        <w:rPr>
          <w:rFonts w:ascii="Arial" w:hAnsi="Arial" w:cs="Arial"/>
          <w:noProof/>
          <w:color w:val="000000"/>
          <w:sz w:val="20"/>
          <w:szCs w:val="20"/>
        </w:rPr>
        <w:t>Galili</w:t>
      </w:r>
      <w:proofErr w:type="spellEnd"/>
      <w:r w:rsidR="00A43FAB">
        <w:rPr>
          <w:rFonts w:ascii="Arial" w:hAnsi="Arial" w:cs="Arial"/>
          <w:noProof/>
          <w:color w:val="000000"/>
          <w:sz w:val="20"/>
          <w:szCs w:val="20"/>
        </w:rPr>
        <w:t xml:space="preserve"> 2015, Kassambara and Mundt 2017)</w:t>
      </w:r>
      <w:r w:rsidR="00CF2BC0">
        <w:rPr>
          <w:rFonts w:ascii="Arial" w:hAnsi="Arial" w:cs="Arial"/>
          <w:color w:val="000000"/>
          <w:sz w:val="20"/>
          <w:szCs w:val="20"/>
        </w:rPr>
        <w:fldChar w:fldCharType="end"/>
      </w:r>
      <w:r w:rsidR="00284505" w:rsidRPr="00284505">
        <w:rPr>
          <w:rFonts w:ascii="Arial" w:hAnsi="Arial" w:cs="Arial"/>
          <w:color w:val="000000"/>
          <w:sz w:val="20"/>
          <w:szCs w:val="20"/>
        </w:rPr>
        <w:t xml:space="preserve">. </w:t>
      </w:r>
    </w:p>
    <w:p w14:paraId="58C1E39C" w14:textId="77777777" w:rsidR="008529A8" w:rsidRPr="008529A8" w:rsidRDefault="008529A8" w:rsidP="008529A8">
      <w:pPr>
        <w:pStyle w:val="NormalWeb"/>
        <w:spacing w:before="180" w:after="180" w:line="480" w:lineRule="auto"/>
        <w:rPr>
          <w:rFonts w:ascii="Arial" w:hAnsi="Arial" w:cs="Arial"/>
          <w:b/>
          <w:bCs/>
          <w:highlight w:val="cyan"/>
          <w:u w:val="single"/>
        </w:rPr>
      </w:pPr>
      <w:r w:rsidRPr="008529A8">
        <w:rPr>
          <w:rFonts w:ascii="Arial" w:hAnsi="Arial" w:cs="Arial"/>
          <w:b/>
          <w:bCs/>
          <w:highlight w:val="cyan"/>
          <w:u w:val="single"/>
        </w:rPr>
        <w:t>Interpreting a hierarchical cluster analysis involves understanding the relationships between the samples or variables based on their similarity or dissimilarity. Here are some general guidelines to help you interpret a hierarchical cluster analysis:</w:t>
      </w:r>
    </w:p>
    <w:p w14:paraId="2145CCF0" w14:textId="77777777" w:rsidR="008529A8" w:rsidRPr="008529A8" w:rsidRDefault="008529A8" w:rsidP="008529A8">
      <w:pPr>
        <w:pStyle w:val="NormalWeb"/>
        <w:numPr>
          <w:ilvl w:val="0"/>
          <w:numId w:val="6"/>
        </w:numPr>
        <w:spacing w:before="180" w:after="180" w:line="480" w:lineRule="auto"/>
        <w:rPr>
          <w:rFonts w:ascii="Arial" w:hAnsi="Arial" w:cs="Arial"/>
          <w:b/>
          <w:bCs/>
          <w:highlight w:val="cyan"/>
          <w:u w:val="single"/>
        </w:rPr>
      </w:pPr>
      <w:r w:rsidRPr="008529A8">
        <w:rPr>
          <w:rFonts w:ascii="Arial" w:hAnsi="Arial" w:cs="Arial"/>
          <w:b/>
          <w:bCs/>
          <w:highlight w:val="cyan"/>
          <w:u w:val="single"/>
        </w:rPr>
        <w:t>The dendrogram, which is the branching diagram that shows the clustering, can be read from the bottom up. Each sample or variable starts as a single branch, and similar samples or variables are progressively combined into larger branches.</w:t>
      </w:r>
    </w:p>
    <w:p w14:paraId="0DD3D0EF" w14:textId="77777777" w:rsidR="008529A8" w:rsidRPr="008529A8" w:rsidRDefault="008529A8" w:rsidP="008529A8">
      <w:pPr>
        <w:pStyle w:val="NormalWeb"/>
        <w:numPr>
          <w:ilvl w:val="0"/>
          <w:numId w:val="6"/>
        </w:numPr>
        <w:spacing w:before="180" w:after="180" w:line="480" w:lineRule="auto"/>
        <w:rPr>
          <w:rFonts w:ascii="Arial" w:hAnsi="Arial" w:cs="Arial"/>
          <w:b/>
          <w:bCs/>
          <w:highlight w:val="cyan"/>
          <w:u w:val="single"/>
        </w:rPr>
      </w:pPr>
      <w:r w:rsidRPr="008529A8">
        <w:rPr>
          <w:rFonts w:ascii="Arial" w:hAnsi="Arial" w:cs="Arial"/>
          <w:b/>
          <w:bCs/>
          <w:highlight w:val="cyan"/>
          <w:u w:val="single"/>
        </w:rPr>
        <w:t>The height of the branches in the dendrogram represents the distance between the samples or variables. The closer the branches are, the more similar the samples or variables are.</w:t>
      </w:r>
    </w:p>
    <w:p w14:paraId="120307B7" w14:textId="77777777" w:rsidR="008529A8" w:rsidRPr="008529A8" w:rsidRDefault="008529A8" w:rsidP="008529A8">
      <w:pPr>
        <w:pStyle w:val="NormalWeb"/>
        <w:numPr>
          <w:ilvl w:val="0"/>
          <w:numId w:val="6"/>
        </w:numPr>
        <w:spacing w:before="180" w:after="180" w:line="480" w:lineRule="auto"/>
        <w:rPr>
          <w:rFonts w:ascii="Arial" w:hAnsi="Arial" w:cs="Arial"/>
          <w:b/>
          <w:bCs/>
          <w:highlight w:val="cyan"/>
          <w:u w:val="single"/>
        </w:rPr>
      </w:pPr>
      <w:r w:rsidRPr="008529A8">
        <w:rPr>
          <w:rFonts w:ascii="Arial" w:hAnsi="Arial" w:cs="Arial"/>
          <w:b/>
          <w:bCs/>
          <w:highlight w:val="cyan"/>
          <w:u w:val="single"/>
        </w:rPr>
        <w:t>The horizontal lines in the dendrogram indicate the cutoff points where the clusters are formed. You can choose a cutoff point that gives you the desired number of clusters, or you can use statistical methods to determine the optimal number of clusters.</w:t>
      </w:r>
    </w:p>
    <w:p w14:paraId="194BB560" w14:textId="77777777" w:rsidR="008529A8" w:rsidRPr="008529A8" w:rsidRDefault="008529A8" w:rsidP="008529A8">
      <w:pPr>
        <w:pStyle w:val="NormalWeb"/>
        <w:numPr>
          <w:ilvl w:val="0"/>
          <w:numId w:val="6"/>
        </w:numPr>
        <w:spacing w:before="180" w:after="180" w:line="480" w:lineRule="auto"/>
        <w:rPr>
          <w:rFonts w:ascii="Arial" w:hAnsi="Arial" w:cs="Arial"/>
          <w:b/>
          <w:bCs/>
          <w:highlight w:val="cyan"/>
          <w:u w:val="single"/>
        </w:rPr>
      </w:pPr>
      <w:r w:rsidRPr="008529A8">
        <w:rPr>
          <w:rFonts w:ascii="Arial" w:hAnsi="Arial" w:cs="Arial"/>
          <w:b/>
          <w:bCs/>
          <w:highlight w:val="cyan"/>
          <w:u w:val="single"/>
        </w:rPr>
        <w:t>You can also use heatmaps or other visualizations to display the clustering results and the characteristics of the samples or variables.</w:t>
      </w:r>
    </w:p>
    <w:p w14:paraId="0879D8B4" w14:textId="77777777" w:rsidR="008529A8" w:rsidRPr="008529A8" w:rsidRDefault="008529A8" w:rsidP="008529A8">
      <w:pPr>
        <w:pStyle w:val="NormalWeb"/>
        <w:numPr>
          <w:ilvl w:val="0"/>
          <w:numId w:val="6"/>
        </w:numPr>
        <w:spacing w:before="180" w:after="180" w:line="480" w:lineRule="auto"/>
        <w:rPr>
          <w:rFonts w:ascii="Arial" w:hAnsi="Arial" w:cs="Arial"/>
          <w:b/>
          <w:bCs/>
          <w:highlight w:val="cyan"/>
          <w:u w:val="single"/>
        </w:rPr>
      </w:pPr>
      <w:r w:rsidRPr="008529A8">
        <w:rPr>
          <w:rFonts w:ascii="Arial" w:hAnsi="Arial" w:cs="Arial"/>
          <w:b/>
          <w:bCs/>
          <w:highlight w:val="cyan"/>
          <w:u w:val="single"/>
        </w:rPr>
        <w:t>Interpretation of the clusters should be based on the context of the data and the research question. You can examine the variables that are most different between the clusters to understand what factors are driving the clustering.</w:t>
      </w:r>
    </w:p>
    <w:p w14:paraId="457B270A" w14:textId="77777777" w:rsidR="008529A8" w:rsidRPr="008529A8" w:rsidRDefault="008529A8" w:rsidP="008529A8">
      <w:pPr>
        <w:pStyle w:val="NormalWeb"/>
        <w:spacing w:before="180" w:after="180" w:line="480" w:lineRule="auto"/>
        <w:rPr>
          <w:rFonts w:ascii="Arial" w:hAnsi="Arial" w:cs="Arial"/>
          <w:b/>
          <w:bCs/>
          <w:u w:val="single"/>
        </w:rPr>
      </w:pPr>
      <w:r w:rsidRPr="008529A8">
        <w:rPr>
          <w:rFonts w:ascii="Arial" w:hAnsi="Arial" w:cs="Arial"/>
          <w:b/>
          <w:bCs/>
          <w:highlight w:val="cyan"/>
          <w:u w:val="single"/>
        </w:rPr>
        <w:lastRenderedPageBreak/>
        <w:t>Overall, the hierarchical cluster analysis can help you to identify patterns and groupings in the data, and to understand the relationships between the samples or variables. It is important to interpret the results carefully and to consider the limitations and assumptions of the clustering method.</w:t>
      </w:r>
    </w:p>
    <w:p w14:paraId="63620C1C" w14:textId="7BB5215F"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56C70DCC" w14:textId="06D8042D"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27C0F95C" w14:textId="618F15BC" w:rsidR="00C47B0A" w:rsidRDefault="00C47B0A" w:rsidP="00AA6AB3">
      <w:pPr>
        <w:pStyle w:val="NormalWeb"/>
        <w:spacing w:before="180" w:beforeAutospacing="0" w:after="180" w:afterAutospacing="0" w:line="480" w:lineRule="auto"/>
        <w:rPr>
          <w:rFonts w:ascii="Arial" w:hAnsi="Arial" w:cs="Arial"/>
          <w:b/>
          <w:bCs/>
          <w:sz w:val="22"/>
          <w:szCs w:val="22"/>
          <w:u w:val="single"/>
        </w:rPr>
      </w:pPr>
    </w:p>
    <w:p w14:paraId="6F1BDEB9" w14:textId="6AFE868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4F385CD" w14:textId="4CCDC75D"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1DD1A107" w14:textId="2A246BEF"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5F140A17" w14:textId="7ECB7CAC"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2712D807" w14:textId="460B5653"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44BD235A" w14:textId="607CDAD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0897F4" w14:textId="1AB882D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804B92" w14:textId="7108B07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7566E31A" w14:textId="77777777" w:rsidR="002A6689" w:rsidRDefault="002A6689" w:rsidP="00AA6AB3">
      <w:pPr>
        <w:pStyle w:val="NormalWeb"/>
        <w:spacing w:before="180" w:beforeAutospacing="0" w:after="180" w:afterAutospacing="0" w:line="480" w:lineRule="auto"/>
        <w:rPr>
          <w:rFonts w:ascii="Arial" w:hAnsi="Arial" w:cs="Arial"/>
          <w:b/>
          <w:bCs/>
          <w:sz w:val="22"/>
          <w:szCs w:val="22"/>
          <w:u w:val="single"/>
        </w:rPr>
      </w:pPr>
    </w:p>
    <w:p w14:paraId="07C2497E" w14:textId="05B2645D" w:rsidR="001160DC" w:rsidRPr="00DB752E" w:rsidRDefault="00857E62" w:rsidP="00AA6AB3">
      <w:pPr>
        <w:pStyle w:val="NormalWeb"/>
        <w:spacing w:before="180" w:beforeAutospacing="0" w:after="180" w:afterAutospacing="0" w:line="480" w:lineRule="auto"/>
        <w:rPr>
          <w:rFonts w:ascii="Arial" w:hAnsi="Arial" w:cs="Arial"/>
          <w:b/>
          <w:bCs/>
          <w:sz w:val="22"/>
          <w:szCs w:val="22"/>
          <w:u w:val="single"/>
        </w:rPr>
      </w:pPr>
      <w:r w:rsidRPr="00DB752E">
        <w:rPr>
          <w:rFonts w:ascii="Arial" w:hAnsi="Arial" w:cs="Arial"/>
          <w:b/>
          <w:bCs/>
          <w:sz w:val="22"/>
          <w:szCs w:val="22"/>
          <w:u w:val="single"/>
        </w:rPr>
        <w:t>Results</w:t>
      </w:r>
    </w:p>
    <w:p w14:paraId="0A7C48E2" w14:textId="6183795E" w:rsidR="006E73F6" w:rsidRPr="00AA6AB3" w:rsidRDefault="005C1482"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w:lastRenderedPageBreak/>
        <mc:AlternateContent>
          <mc:Choice Requires="wps">
            <w:drawing>
              <wp:anchor distT="45720" distB="45720" distL="114300" distR="114300" simplePos="0" relativeHeight="251651072" behindDoc="0" locked="0" layoutInCell="1" allowOverlap="1" wp14:anchorId="182D4763" wp14:editId="29671871">
                <wp:simplePos x="0" y="0"/>
                <wp:positionH relativeFrom="column">
                  <wp:posOffset>-41275</wp:posOffset>
                </wp:positionH>
                <wp:positionV relativeFrom="paragraph">
                  <wp:posOffset>3373120</wp:posOffset>
                </wp:positionV>
                <wp:extent cx="5840730" cy="73660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736600"/>
                        </a:xfrm>
                        <a:prstGeom prst="rect">
                          <a:avLst/>
                        </a:prstGeom>
                        <a:solidFill>
                          <a:srgbClr val="FFFFFF"/>
                        </a:solidFill>
                        <a:ln w="9525">
                          <a:solidFill>
                            <a:srgbClr val="000000"/>
                          </a:solidFill>
                          <a:miter lim="800000"/>
                          <a:headEnd/>
                          <a:tailEnd/>
                        </a:ln>
                      </wps:spPr>
                      <wps:txbx>
                        <w:txbxContent>
                          <w:p w14:paraId="0B767B2E" w14:textId="18362EDE" w:rsidR="0006574A" w:rsidRDefault="005E17B8">
                            <w:r>
                              <w:t>Table X</w:t>
                            </w:r>
                            <w:r w:rsidR="005C1482">
                              <w:t xml:space="preserve">. following searches of databases and reference material,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098" type="#_x0000_t202" style="position:absolute;margin-left:-3.25pt;margin-top:265.6pt;width:459.9pt;height:58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">
                <v:textbox>
                  <w:txbxContent>
                    <w:p w14:paraId="0B767B2E" w14:textId="18362EDE" w:rsidR="0006574A" w:rsidRDefault="005E17B8">
                      <w:r>
                        <w:t>Table X</w:t>
                      </w:r>
                      <w:r w:rsidR="005C1482">
                        <w:t xml:space="preserve">. following searches of databases and reference material,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p>
                  </w:txbxContent>
                </v:textbox>
                <w10:wrap type="square"/>
              </v:shape>
            </w:pict>
          </mc:Fallback>
        </mc:AlternateContent>
      </w:r>
      <w:r w:rsidR="00861C49" w:rsidRPr="00AA6AB3">
        <w:rPr>
          <w:rFonts w:ascii="Arial" w:hAnsi="Arial" w:cs="Arial"/>
          <w:sz w:val="20"/>
          <w:szCs w:val="20"/>
        </w:rPr>
        <w:t xml:space="preserve">A total of 189 articles were </w:t>
      </w:r>
      <w:r w:rsidR="002D2C53" w:rsidRPr="00AA6AB3">
        <w:rPr>
          <w:rFonts w:ascii="Arial" w:hAnsi="Arial" w:cs="Arial"/>
          <w:sz w:val="20"/>
          <w:szCs w:val="20"/>
        </w:rPr>
        <w:t>entered</w:t>
      </w:r>
      <w:r w:rsidR="00861C49" w:rsidRPr="00AA6AB3">
        <w:rPr>
          <w:rFonts w:ascii="Arial" w:hAnsi="Arial" w:cs="Arial"/>
          <w:sz w:val="20"/>
          <w:szCs w:val="20"/>
        </w:rPr>
        <w:t xml:space="preserve"> into the database and following processing, this resulted in n=213 unique entries of virus-reservoir host-spillover host interactions. This was comprised of n=52 </w:t>
      </w:r>
      <w:r w:rsidR="00F30EFD">
        <w:rPr>
          <w:rFonts w:ascii="Arial" w:hAnsi="Arial" w:cs="Arial"/>
          <w:sz w:val="20"/>
          <w:szCs w:val="20"/>
        </w:rPr>
        <w:t>unique</w:t>
      </w:r>
      <w:r w:rsidR="00861C49" w:rsidRPr="00AA6AB3">
        <w:rPr>
          <w:rFonts w:ascii="Arial" w:hAnsi="Arial" w:cs="Arial"/>
          <w:sz w:val="20"/>
          <w:szCs w:val="20"/>
        </w:rPr>
        <w:t xml:space="preserve"> viruses. </w:t>
      </w:r>
      <w:r w:rsidR="006E73F6" w:rsidRPr="00AA6AB3">
        <w:rPr>
          <w:rFonts w:ascii="Arial" w:hAnsi="Arial" w:cs="Arial"/>
          <w:sz w:val="20"/>
          <w:szCs w:val="20"/>
        </w:rPr>
        <w:t>The un</w:t>
      </w:r>
      <w:r w:rsidR="0006574A" w:rsidRPr="00AA6AB3">
        <w:rPr>
          <w:rFonts w:ascii="Arial" w:hAnsi="Arial" w:cs="Arial"/>
          <w:sz w:val="20"/>
          <w:szCs w:val="20"/>
        </w:rPr>
        <w:t>known</w:t>
      </w:r>
      <w:r w:rsidR="006E73F6" w:rsidRPr="00AA6AB3">
        <w:rPr>
          <w:rFonts w:ascii="Arial" w:hAnsi="Arial" w:cs="Arial"/>
          <w:sz w:val="20"/>
          <w:szCs w:val="20"/>
        </w:rPr>
        <w:t xml:space="preserve"> data for pathology-related variables </w:t>
      </w:r>
      <w:r w:rsidR="00F30EFD">
        <w:rPr>
          <w:rFonts w:ascii="Arial" w:hAnsi="Arial" w:cs="Arial"/>
          <w:sz w:val="20"/>
          <w:szCs w:val="20"/>
        </w:rPr>
        <w:t xml:space="preserve">for each unique virus </w:t>
      </w:r>
      <w:r w:rsidR="006E73F6" w:rsidRPr="00AA6AB3">
        <w:rPr>
          <w:rFonts w:ascii="Arial" w:hAnsi="Arial" w:cs="Arial"/>
          <w:sz w:val="20"/>
          <w:szCs w:val="20"/>
        </w:rPr>
        <w:t>are summarized in table x.</w:t>
      </w:r>
    </w:p>
    <w:tbl>
      <w:tblPr>
        <w:tblStyle w:val="TableGrid"/>
        <w:tblW w:w="0" w:type="auto"/>
        <w:tblLook w:val="04A0" w:firstRow="1" w:lastRow="0" w:firstColumn="1" w:lastColumn="0" w:noHBand="0" w:noVBand="1"/>
      </w:tblPr>
      <w:tblGrid>
        <w:gridCol w:w="4605"/>
        <w:gridCol w:w="4605"/>
      </w:tblGrid>
      <w:tr w:rsidR="006E73F6" w:rsidRPr="00AA6AB3" w14:paraId="31E3C57A" w14:textId="77777777" w:rsidTr="00C67E1D">
        <w:trPr>
          <w:trHeight w:val="730"/>
        </w:trPr>
        <w:tc>
          <w:tcPr>
            <w:tcW w:w="4605" w:type="dxa"/>
          </w:tcPr>
          <w:p w14:paraId="19BC7BA7" w14:textId="6E97EC1F"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Pathology variable</w:t>
            </w:r>
          </w:p>
        </w:tc>
        <w:tc>
          <w:tcPr>
            <w:tcW w:w="4605" w:type="dxa"/>
          </w:tcPr>
          <w:p w14:paraId="6EE06731" w14:textId="11F1D547"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Unknown data</w:t>
            </w:r>
            <w:r w:rsidR="00C67E1D" w:rsidRPr="00C67E1D">
              <w:rPr>
                <w:rFonts w:ascii="Arial" w:hAnsi="Arial" w:cs="Arial"/>
                <w:b/>
                <w:bCs/>
                <w:sz w:val="22"/>
                <w:szCs w:val="22"/>
              </w:rPr>
              <w:t xml:space="preserve"> proportion</w:t>
            </w:r>
          </w:p>
        </w:tc>
      </w:tr>
      <w:tr w:rsidR="006E73F6" w:rsidRPr="00AA6AB3" w14:paraId="72A2294F" w14:textId="77777777" w:rsidTr="00C67E1D">
        <w:trPr>
          <w:trHeight w:val="558"/>
        </w:trPr>
        <w:tc>
          <w:tcPr>
            <w:tcW w:w="4605" w:type="dxa"/>
          </w:tcPr>
          <w:p w14:paraId="0A1BAAC5" w14:textId="747318F0"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 xml:space="preserve">Cellular </w:t>
            </w:r>
            <w:r w:rsidR="00AA6AB3" w:rsidRPr="00AA6AB3">
              <w:rPr>
                <w:rFonts w:ascii="Arial" w:hAnsi="Arial" w:cs="Arial"/>
                <w:sz w:val="20"/>
                <w:szCs w:val="20"/>
              </w:rPr>
              <w:t>Receptor</w:t>
            </w:r>
          </w:p>
        </w:tc>
        <w:tc>
          <w:tcPr>
            <w:tcW w:w="4605" w:type="dxa"/>
          </w:tcPr>
          <w:p w14:paraId="62730C0D" w14:textId="091DA180"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r w:rsidR="00427384">
              <w:rPr>
                <w:rFonts w:ascii="Arial" w:hAnsi="Arial" w:cs="Arial"/>
                <w:sz w:val="20"/>
                <w:szCs w:val="20"/>
              </w:rPr>
              <w:t xml:space="preserve"> (27%)</w:t>
            </w:r>
          </w:p>
        </w:tc>
      </w:tr>
      <w:tr w:rsidR="006E73F6" w:rsidRPr="00AA6AB3" w14:paraId="12B3A872" w14:textId="77777777" w:rsidTr="00C67E1D">
        <w:trPr>
          <w:trHeight w:val="599"/>
        </w:trPr>
        <w:tc>
          <w:tcPr>
            <w:tcW w:w="4605" w:type="dxa"/>
          </w:tcPr>
          <w:p w14:paraId="5217ACB1" w14:textId="6356971D"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Within</w:t>
            </w:r>
            <w:r w:rsidR="00A53E60">
              <w:rPr>
                <w:rFonts w:ascii="Arial" w:hAnsi="Arial" w:cs="Arial"/>
                <w:sz w:val="20"/>
                <w:szCs w:val="20"/>
              </w:rPr>
              <w:t>-</w:t>
            </w:r>
            <w:r w:rsidRPr="00AA6AB3">
              <w:rPr>
                <w:rFonts w:ascii="Arial" w:hAnsi="Arial" w:cs="Arial"/>
                <w:sz w:val="20"/>
                <w:szCs w:val="20"/>
              </w:rPr>
              <w:t>host spread mechanism</w:t>
            </w:r>
          </w:p>
        </w:tc>
        <w:tc>
          <w:tcPr>
            <w:tcW w:w="4605" w:type="dxa"/>
          </w:tcPr>
          <w:p w14:paraId="7148D8D7" w14:textId="5184D0CA"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r w:rsidR="00427384">
              <w:rPr>
                <w:rFonts w:ascii="Arial" w:hAnsi="Arial" w:cs="Arial"/>
                <w:sz w:val="20"/>
                <w:szCs w:val="20"/>
              </w:rPr>
              <w:t xml:space="preserve"> (27%)</w:t>
            </w:r>
          </w:p>
        </w:tc>
      </w:tr>
      <w:tr w:rsidR="006E73F6" w:rsidRPr="00AA6AB3" w14:paraId="1CCA53A3" w14:textId="77777777" w:rsidTr="00C67E1D">
        <w:trPr>
          <w:trHeight w:val="585"/>
        </w:trPr>
        <w:tc>
          <w:tcPr>
            <w:tcW w:w="4605" w:type="dxa"/>
          </w:tcPr>
          <w:p w14:paraId="1151C61A" w14:textId="0E42CD49"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Cell tropism</w:t>
            </w:r>
          </w:p>
        </w:tc>
        <w:tc>
          <w:tcPr>
            <w:tcW w:w="4605" w:type="dxa"/>
          </w:tcPr>
          <w:p w14:paraId="09299F20" w14:textId="59785461"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5/52</w:t>
            </w:r>
            <w:r w:rsidR="00427384">
              <w:rPr>
                <w:rFonts w:ascii="Arial" w:hAnsi="Arial" w:cs="Arial"/>
                <w:sz w:val="20"/>
                <w:szCs w:val="20"/>
              </w:rPr>
              <w:t xml:space="preserve"> (10%)</w:t>
            </w:r>
          </w:p>
        </w:tc>
      </w:tr>
      <w:tr w:rsidR="006E73F6" w:rsidRPr="00AA6AB3" w14:paraId="20F4258F" w14:textId="77777777" w:rsidTr="00C67E1D">
        <w:trPr>
          <w:trHeight w:val="585"/>
        </w:trPr>
        <w:tc>
          <w:tcPr>
            <w:tcW w:w="4605" w:type="dxa"/>
          </w:tcPr>
          <w:p w14:paraId="18F752DC" w14:textId="1B19188C"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Organ systems affected</w:t>
            </w:r>
          </w:p>
        </w:tc>
        <w:tc>
          <w:tcPr>
            <w:tcW w:w="4605" w:type="dxa"/>
          </w:tcPr>
          <w:p w14:paraId="63326FB4" w14:textId="2A09E364"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3/52</w:t>
            </w:r>
            <w:r w:rsidR="00427384">
              <w:rPr>
                <w:rFonts w:ascii="Arial" w:hAnsi="Arial" w:cs="Arial"/>
                <w:sz w:val="20"/>
                <w:szCs w:val="20"/>
              </w:rPr>
              <w:t xml:space="preserve"> (6%)</w:t>
            </w:r>
          </w:p>
        </w:tc>
      </w:tr>
    </w:tbl>
    <w:p w14:paraId="7DD286BF" w14:textId="213D4684" w:rsidR="005E17B8" w:rsidRPr="00C67E1D" w:rsidRDefault="0006574A" w:rsidP="00304735">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most frequent reservoir host </w:t>
      </w:r>
      <w:r w:rsidR="00304735">
        <w:rPr>
          <w:rFonts w:ascii="Arial" w:hAnsi="Arial" w:cs="Arial"/>
          <w:sz w:val="20"/>
          <w:szCs w:val="20"/>
        </w:rPr>
        <w:t>w</w:t>
      </w:r>
      <w:r w:rsidRPr="00AA6AB3">
        <w:rPr>
          <w:rFonts w:ascii="Arial" w:hAnsi="Arial" w:cs="Arial"/>
          <w:sz w:val="20"/>
          <w:szCs w:val="20"/>
        </w:rPr>
        <w:t xml:space="preserve">as </w:t>
      </w:r>
      <w:r w:rsidR="00AA6AB3" w:rsidRPr="00AA6AB3">
        <w:rPr>
          <w:rFonts w:ascii="Arial" w:hAnsi="Arial" w:cs="Arial"/>
          <w:sz w:val="20"/>
          <w:szCs w:val="20"/>
        </w:rPr>
        <w:t>humans</w:t>
      </w:r>
      <w:r w:rsidRPr="00AA6AB3">
        <w:rPr>
          <w:rFonts w:ascii="Arial" w:hAnsi="Arial" w:cs="Arial"/>
          <w:sz w:val="20"/>
          <w:szCs w:val="20"/>
        </w:rPr>
        <w:t xml:space="preserve"> </w:t>
      </w:r>
      <w:r w:rsidR="00C67E1D">
        <w:rPr>
          <w:rFonts w:ascii="Arial" w:hAnsi="Arial" w:cs="Arial"/>
          <w:sz w:val="20"/>
          <w:szCs w:val="20"/>
        </w:rPr>
        <w:t>(</w:t>
      </w:r>
      <w:r w:rsidRPr="00AA6AB3">
        <w:rPr>
          <w:rFonts w:ascii="Arial" w:hAnsi="Arial" w:cs="Arial"/>
          <w:sz w:val="20"/>
          <w:szCs w:val="20"/>
        </w:rPr>
        <w:t>34/213</w:t>
      </w:r>
      <w:r w:rsidR="00C67E1D">
        <w:rPr>
          <w:rFonts w:ascii="Arial" w:hAnsi="Arial" w:cs="Arial"/>
          <w:sz w:val="20"/>
          <w:szCs w:val="20"/>
        </w:rPr>
        <w:t>)</w:t>
      </w:r>
      <w:r w:rsidRPr="00AA6AB3">
        <w:rPr>
          <w:rFonts w:ascii="Arial" w:hAnsi="Arial" w:cs="Arial"/>
          <w:sz w:val="20"/>
          <w:szCs w:val="20"/>
        </w:rPr>
        <w:t xml:space="preserve"> followed by pigs and dogs (supplementary). Spillover hosts was dominated by humans with 103/213 recorded</w:t>
      </w:r>
      <w:r w:rsidR="00304735">
        <w:rPr>
          <w:rFonts w:ascii="Arial" w:hAnsi="Arial" w:cs="Arial"/>
          <w:sz w:val="20"/>
          <w:szCs w:val="20"/>
        </w:rPr>
        <w:t>.</w:t>
      </w:r>
      <w:r w:rsidR="00A53E60">
        <w:rPr>
          <w:rFonts w:ascii="Arial" w:hAnsi="Arial" w:cs="Arial"/>
          <w:sz w:val="20"/>
          <w:szCs w:val="20"/>
        </w:rPr>
        <w:t xml:space="preserve"> </w:t>
      </w:r>
      <w:r w:rsidR="00304735" w:rsidRPr="00304735">
        <w:rPr>
          <w:rFonts w:ascii="Arial" w:hAnsi="Arial" w:cs="Arial"/>
          <w:sz w:val="20"/>
          <w:szCs w:val="20"/>
        </w:rPr>
        <w:t>The nature of interactions between reservoir hosts and spillover hosts is represented in figure X</w:t>
      </w:r>
      <w:r w:rsidR="00A53E60">
        <w:rPr>
          <w:rFonts w:ascii="Arial" w:hAnsi="Arial" w:cs="Arial"/>
          <w:sz w:val="20"/>
          <w:szCs w:val="20"/>
        </w:rPr>
        <w:t xml:space="preserve">. </w:t>
      </w:r>
      <w:r w:rsidR="00C44318" w:rsidRPr="00A53E60">
        <w:rPr>
          <w:rFonts w:ascii="Arial" w:hAnsi="Arial" w:cs="Arial"/>
          <w:sz w:val="20"/>
          <w:szCs w:val="20"/>
        </w:rPr>
        <w:t xml:space="preserve">From </w:t>
      </w:r>
      <w:r w:rsidR="006A5F35" w:rsidRPr="00A53E60">
        <w:rPr>
          <w:rFonts w:ascii="Arial" w:hAnsi="Arial" w:cs="Arial"/>
          <w:sz w:val="20"/>
          <w:szCs w:val="20"/>
        </w:rPr>
        <w:t xml:space="preserve">the </w:t>
      </w:r>
      <w:r w:rsidR="00C44318" w:rsidRPr="00A53E60">
        <w:rPr>
          <w:rFonts w:ascii="Arial" w:hAnsi="Arial" w:cs="Arial"/>
          <w:sz w:val="20"/>
          <w:szCs w:val="20"/>
        </w:rPr>
        <w:t>52 viruses</w:t>
      </w:r>
      <w:r w:rsidR="006A5F35" w:rsidRPr="00A53E60">
        <w:rPr>
          <w:rFonts w:ascii="Arial" w:hAnsi="Arial" w:cs="Arial"/>
          <w:sz w:val="20"/>
          <w:szCs w:val="20"/>
        </w:rPr>
        <w:t xml:space="preserve"> recorded</w:t>
      </w:r>
      <w:r w:rsidR="00C44318" w:rsidRPr="00A53E60">
        <w:rPr>
          <w:rFonts w:ascii="Arial" w:hAnsi="Arial" w:cs="Arial"/>
          <w:sz w:val="20"/>
          <w:szCs w:val="20"/>
        </w:rPr>
        <w:t xml:space="preserve"> there </w:t>
      </w:r>
      <w:r w:rsidR="006A5F35" w:rsidRPr="00A53E60">
        <w:rPr>
          <w:rFonts w:ascii="Arial" w:hAnsi="Arial" w:cs="Arial"/>
          <w:sz w:val="20"/>
          <w:szCs w:val="20"/>
        </w:rPr>
        <w:t>we</w:t>
      </w:r>
      <w:r w:rsidR="00C44318" w:rsidRPr="00A53E60">
        <w:rPr>
          <w:rFonts w:ascii="Arial" w:hAnsi="Arial" w:cs="Arial"/>
          <w:sz w:val="20"/>
          <w:szCs w:val="20"/>
        </w:rPr>
        <w:t xml:space="preserve">re 33 different </w:t>
      </w:r>
      <w:r w:rsidR="006A5F35" w:rsidRPr="00A53E60">
        <w:rPr>
          <w:rFonts w:ascii="Arial" w:hAnsi="Arial" w:cs="Arial"/>
          <w:sz w:val="20"/>
          <w:szCs w:val="20"/>
        </w:rPr>
        <w:t xml:space="preserve">cellular </w:t>
      </w:r>
      <w:r w:rsidR="002A07D2" w:rsidRPr="00A53E60">
        <w:rPr>
          <w:rFonts w:ascii="Arial" w:hAnsi="Arial" w:cs="Arial"/>
          <w:sz w:val="20"/>
          <w:szCs w:val="20"/>
        </w:rPr>
        <w:t>receptors plus</w:t>
      </w:r>
      <w:r w:rsidR="00C44318" w:rsidRPr="00A53E60">
        <w:rPr>
          <w:rFonts w:ascii="Arial" w:hAnsi="Arial" w:cs="Arial"/>
          <w:sz w:val="20"/>
          <w:szCs w:val="20"/>
        </w:rPr>
        <w:t xml:space="preserve"> </w:t>
      </w:r>
      <w:r w:rsidR="006A5F35" w:rsidRPr="00A53E60">
        <w:rPr>
          <w:rFonts w:ascii="Arial" w:hAnsi="Arial" w:cs="Arial"/>
          <w:sz w:val="20"/>
          <w:szCs w:val="20"/>
        </w:rPr>
        <w:t xml:space="preserve">a further </w:t>
      </w:r>
      <w:r w:rsidR="00C44318" w:rsidRPr="00A53E60">
        <w:rPr>
          <w:rFonts w:ascii="Arial" w:hAnsi="Arial" w:cs="Arial"/>
          <w:sz w:val="20"/>
          <w:szCs w:val="20"/>
        </w:rPr>
        <w:t>14 unknown</w:t>
      </w:r>
      <w:r w:rsidR="006A5F35" w:rsidRPr="00A53E60">
        <w:rPr>
          <w:rFonts w:ascii="Arial" w:hAnsi="Arial" w:cs="Arial"/>
          <w:sz w:val="20"/>
          <w:szCs w:val="20"/>
        </w:rPr>
        <w:t xml:space="preserve"> receptors</w:t>
      </w:r>
      <w:r w:rsidR="00A53E60" w:rsidRPr="00A53E60">
        <w:rPr>
          <w:rFonts w:ascii="Arial" w:hAnsi="Arial" w:cs="Arial"/>
          <w:sz w:val="20"/>
          <w:szCs w:val="20"/>
        </w:rPr>
        <w:t>.</w:t>
      </w:r>
      <w:r w:rsidR="00A53E60">
        <w:rPr>
          <w:rFonts w:ascii="Arial" w:hAnsi="Arial" w:cs="Arial"/>
          <w:sz w:val="20"/>
          <w:szCs w:val="20"/>
        </w:rPr>
        <w:t xml:space="preserve"> </w:t>
      </w:r>
      <w:r w:rsidR="002D2C53" w:rsidRPr="00C67E1D">
        <w:rPr>
          <w:rFonts w:ascii="Arial" w:hAnsi="Arial" w:cs="Arial"/>
          <w:sz w:val="20"/>
          <w:szCs w:val="20"/>
        </w:rPr>
        <w:t>The most</w:t>
      </w:r>
      <w:r w:rsidR="005E17B8" w:rsidRPr="00C67E1D">
        <w:rPr>
          <w:rFonts w:ascii="Arial" w:hAnsi="Arial" w:cs="Arial"/>
          <w:sz w:val="20"/>
          <w:szCs w:val="20"/>
        </w:rPr>
        <w:t xml:space="preserve"> common </w:t>
      </w:r>
      <w:r w:rsidR="000E097C" w:rsidRPr="00C67E1D">
        <w:rPr>
          <w:rFonts w:ascii="Arial" w:hAnsi="Arial" w:cs="Arial"/>
          <w:sz w:val="20"/>
          <w:szCs w:val="20"/>
        </w:rPr>
        <w:t xml:space="preserve">pathologies </w:t>
      </w:r>
      <w:r w:rsidR="002D2C53" w:rsidRPr="00C67E1D">
        <w:rPr>
          <w:rFonts w:ascii="Arial" w:hAnsi="Arial" w:cs="Arial"/>
          <w:sz w:val="20"/>
          <w:szCs w:val="20"/>
        </w:rPr>
        <w:t xml:space="preserve">recorded </w:t>
      </w:r>
      <w:r w:rsidR="00A53E60">
        <w:rPr>
          <w:rFonts w:ascii="Arial" w:hAnsi="Arial" w:cs="Arial"/>
          <w:sz w:val="20"/>
          <w:szCs w:val="20"/>
        </w:rPr>
        <w:t xml:space="preserve">for within-host spread, cell tropism and organs systems </w:t>
      </w:r>
      <w:r w:rsidR="002D2C53" w:rsidRPr="00C67E1D">
        <w:rPr>
          <w:rFonts w:ascii="Arial" w:hAnsi="Arial" w:cs="Arial"/>
          <w:sz w:val="20"/>
          <w:szCs w:val="20"/>
        </w:rPr>
        <w:t>are</w:t>
      </w:r>
      <w:r w:rsidR="005E17B8" w:rsidRPr="00C67E1D">
        <w:rPr>
          <w:rFonts w:ascii="Arial" w:hAnsi="Arial" w:cs="Arial"/>
          <w:sz w:val="20"/>
          <w:szCs w:val="20"/>
        </w:rPr>
        <w:t xml:space="preserve"> represented in figure x</w:t>
      </w:r>
      <w:r w:rsidR="000E097C" w:rsidRPr="00C67E1D">
        <w:rPr>
          <w:rFonts w:ascii="Arial" w:hAnsi="Arial" w:cs="Arial"/>
          <w:sz w:val="20"/>
          <w:szCs w:val="20"/>
        </w:rPr>
        <w:t xml:space="preserve">. </w:t>
      </w:r>
    </w:p>
    <w:p w14:paraId="1A001A78" w14:textId="77777777" w:rsidR="002A6689" w:rsidRDefault="002A6689" w:rsidP="00AD6C3E">
      <w:pPr>
        <w:pStyle w:val="NormalWeb"/>
        <w:spacing w:before="180" w:beforeAutospacing="0" w:after="180" w:afterAutospacing="0" w:line="480" w:lineRule="auto"/>
        <w:rPr>
          <w:rFonts w:ascii="Arial" w:hAnsi="Arial" w:cs="Arial"/>
          <w:b/>
          <w:bCs/>
          <w:sz w:val="20"/>
          <w:szCs w:val="20"/>
        </w:rPr>
      </w:pPr>
    </w:p>
    <w:p w14:paraId="66A09F45" w14:textId="77777777" w:rsidR="002A6689" w:rsidRDefault="002A6689" w:rsidP="00AD6C3E">
      <w:pPr>
        <w:pStyle w:val="NormalWeb"/>
        <w:spacing w:before="180" w:beforeAutospacing="0" w:after="180" w:afterAutospacing="0" w:line="480" w:lineRule="auto"/>
        <w:rPr>
          <w:rFonts w:ascii="Arial" w:hAnsi="Arial" w:cs="Arial"/>
          <w:b/>
          <w:bCs/>
          <w:sz w:val="20"/>
          <w:szCs w:val="20"/>
        </w:rPr>
      </w:pPr>
    </w:p>
    <w:p w14:paraId="3066A3FF" w14:textId="77777777" w:rsidR="002A6689" w:rsidRDefault="002A6689" w:rsidP="00AD6C3E">
      <w:pPr>
        <w:pStyle w:val="NormalWeb"/>
        <w:spacing w:before="180" w:beforeAutospacing="0" w:after="180" w:afterAutospacing="0" w:line="480" w:lineRule="auto"/>
        <w:rPr>
          <w:rFonts w:ascii="Arial" w:hAnsi="Arial" w:cs="Arial"/>
          <w:b/>
          <w:bCs/>
          <w:sz w:val="20"/>
          <w:szCs w:val="20"/>
        </w:rPr>
      </w:pPr>
    </w:p>
    <w:p w14:paraId="70B1B643" w14:textId="4AA107DD" w:rsidR="002A6689" w:rsidRDefault="002A6689" w:rsidP="00AD6C3E">
      <w:pPr>
        <w:pStyle w:val="NormalWeb"/>
        <w:spacing w:before="180" w:beforeAutospacing="0" w:after="180" w:afterAutospacing="0" w:line="480" w:lineRule="auto"/>
        <w:rPr>
          <w:rFonts w:ascii="Arial" w:hAnsi="Arial" w:cs="Arial"/>
          <w:b/>
          <w:bCs/>
          <w:sz w:val="20"/>
          <w:szCs w:val="20"/>
        </w:rPr>
      </w:pPr>
    </w:p>
    <w:p w14:paraId="1EB78599" w14:textId="77777777" w:rsidR="00B347D4" w:rsidRDefault="00B347D4" w:rsidP="00AD6C3E">
      <w:pPr>
        <w:pStyle w:val="NormalWeb"/>
        <w:spacing w:before="180" w:beforeAutospacing="0" w:after="180" w:afterAutospacing="0" w:line="480" w:lineRule="auto"/>
        <w:rPr>
          <w:rFonts w:ascii="Arial" w:hAnsi="Arial" w:cs="Arial"/>
          <w:b/>
          <w:bCs/>
          <w:sz w:val="20"/>
          <w:szCs w:val="20"/>
        </w:rPr>
      </w:pPr>
    </w:p>
    <w:p w14:paraId="566973AC" w14:textId="1E9BC968" w:rsidR="002A6689" w:rsidRDefault="00B347D4" w:rsidP="00AD6C3E">
      <w:pPr>
        <w:pStyle w:val="NormalWeb"/>
        <w:spacing w:before="180" w:beforeAutospacing="0" w:after="180" w:afterAutospacing="0" w:line="480" w:lineRule="auto"/>
        <w:rPr>
          <w:rFonts w:ascii="Arial" w:hAnsi="Arial" w:cs="Arial"/>
          <w:b/>
          <w:bCs/>
          <w:sz w:val="20"/>
          <w:szCs w:val="20"/>
        </w:rPr>
      </w:pPr>
      <w:r>
        <w:rPr>
          <w:rFonts w:ascii="Arial" w:hAnsi="Arial" w:cs="Arial"/>
          <w:b/>
          <w:bCs/>
          <w:i/>
          <w:iCs/>
          <w:noProof/>
          <w:sz w:val="20"/>
          <w:szCs w:val="20"/>
          <w:u w:val="single"/>
        </w:rPr>
        <w:lastRenderedPageBreak/>
        <mc:AlternateContent>
          <mc:Choice Requires="wpg">
            <w:drawing>
              <wp:anchor distT="0" distB="0" distL="114300" distR="114300" simplePos="0" relativeHeight="251735040" behindDoc="1" locked="0" layoutInCell="1" allowOverlap="1" wp14:anchorId="5E175EFC" wp14:editId="598A4FFB">
                <wp:simplePos x="0" y="0"/>
                <wp:positionH relativeFrom="column">
                  <wp:posOffset>361950</wp:posOffset>
                </wp:positionH>
                <wp:positionV relativeFrom="paragraph">
                  <wp:posOffset>4220210</wp:posOffset>
                </wp:positionV>
                <wp:extent cx="4267200" cy="3869055"/>
                <wp:effectExtent l="0" t="0" r="19050" b="17145"/>
                <wp:wrapTopAndBottom/>
                <wp:docPr id="253" name="Group 253"/>
                <wp:cNvGraphicFramePr/>
                <a:graphic xmlns:a="http://schemas.openxmlformats.org/drawingml/2006/main">
                  <a:graphicData uri="http://schemas.microsoft.com/office/word/2010/wordprocessingGroup">
                    <wpg:wgp>
                      <wpg:cNvGrpSpPr/>
                      <wpg:grpSpPr>
                        <a:xfrm>
                          <a:off x="0" y="0"/>
                          <a:ext cx="4267200" cy="3869055"/>
                          <a:chOff x="0" y="0"/>
                          <a:chExt cx="5840730" cy="5050155"/>
                        </a:xfrm>
                      </wpg:grpSpPr>
                      <wps:wsp>
                        <wps:cNvPr id="254" name="Text Box 2"/>
                        <wps:cNvSpPr txBox="1">
                          <a:spLocks noChangeArrowheads="1"/>
                        </wps:cNvSpPr>
                        <wps:spPr bwMode="auto">
                          <a:xfrm>
                            <a:off x="0" y="4521200"/>
                            <a:ext cx="5840730" cy="528955"/>
                          </a:xfrm>
                          <a:prstGeom prst="rect">
                            <a:avLst/>
                          </a:prstGeom>
                          <a:solidFill>
                            <a:srgbClr val="FFFFFF"/>
                          </a:solidFill>
                          <a:ln w="9525">
                            <a:solidFill>
                              <a:srgbClr val="000000"/>
                            </a:solidFill>
                            <a:miter lim="800000"/>
                            <a:headEnd/>
                            <a:tailEnd/>
                          </a:ln>
                        </wps:spPr>
                        <wps:txbx>
                          <w:txbxContent>
                            <w:p w14:paraId="5F3F8774" w14:textId="77777777" w:rsidR="006A5F35" w:rsidRDefault="006A5F35" w:rsidP="006A5F35">
                              <w:r>
                                <w:t>Table X</w:t>
                              </w:r>
                            </w:p>
                          </w:txbxContent>
                        </wps:txbx>
                        <wps:bodyPr rot="0" vert="horz" wrap="square" lIns="91440" tIns="45720" rIns="91440" bIns="45720" anchor="t" anchorCtr="0">
                          <a:noAutofit/>
                        </wps:bodyPr>
                      </wps:wsp>
                      <pic:pic xmlns:pic="http://schemas.openxmlformats.org/drawingml/2006/picture">
                        <pic:nvPicPr>
                          <pic:cNvPr id="255" name="Picture 255" descr="Chart, ba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57200" y="0"/>
                            <a:ext cx="4406900" cy="4406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175EFC" id="Group 253" o:spid="_x0000_s1099" style="position:absolute;margin-left:28.5pt;margin-top:332.3pt;width:336pt;height:304.65pt;z-index:-251581440;mso-width-relative:margin;mso-height-relative:margin" coordsize="58407,50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AGB&#10;MiiWhiId0p17ypFWUxwNCJQBgTIoloYiHdKde8qRVlMcDQiUAYEyKJaGIh3SnXvKkVZTHA0IlKGb&#10;z9pxF2Dq3IxnLjZLQ5EO6c495UirqZf8O/I63A2YWuHu7RRl6Garh/rluAswdW7GMxebpaFIh3Tn&#10;nnKk1dRL/h15He4GTK1w93aK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">
                <v:shape id="_x0000_s1100" type="#_x0000_t202" style="position:absolute;top:45212;width:58407;height:5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">
                  <v:textbox>
                    <w:txbxContent>
                      <w:p w14:paraId="5F3F8774" w14:textId="77777777" w:rsidR="006A5F35" w:rsidRDefault="006A5F35" w:rsidP="006A5F35">
                        <w:r>
                          <w:t>Table X</w:t>
                        </w:r>
                      </w:p>
                    </w:txbxContent>
                  </v:textbox>
                </v:shape>
                <v:shape id="Picture 255" o:spid="_x0000_s1101" type="#_x0000_t75" alt="Chart, bar chart&#10;&#10;Description automatically generated" style="position:absolute;left:4572;width:44069;height:4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">
                  <v:imagedata r:id="rId16" o:title="Chart, bar chart&#10;&#10;Description automatically generated"/>
                </v:shape>
                <w10:wrap type="topAndBottom"/>
              </v:group>
            </w:pict>
          </mc:Fallback>
        </mc:AlternateContent>
      </w:r>
      <w:r w:rsidRPr="00304735">
        <w:rPr>
          <w:rFonts w:ascii="Arial" w:hAnsi="Arial" w:cs="Arial"/>
          <w:noProof/>
          <w:sz w:val="20"/>
          <w:szCs w:val="20"/>
        </w:rPr>
        <mc:AlternateContent>
          <mc:Choice Requires="wpg">
            <w:drawing>
              <wp:anchor distT="0" distB="0" distL="114300" distR="114300" simplePos="0" relativeHeight="251731968" behindDoc="1" locked="0" layoutInCell="1" allowOverlap="1" wp14:anchorId="03F66E31" wp14:editId="50998F83">
                <wp:simplePos x="0" y="0"/>
                <wp:positionH relativeFrom="column">
                  <wp:posOffset>321773</wp:posOffset>
                </wp:positionH>
                <wp:positionV relativeFrom="paragraph">
                  <wp:posOffset>309</wp:posOffset>
                </wp:positionV>
                <wp:extent cx="4762500" cy="3688080"/>
                <wp:effectExtent l="0" t="0" r="0" b="26670"/>
                <wp:wrapTopAndBottom/>
                <wp:docPr id="244" name="Group 244"/>
                <wp:cNvGraphicFramePr/>
                <a:graphic xmlns:a="http://schemas.openxmlformats.org/drawingml/2006/main">
                  <a:graphicData uri="http://schemas.microsoft.com/office/word/2010/wordprocessingGroup">
                    <wpg:wgp>
                      <wpg:cNvGrpSpPr/>
                      <wpg:grpSpPr>
                        <a:xfrm>
                          <a:off x="0" y="0"/>
                          <a:ext cx="4762500" cy="3688080"/>
                          <a:chOff x="0" y="0"/>
                          <a:chExt cx="6057900" cy="6202680"/>
                        </a:xfrm>
                      </wpg:grpSpPr>
                      <pic:pic xmlns:pic="http://schemas.openxmlformats.org/drawingml/2006/picture">
                        <pic:nvPicPr>
                          <pic:cNvPr id="245" name="Picture 245" descr="Chart, bar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14300" y="0"/>
                            <a:ext cx="5943600" cy="5943600"/>
                          </a:xfrm>
                          <a:prstGeom prst="rect">
                            <a:avLst/>
                          </a:prstGeom>
                        </pic:spPr>
                      </pic:pic>
                      <wps:wsp>
                        <wps:cNvPr id="246" name="Text Box 2"/>
                        <wps:cNvSpPr txBox="1">
                          <a:spLocks noChangeArrowheads="1"/>
                        </wps:cNvSpPr>
                        <wps:spPr bwMode="auto">
                          <a:xfrm>
                            <a:off x="0" y="5816600"/>
                            <a:ext cx="5473700" cy="386080"/>
                          </a:xfrm>
                          <a:prstGeom prst="rect">
                            <a:avLst/>
                          </a:prstGeom>
                          <a:solidFill>
                            <a:srgbClr val="FFFFFF"/>
                          </a:solidFill>
                          <a:ln w="9525">
                            <a:solidFill>
                              <a:srgbClr val="000000"/>
                            </a:solidFill>
                            <a:miter lim="800000"/>
                            <a:headEnd/>
                            <a:tailEnd/>
                          </a:ln>
                        </wps:spPr>
                        <wps:txbx>
                          <w:txbxContent>
                            <w:p w14:paraId="2B727AE1" w14:textId="77777777" w:rsidR="006A5F35" w:rsidRDefault="006A5F35" w:rsidP="006A5F35">
                              <w:r>
                                <w:t>Fig 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F66E31" id="Group 244" o:spid="_x0000_s1102" style="position:absolute;margin-left:25.35pt;margin-top:0;width:375pt;height:290.4pt;z-index:-251584512;mso-width-relative:margin;mso-height-relative:margin" coordsize="60579,62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sAgBvudYincE8JnMpdAADccK9DPIV7SuBU7gI6&#10;oi+EpaE1gQiVb0/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p1exZQAAIABJREF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VvrPwgAAAgAElEQVS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&#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&#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&#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">
                <v:shape id="Picture 245" o:spid="_x0000_s1103" type="#_x0000_t75" alt="Chart, bar chart&#10;&#10;Description automatically generated" style="position:absolute;left:1143;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">
                  <v:imagedata r:id="rId18" o:title="Chart, bar chart&#10;&#10;Description automatically generated"/>
                </v:shape>
                <v:shape id="_x0000_s1104" type="#_x0000_t202" style="position:absolute;top:58166;width:5473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2B727AE1" w14:textId="77777777" w:rsidR="006A5F35" w:rsidRDefault="006A5F35" w:rsidP="006A5F35">
                        <w:r>
                          <w:t>Fig X</w:t>
                        </w:r>
                      </w:p>
                    </w:txbxContent>
                  </v:textbox>
                </v:shape>
                <w10:wrap type="topAndBottom"/>
              </v:group>
            </w:pict>
          </mc:Fallback>
        </mc:AlternateContent>
      </w:r>
    </w:p>
    <w:p w14:paraId="6B82BE80" w14:textId="1325C77E" w:rsidR="00AD6C3E" w:rsidRDefault="006A5F35" w:rsidP="00AD6C3E">
      <w:pPr>
        <w:pStyle w:val="NormalWeb"/>
        <w:spacing w:before="180" w:beforeAutospacing="0" w:after="180" w:afterAutospacing="0" w:line="480" w:lineRule="auto"/>
        <w:rPr>
          <w:rFonts w:ascii="Arial" w:hAnsi="Arial" w:cs="Arial"/>
          <w:sz w:val="20"/>
          <w:szCs w:val="20"/>
        </w:rPr>
      </w:pPr>
      <w:r w:rsidRPr="00304735">
        <w:rPr>
          <w:rFonts w:ascii="Arial" w:hAnsi="Arial" w:cs="Arial"/>
          <w:b/>
          <w:bCs/>
          <w:sz w:val="20"/>
          <w:szCs w:val="20"/>
        </w:rPr>
        <w:lastRenderedPageBreak/>
        <w:t xml:space="preserve">Multiple correspondence </w:t>
      </w:r>
      <w:r w:rsidR="002A07D2" w:rsidRPr="00304735">
        <w:rPr>
          <w:rFonts w:ascii="Arial" w:hAnsi="Arial" w:cs="Arial"/>
          <w:b/>
          <w:bCs/>
          <w:sz w:val="20"/>
          <w:szCs w:val="20"/>
        </w:rPr>
        <w:t>analysis</w:t>
      </w:r>
      <w:r w:rsidR="002A07D2" w:rsidRPr="00AA6AB3">
        <w:rPr>
          <w:rFonts w:ascii="Arial" w:hAnsi="Arial" w:cs="Arial"/>
          <w:sz w:val="20"/>
          <w:szCs w:val="20"/>
        </w:rPr>
        <w:t xml:space="preserve"> </w:t>
      </w:r>
    </w:p>
    <w:p w14:paraId="30057DB8" w14:textId="4966DDBC" w:rsidR="00A53E60" w:rsidRPr="00B347D4" w:rsidRDefault="002A07D2"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The</w:t>
      </w:r>
      <w:r w:rsidR="006A5F35" w:rsidRPr="00AA6AB3">
        <w:rPr>
          <w:rFonts w:ascii="Arial" w:hAnsi="Arial" w:cs="Arial"/>
          <w:sz w:val="20"/>
          <w:szCs w:val="20"/>
        </w:rPr>
        <w:t xml:space="preserve"> first two dimensions of the MCA explain 35% of the variance in</w:t>
      </w:r>
      <w:r w:rsidR="006A5F35" w:rsidRPr="006A5F35">
        <w:rPr>
          <w:rFonts w:ascii="Arial" w:hAnsi="Arial" w:cs="Arial"/>
          <w:sz w:val="20"/>
          <w:szCs w:val="20"/>
        </w:rPr>
        <w:t xml:space="preserve"> </w:t>
      </w:r>
      <w:r w:rsidR="006A5F35">
        <w:rPr>
          <w:rFonts w:ascii="Arial" w:hAnsi="Arial" w:cs="Arial"/>
          <w:sz w:val="20"/>
          <w:szCs w:val="20"/>
        </w:rPr>
        <w:t>th</w:t>
      </w:r>
      <w:r w:rsidR="006A5F35" w:rsidRPr="00AA6AB3">
        <w:rPr>
          <w:rFonts w:ascii="Arial" w:hAnsi="Arial" w:cs="Arial"/>
          <w:sz w:val="20"/>
          <w:szCs w:val="20"/>
        </w:rPr>
        <w:t xml:space="preserve">e data. The major variables which contribute to the first two dimensions are shown in figure x. </w:t>
      </w:r>
      <w:r w:rsidR="006A5F35">
        <w:rPr>
          <w:rFonts w:ascii="Arial" w:hAnsi="Arial" w:cs="Arial"/>
          <w:sz w:val="20"/>
          <w:szCs w:val="20"/>
        </w:rPr>
        <w:t>The MCA</w:t>
      </w:r>
      <w:r w:rsidR="00AD6C3E">
        <w:rPr>
          <w:rFonts w:ascii="Arial" w:hAnsi="Arial" w:cs="Arial"/>
          <w:b/>
          <w:bCs/>
          <w:i/>
          <w:iCs/>
          <w:sz w:val="20"/>
          <w:szCs w:val="20"/>
          <w:u w:val="single"/>
        </w:rPr>
        <w:t xml:space="preserve"> </w:t>
      </w:r>
      <w:r w:rsidR="00304735">
        <w:rPr>
          <w:rFonts w:ascii="Arial" w:hAnsi="Arial" w:cs="Arial"/>
          <w:sz w:val="20"/>
          <w:szCs w:val="20"/>
        </w:rPr>
        <w:t xml:space="preserve">for individual host interactions </w:t>
      </w:r>
      <w:r w:rsidR="00304735" w:rsidRPr="00B347D4">
        <w:rPr>
          <w:rFonts w:ascii="Arial" w:hAnsi="Arial" w:cs="Arial"/>
          <w:sz w:val="20"/>
          <w:szCs w:val="20"/>
        </w:rPr>
        <w:t xml:space="preserve">(figure X) clusters epithelial spread and </w:t>
      </w:r>
      <w:r w:rsidR="002D2C53" w:rsidRPr="00B347D4">
        <w:rPr>
          <w:rFonts w:ascii="Arial" w:hAnsi="Arial" w:cs="Arial"/>
          <w:sz w:val="20"/>
          <w:szCs w:val="20"/>
        </w:rPr>
        <w:t>respiratory</w:t>
      </w:r>
      <w:r w:rsidR="00304735" w:rsidRPr="00B347D4">
        <w:rPr>
          <w:rFonts w:ascii="Arial" w:hAnsi="Arial" w:cs="Arial"/>
          <w:sz w:val="20"/>
          <w:szCs w:val="20"/>
        </w:rPr>
        <w:t xml:space="preserve"> pathology with </w:t>
      </w:r>
      <w:proofErr w:type="spellStart"/>
      <w:r w:rsidR="00304735" w:rsidRPr="00B347D4">
        <w:rPr>
          <w:rFonts w:ascii="Arial" w:hAnsi="Arial" w:cs="Arial"/>
          <w:sz w:val="20"/>
          <w:szCs w:val="20"/>
        </w:rPr>
        <w:t>anthroponosis</w:t>
      </w:r>
      <w:proofErr w:type="spellEnd"/>
      <w:r w:rsidR="00304735" w:rsidRPr="00B347D4">
        <w:rPr>
          <w:rFonts w:ascii="Arial" w:hAnsi="Arial" w:cs="Arial"/>
          <w:sz w:val="20"/>
          <w:szCs w:val="20"/>
        </w:rPr>
        <w:t xml:space="preserve">, suggesting an association between these variables. There also appears to be an </w:t>
      </w:r>
      <w:r w:rsidR="002D2C53" w:rsidRPr="00B347D4">
        <w:rPr>
          <w:rFonts w:ascii="Arial" w:hAnsi="Arial" w:cs="Arial"/>
          <w:sz w:val="20"/>
          <w:szCs w:val="20"/>
        </w:rPr>
        <w:t>association</w:t>
      </w:r>
      <w:r w:rsidR="00304735" w:rsidRPr="00B347D4">
        <w:rPr>
          <w:rFonts w:ascii="Arial" w:hAnsi="Arial" w:cs="Arial"/>
          <w:sz w:val="20"/>
          <w:szCs w:val="20"/>
        </w:rPr>
        <w:t xml:space="preserve"> between </w:t>
      </w:r>
      <w:commentRangeStart w:id="8"/>
      <w:r w:rsidR="00304735" w:rsidRPr="00B347D4">
        <w:rPr>
          <w:rFonts w:ascii="Arial" w:hAnsi="Arial" w:cs="Arial"/>
          <w:sz w:val="20"/>
          <w:szCs w:val="20"/>
        </w:rPr>
        <w:t>lymphocytic tropism and not being zoonotic.</w:t>
      </w:r>
      <w:commentRangeEnd w:id="8"/>
      <w:r w:rsidR="00142773" w:rsidRPr="00B347D4">
        <w:rPr>
          <w:rStyle w:val="CommentReference"/>
          <w:rFonts w:asciiTheme="minorHAnsi" w:eastAsiaTheme="minorHAnsi" w:hAnsiTheme="minorHAnsi" w:cstheme="minorBidi"/>
        </w:rPr>
        <w:commentReference w:id="8"/>
      </w:r>
      <w:r w:rsidR="00AD6C3E" w:rsidRPr="00B347D4">
        <w:rPr>
          <w:rFonts w:ascii="Arial" w:hAnsi="Arial" w:cs="Arial"/>
          <w:sz w:val="20"/>
          <w:szCs w:val="20"/>
        </w:rPr>
        <w:t xml:space="preserve"> </w:t>
      </w:r>
      <w:r w:rsidR="00A53E60" w:rsidRPr="00B347D4">
        <w:rPr>
          <w:rFonts w:ascii="Arial" w:hAnsi="Arial" w:cs="Arial"/>
          <w:sz w:val="20"/>
          <w:szCs w:val="20"/>
        </w:rPr>
        <w:t xml:space="preserve">95% confidence ellipses for anthroponotic cluster separately from </w:t>
      </w:r>
      <w:proofErr w:type="spellStart"/>
      <w:r w:rsidR="00A53E60" w:rsidRPr="00B347D4">
        <w:rPr>
          <w:rFonts w:ascii="Arial" w:hAnsi="Arial" w:cs="Arial"/>
          <w:sz w:val="20"/>
          <w:szCs w:val="20"/>
        </w:rPr>
        <w:t>not_zoontoic</w:t>
      </w:r>
      <w:proofErr w:type="spellEnd"/>
      <w:r w:rsidR="00A53E60" w:rsidRPr="00B347D4">
        <w:rPr>
          <w:rFonts w:ascii="Arial" w:hAnsi="Arial" w:cs="Arial"/>
          <w:sz w:val="20"/>
          <w:szCs w:val="20"/>
        </w:rPr>
        <w:t>, suggest</w:t>
      </w:r>
      <w:r w:rsidR="00F30EFD">
        <w:rPr>
          <w:rFonts w:ascii="Arial" w:hAnsi="Arial" w:cs="Arial"/>
          <w:sz w:val="20"/>
          <w:szCs w:val="20"/>
        </w:rPr>
        <w:t>ing</w:t>
      </w:r>
      <w:r w:rsidR="00A53E60" w:rsidRPr="00B347D4">
        <w:rPr>
          <w:rFonts w:ascii="Arial" w:hAnsi="Arial" w:cs="Arial"/>
          <w:sz w:val="20"/>
          <w:szCs w:val="20"/>
        </w:rPr>
        <w:t xml:space="preserve"> pathological features differ. (fig </w:t>
      </w:r>
      <w:commentRangeStart w:id="9"/>
      <w:commentRangeStart w:id="10"/>
      <w:r w:rsidR="00A53E60" w:rsidRPr="00B347D4">
        <w:rPr>
          <w:rFonts w:ascii="Arial" w:hAnsi="Arial" w:cs="Arial"/>
          <w:sz w:val="20"/>
          <w:szCs w:val="20"/>
        </w:rPr>
        <w:t>X</w:t>
      </w:r>
      <w:commentRangeEnd w:id="9"/>
      <w:r w:rsidR="00A53E60" w:rsidRPr="00B347D4">
        <w:rPr>
          <w:rStyle w:val="CommentReference"/>
          <w:rFonts w:asciiTheme="minorHAnsi" w:eastAsiaTheme="minorHAnsi" w:hAnsiTheme="minorHAnsi" w:cstheme="minorBidi"/>
        </w:rPr>
        <w:commentReference w:id="9"/>
      </w:r>
      <w:commentRangeEnd w:id="10"/>
      <w:r w:rsidR="00A53E60" w:rsidRPr="00B347D4">
        <w:rPr>
          <w:rStyle w:val="CommentReference"/>
          <w:rFonts w:asciiTheme="minorHAnsi" w:eastAsiaTheme="minorHAnsi" w:hAnsiTheme="minorHAnsi" w:cstheme="minorBidi"/>
        </w:rPr>
        <w:commentReference w:id="10"/>
      </w:r>
      <w:r w:rsidR="00A53E60" w:rsidRPr="00B347D4">
        <w:rPr>
          <w:rFonts w:ascii="Arial" w:hAnsi="Arial" w:cs="Arial"/>
          <w:sz w:val="20"/>
          <w:szCs w:val="20"/>
        </w:rPr>
        <w:t>).</w:t>
      </w:r>
    </w:p>
    <w:p w14:paraId="3BCDEF9A" w14:textId="5F1800A3" w:rsidR="00164ADF" w:rsidRPr="00AA6AB3" w:rsidRDefault="00A53E60" w:rsidP="00AA6AB3">
      <w:pPr>
        <w:pStyle w:val="NormalWeb"/>
        <w:spacing w:before="180" w:beforeAutospacing="0" w:after="180" w:afterAutospacing="0" w:line="480" w:lineRule="auto"/>
        <w:rPr>
          <w:rFonts w:ascii="Arial" w:hAnsi="Arial" w:cs="Arial"/>
          <w:sz w:val="20"/>
          <w:szCs w:val="20"/>
        </w:rPr>
      </w:pPr>
      <w:r w:rsidRPr="00B347D4">
        <w:rPr>
          <w:rFonts w:ascii="Arial" w:hAnsi="Arial" w:cs="Arial"/>
          <w:sz w:val="20"/>
          <w:szCs w:val="20"/>
        </w:rPr>
        <w:t>T</w:t>
      </w:r>
      <w:r w:rsidR="00304735" w:rsidRPr="00B347D4">
        <w:rPr>
          <w:rFonts w:ascii="Arial" w:hAnsi="Arial" w:cs="Arial"/>
          <w:sz w:val="20"/>
          <w:szCs w:val="20"/>
        </w:rPr>
        <w:t xml:space="preserve">he MCA </w:t>
      </w:r>
      <w:r w:rsidRPr="00B347D4">
        <w:rPr>
          <w:rFonts w:ascii="Arial" w:hAnsi="Arial" w:cs="Arial"/>
          <w:sz w:val="20"/>
          <w:szCs w:val="20"/>
        </w:rPr>
        <w:t>wa</w:t>
      </w:r>
      <w:r w:rsidR="00304735" w:rsidRPr="00B347D4">
        <w:rPr>
          <w:rFonts w:ascii="Arial" w:hAnsi="Arial" w:cs="Arial"/>
          <w:sz w:val="20"/>
          <w:szCs w:val="20"/>
        </w:rPr>
        <w:t>s repeated with</w:t>
      </w:r>
      <w:r w:rsidR="00C67E1D" w:rsidRPr="00B347D4">
        <w:rPr>
          <w:rFonts w:ascii="Arial" w:hAnsi="Arial" w:cs="Arial"/>
          <w:sz w:val="20"/>
          <w:szCs w:val="20"/>
        </w:rPr>
        <w:t xml:space="preserve"> </w:t>
      </w:r>
      <w:r w:rsidR="00F30EFD">
        <w:rPr>
          <w:rFonts w:ascii="Arial" w:hAnsi="Arial" w:cs="Arial"/>
          <w:sz w:val="20"/>
          <w:szCs w:val="20"/>
        </w:rPr>
        <w:t>the unique</w:t>
      </w:r>
      <w:commentRangeStart w:id="11"/>
      <w:commentRangeStart w:id="12"/>
      <w:r w:rsidR="00304735" w:rsidRPr="00B347D4">
        <w:rPr>
          <w:rFonts w:ascii="Arial" w:hAnsi="Arial" w:cs="Arial"/>
          <w:sz w:val="20"/>
          <w:szCs w:val="20"/>
        </w:rPr>
        <w:t xml:space="preserve"> viruses (fig X) </w:t>
      </w:r>
      <w:r w:rsidR="00F30EFD">
        <w:rPr>
          <w:rFonts w:ascii="Arial" w:hAnsi="Arial" w:cs="Arial"/>
          <w:sz w:val="20"/>
          <w:szCs w:val="20"/>
        </w:rPr>
        <w:t>Unique</w:t>
      </w:r>
      <w:r w:rsidRPr="00B347D4">
        <w:rPr>
          <w:rFonts w:ascii="Arial" w:hAnsi="Arial" w:cs="Arial"/>
          <w:sz w:val="20"/>
          <w:szCs w:val="20"/>
        </w:rPr>
        <w:t xml:space="preserve"> viruses being a viral species which has been involved in a spillover event, so that there is one entry per virus. Whereas in the original search and analysis many viruses had multiple entries as they were involved in multiple spillover events involving different species. In this case g</w:t>
      </w:r>
      <w:r w:rsidR="00304735" w:rsidRPr="00B347D4">
        <w:rPr>
          <w:rFonts w:ascii="Arial" w:hAnsi="Arial" w:cs="Arial"/>
          <w:sz w:val="20"/>
          <w:szCs w:val="20"/>
        </w:rPr>
        <w:t xml:space="preserve">astrointestinal </w:t>
      </w:r>
      <w:commentRangeEnd w:id="11"/>
      <w:r w:rsidR="00132795" w:rsidRPr="00B347D4">
        <w:rPr>
          <w:rStyle w:val="CommentReference"/>
          <w:rFonts w:asciiTheme="minorHAnsi" w:eastAsiaTheme="minorHAnsi" w:hAnsiTheme="minorHAnsi" w:cstheme="minorBidi"/>
        </w:rPr>
        <w:commentReference w:id="11"/>
      </w:r>
      <w:commentRangeEnd w:id="12"/>
      <w:r w:rsidR="00132795" w:rsidRPr="00B347D4">
        <w:rPr>
          <w:rStyle w:val="CommentReference"/>
          <w:rFonts w:asciiTheme="minorHAnsi" w:eastAsiaTheme="minorHAnsi" w:hAnsiTheme="minorHAnsi" w:cstheme="minorBidi"/>
        </w:rPr>
        <w:commentReference w:id="12"/>
      </w:r>
      <w:r w:rsidR="00304735" w:rsidRPr="00B347D4">
        <w:rPr>
          <w:rFonts w:ascii="Arial" w:hAnsi="Arial" w:cs="Arial"/>
          <w:sz w:val="20"/>
          <w:szCs w:val="20"/>
        </w:rPr>
        <w:t xml:space="preserve">pathology is </w:t>
      </w:r>
      <w:r w:rsidR="002D2C53" w:rsidRPr="00B347D4">
        <w:rPr>
          <w:rFonts w:ascii="Arial" w:hAnsi="Arial" w:cs="Arial"/>
          <w:sz w:val="20"/>
          <w:szCs w:val="20"/>
        </w:rPr>
        <w:t>associated with</w:t>
      </w:r>
      <w:r w:rsidR="00304735" w:rsidRPr="00B347D4">
        <w:rPr>
          <w:rFonts w:ascii="Arial" w:hAnsi="Arial" w:cs="Arial"/>
          <w:sz w:val="20"/>
          <w:szCs w:val="20"/>
        </w:rPr>
        <w:t xml:space="preserve"> </w:t>
      </w:r>
      <w:r w:rsidR="002D2C53" w:rsidRPr="00B347D4">
        <w:rPr>
          <w:rFonts w:ascii="Arial" w:hAnsi="Arial" w:cs="Arial"/>
          <w:sz w:val="20"/>
          <w:szCs w:val="20"/>
        </w:rPr>
        <w:t>not zoonotic</w:t>
      </w:r>
      <w:r w:rsidR="00304735" w:rsidRPr="00B347D4">
        <w:rPr>
          <w:rFonts w:ascii="Arial" w:hAnsi="Arial" w:cs="Arial"/>
          <w:sz w:val="20"/>
          <w:szCs w:val="20"/>
        </w:rPr>
        <w:t xml:space="preserve"> in addition to lymphocyte tropism.</w:t>
      </w:r>
      <w:r w:rsidR="00AE0E9C" w:rsidRPr="00B347D4">
        <w:rPr>
          <w:rFonts w:ascii="Arial" w:hAnsi="Arial" w:cs="Arial"/>
          <w:sz w:val="20"/>
          <w:szCs w:val="20"/>
        </w:rPr>
        <w:t xml:space="preserve"> </w:t>
      </w:r>
      <w:r w:rsidR="002A07D2" w:rsidRPr="00B347D4">
        <w:rPr>
          <w:rFonts w:ascii="Arial" w:hAnsi="Arial" w:cs="Arial"/>
          <w:sz w:val="20"/>
          <w:szCs w:val="20"/>
        </w:rPr>
        <w:t>The</w:t>
      </w:r>
      <w:r w:rsidR="00304735" w:rsidRPr="00B347D4">
        <w:rPr>
          <w:rFonts w:ascii="Arial" w:hAnsi="Arial" w:cs="Arial"/>
          <w:sz w:val="20"/>
          <w:szCs w:val="20"/>
        </w:rPr>
        <w:t xml:space="preserve"> zoonotic ellipses for the </w:t>
      </w:r>
      <w:r w:rsidR="002D2C53" w:rsidRPr="00B347D4">
        <w:rPr>
          <w:rFonts w:ascii="Arial" w:hAnsi="Arial" w:cs="Arial"/>
          <w:sz w:val="20"/>
          <w:szCs w:val="20"/>
        </w:rPr>
        <w:t>distinct</w:t>
      </w:r>
      <w:r w:rsidR="00304735" w:rsidRPr="00B347D4">
        <w:rPr>
          <w:rFonts w:ascii="Arial" w:hAnsi="Arial" w:cs="Arial"/>
          <w:sz w:val="20"/>
          <w:szCs w:val="20"/>
        </w:rPr>
        <w:t xml:space="preserve"> virus MCA have the zoonotic ellipse as a smaller </w:t>
      </w:r>
      <w:r w:rsidR="002D2C53" w:rsidRPr="00B347D4">
        <w:rPr>
          <w:rFonts w:ascii="Arial" w:hAnsi="Arial" w:cs="Arial"/>
          <w:sz w:val="20"/>
          <w:szCs w:val="20"/>
        </w:rPr>
        <w:t>ellipse</w:t>
      </w:r>
      <w:r w:rsidR="00304735" w:rsidRPr="00B347D4">
        <w:rPr>
          <w:rFonts w:ascii="Arial" w:hAnsi="Arial" w:cs="Arial"/>
          <w:sz w:val="20"/>
          <w:szCs w:val="20"/>
        </w:rPr>
        <w:t xml:space="preserve"> within a larger ellipse for </w:t>
      </w:r>
      <w:r w:rsidR="002D2C53" w:rsidRPr="00B347D4">
        <w:rPr>
          <w:rFonts w:ascii="Arial" w:hAnsi="Arial" w:cs="Arial"/>
          <w:sz w:val="20"/>
          <w:szCs w:val="20"/>
        </w:rPr>
        <w:t>not zoonotic. (</w:t>
      </w:r>
      <w:r w:rsidR="00304735" w:rsidRPr="00B347D4">
        <w:rPr>
          <w:rFonts w:ascii="Arial" w:hAnsi="Arial" w:cs="Arial"/>
          <w:sz w:val="20"/>
          <w:szCs w:val="20"/>
        </w:rPr>
        <w:t xml:space="preserve">fir </w:t>
      </w:r>
      <w:commentRangeStart w:id="13"/>
      <w:r w:rsidR="00304735" w:rsidRPr="00B347D4">
        <w:rPr>
          <w:rFonts w:ascii="Arial" w:hAnsi="Arial" w:cs="Arial"/>
          <w:sz w:val="20"/>
          <w:szCs w:val="20"/>
        </w:rPr>
        <w:t>X</w:t>
      </w:r>
      <w:commentRangeEnd w:id="13"/>
      <w:r w:rsidR="00376E97" w:rsidRPr="00B347D4">
        <w:rPr>
          <w:rStyle w:val="CommentReference"/>
          <w:rFonts w:asciiTheme="minorHAnsi" w:eastAsiaTheme="minorHAnsi" w:hAnsiTheme="minorHAnsi" w:cstheme="minorBidi"/>
        </w:rPr>
        <w:commentReference w:id="13"/>
      </w:r>
      <w:r w:rsidR="00304735" w:rsidRPr="00B347D4">
        <w:rPr>
          <w:rFonts w:ascii="Arial" w:hAnsi="Arial" w:cs="Arial"/>
          <w:sz w:val="20"/>
          <w:szCs w:val="20"/>
        </w:rPr>
        <w:t>)</w:t>
      </w:r>
    </w:p>
    <w:p w14:paraId="3271F73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82755B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EE6A4C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78AC22D6"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A1DF9B3"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0A345D02"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AD5EA1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4CF11C4F"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B799435"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E0DFD1E"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30FD7BD8" w14:textId="00A8D4CE" w:rsidR="00B347D4" w:rsidRDefault="00B347D4" w:rsidP="00B04025">
      <w:pPr>
        <w:pStyle w:val="NormalWeb"/>
        <w:spacing w:before="180" w:beforeAutospacing="0" w:after="180" w:afterAutospacing="0" w:line="480" w:lineRule="auto"/>
        <w:rPr>
          <w:rFonts w:ascii="Arial" w:hAnsi="Arial" w:cs="Arial"/>
          <w:b/>
          <w:bCs/>
          <w:sz w:val="20"/>
          <w:szCs w:val="20"/>
        </w:rPr>
      </w:pPr>
      <w:r>
        <w:rPr>
          <w:rFonts w:ascii="Arial" w:hAnsi="Arial" w:cs="Arial"/>
          <w:noProof/>
          <w:sz w:val="20"/>
          <w:szCs w:val="20"/>
        </w:rPr>
        <w:lastRenderedPageBreak/>
        <mc:AlternateContent>
          <mc:Choice Requires="wpg">
            <w:drawing>
              <wp:anchor distT="0" distB="0" distL="114300" distR="114300" simplePos="0" relativeHeight="251726848" behindDoc="1" locked="0" layoutInCell="1" allowOverlap="1" wp14:anchorId="16E97B46" wp14:editId="2044BDF0">
                <wp:simplePos x="0" y="0"/>
                <wp:positionH relativeFrom="column">
                  <wp:posOffset>76200</wp:posOffset>
                </wp:positionH>
                <wp:positionV relativeFrom="paragraph">
                  <wp:posOffset>0</wp:posOffset>
                </wp:positionV>
                <wp:extent cx="6213475" cy="8814435"/>
                <wp:effectExtent l="0" t="0" r="15875" b="24765"/>
                <wp:wrapTight wrapText="bothSides">
                  <wp:wrapPolygon edited="0">
                    <wp:start x="927" y="0"/>
                    <wp:lineTo x="1523" y="840"/>
                    <wp:lineTo x="464" y="1120"/>
                    <wp:lineTo x="464" y="1307"/>
                    <wp:lineTo x="1589" y="1587"/>
                    <wp:lineTo x="993" y="2007"/>
                    <wp:lineTo x="1589" y="2334"/>
                    <wp:lineTo x="265" y="2474"/>
                    <wp:lineTo x="0" y="2614"/>
                    <wp:lineTo x="66" y="4155"/>
                    <wp:lineTo x="596" y="4575"/>
                    <wp:lineTo x="1060" y="4575"/>
                    <wp:lineTo x="993" y="5088"/>
                    <wp:lineTo x="1126" y="5322"/>
                    <wp:lineTo x="1589" y="5322"/>
                    <wp:lineTo x="662" y="5742"/>
                    <wp:lineTo x="397" y="5929"/>
                    <wp:lineTo x="464" y="6442"/>
                    <wp:lineTo x="4437" y="6816"/>
                    <wp:lineTo x="7947" y="6816"/>
                    <wp:lineTo x="3377" y="7282"/>
                    <wp:lineTo x="1788" y="7469"/>
                    <wp:lineTo x="1258" y="7889"/>
                    <wp:lineTo x="1258" y="8029"/>
                    <wp:lineTo x="1987" y="8309"/>
                    <wp:lineTo x="861" y="9010"/>
                    <wp:lineTo x="861" y="10644"/>
                    <wp:lineTo x="1854" y="11297"/>
                    <wp:lineTo x="1391" y="11577"/>
                    <wp:lineTo x="1391" y="11764"/>
                    <wp:lineTo x="2185" y="12044"/>
                    <wp:lineTo x="1589" y="12511"/>
                    <wp:lineTo x="1324" y="12744"/>
                    <wp:lineTo x="1391" y="13071"/>
                    <wp:lineTo x="7020" y="13538"/>
                    <wp:lineTo x="10794" y="13538"/>
                    <wp:lineTo x="1656" y="13911"/>
                    <wp:lineTo x="1656" y="14238"/>
                    <wp:lineTo x="2318" y="14285"/>
                    <wp:lineTo x="1589" y="14518"/>
                    <wp:lineTo x="1788" y="15032"/>
                    <wp:lineTo x="993" y="15312"/>
                    <wp:lineTo x="861" y="15405"/>
                    <wp:lineTo x="795" y="16992"/>
                    <wp:lineTo x="1126" y="17273"/>
                    <wp:lineTo x="1656" y="17319"/>
                    <wp:lineTo x="1324" y="18019"/>
                    <wp:lineTo x="1523" y="18766"/>
                    <wp:lineTo x="2053" y="19513"/>
                    <wp:lineTo x="2119" y="19700"/>
                    <wp:lineTo x="8874" y="20260"/>
                    <wp:lineTo x="1192" y="20260"/>
                    <wp:lineTo x="1192" y="21614"/>
                    <wp:lineTo x="21589" y="21614"/>
                    <wp:lineTo x="21589" y="20260"/>
                    <wp:lineTo x="10794" y="20260"/>
                    <wp:lineTo x="11059" y="19513"/>
                    <wp:lineTo x="13576" y="18813"/>
                    <wp:lineTo x="14437" y="18019"/>
                    <wp:lineTo x="14371" y="16666"/>
                    <wp:lineTo x="13973" y="16526"/>
                    <wp:lineTo x="14371" y="16292"/>
                    <wp:lineTo x="14371" y="16012"/>
                    <wp:lineTo x="13973" y="15779"/>
                    <wp:lineTo x="14371" y="15545"/>
                    <wp:lineTo x="14371" y="15312"/>
                    <wp:lineTo x="13973" y="15032"/>
                    <wp:lineTo x="14437" y="14705"/>
                    <wp:lineTo x="13841" y="14285"/>
                    <wp:lineTo x="10728" y="14285"/>
                    <wp:lineTo x="10861" y="13538"/>
                    <wp:lineTo x="13112" y="12791"/>
                    <wp:lineTo x="14304" y="12044"/>
                    <wp:lineTo x="14371" y="11577"/>
                    <wp:lineTo x="14371" y="10690"/>
                    <wp:lineTo x="14172" y="10550"/>
                    <wp:lineTo x="14503" y="10037"/>
                    <wp:lineTo x="14371" y="9290"/>
                    <wp:lineTo x="14039" y="9056"/>
                    <wp:lineTo x="14371" y="8870"/>
                    <wp:lineTo x="14371" y="8356"/>
                    <wp:lineTo x="14039" y="8309"/>
                    <wp:lineTo x="14503" y="7843"/>
                    <wp:lineTo x="13642" y="7749"/>
                    <wp:lineTo x="7616" y="7563"/>
                    <wp:lineTo x="9470" y="6816"/>
                    <wp:lineTo x="10463" y="6816"/>
                    <wp:lineTo x="15033" y="6209"/>
                    <wp:lineTo x="15496" y="5975"/>
                    <wp:lineTo x="15364" y="5835"/>
                    <wp:lineTo x="14437" y="5322"/>
                    <wp:lineTo x="15430" y="5228"/>
                    <wp:lineTo x="15430" y="5135"/>
                    <wp:lineTo x="14437" y="4575"/>
                    <wp:lineTo x="15430" y="4435"/>
                    <wp:lineTo x="15430" y="4295"/>
                    <wp:lineTo x="14437" y="3828"/>
                    <wp:lineTo x="15430" y="3641"/>
                    <wp:lineTo x="15430" y="3501"/>
                    <wp:lineTo x="14437" y="3081"/>
                    <wp:lineTo x="15430" y="2848"/>
                    <wp:lineTo x="15430" y="2708"/>
                    <wp:lineTo x="14437" y="2334"/>
                    <wp:lineTo x="15430" y="2054"/>
                    <wp:lineTo x="15430" y="1914"/>
                    <wp:lineTo x="14437" y="1587"/>
                    <wp:lineTo x="15033" y="1587"/>
                    <wp:lineTo x="15430" y="1214"/>
                    <wp:lineTo x="15496" y="560"/>
                    <wp:lineTo x="13907" y="467"/>
                    <wp:lineTo x="4238" y="0"/>
                    <wp:lineTo x="927" y="0"/>
                  </wp:wrapPolygon>
                </wp:wrapTight>
                <wp:docPr id="210" name="Group 210"/>
                <wp:cNvGraphicFramePr/>
                <a:graphic xmlns:a="http://schemas.openxmlformats.org/drawingml/2006/main">
                  <a:graphicData uri="http://schemas.microsoft.com/office/word/2010/wordprocessingGroup">
                    <wpg:wgp>
                      <wpg:cNvGrpSpPr/>
                      <wpg:grpSpPr>
                        <a:xfrm>
                          <a:off x="0" y="0"/>
                          <a:ext cx="6213475" cy="8814435"/>
                          <a:chOff x="-677898" y="-1497898"/>
                          <a:chExt cx="6214239" cy="8816908"/>
                        </a:xfrm>
                      </wpg:grpSpPr>
                      <wpg:grpSp>
                        <wpg:cNvPr id="200" name="Group 200"/>
                        <wpg:cNvGrpSpPr/>
                        <wpg:grpSpPr>
                          <a:xfrm>
                            <a:off x="-677898" y="-1497898"/>
                            <a:ext cx="4477642" cy="8169950"/>
                            <a:chOff x="-750776" y="-1609169"/>
                            <a:chExt cx="4959011" cy="8776850"/>
                          </a:xfrm>
                        </wpg:grpSpPr>
                        <pic:pic xmlns:pic="http://schemas.openxmlformats.org/drawingml/2006/picture">
                          <pic:nvPicPr>
                            <pic:cNvPr id="196" name="Picture 196"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50776" y="-1609169"/>
                              <a:ext cx="4959011" cy="3059873"/>
                            </a:xfrm>
                            <a:prstGeom prst="rect">
                              <a:avLst/>
                            </a:prstGeom>
                          </pic:spPr>
                        </pic:pic>
                        <pic:pic xmlns:pic="http://schemas.openxmlformats.org/drawingml/2006/picture">
                          <pic:nvPicPr>
                            <pic:cNvPr id="198" name="Picture 19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77723" y="4480700"/>
                              <a:ext cx="4354193" cy="2686981"/>
                            </a:xfrm>
                            <a:prstGeom prst="rect">
                              <a:avLst/>
                            </a:prstGeom>
                          </pic:spPr>
                        </pic:pic>
                        <pic:pic xmlns:pic="http://schemas.openxmlformats.org/drawingml/2006/picture">
                          <pic:nvPicPr>
                            <pic:cNvPr id="199" name="Picture 19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77722" y="1625902"/>
                              <a:ext cx="4354192" cy="2687216"/>
                            </a:xfrm>
                            <a:prstGeom prst="rect">
                              <a:avLst/>
                            </a:prstGeom>
                          </pic:spPr>
                        </pic:pic>
                      </wpg:grpSp>
                      <wps:wsp>
                        <wps:cNvPr id="209" name="Text Box 2"/>
                        <wps:cNvSpPr txBox="1">
                          <a:spLocks noChangeArrowheads="1"/>
                        </wps:cNvSpPr>
                        <wps:spPr bwMode="auto">
                          <a:xfrm>
                            <a:off x="-304389" y="6790055"/>
                            <a:ext cx="5840730" cy="528955"/>
                          </a:xfrm>
                          <a:prstGeom prst="rect">
                            <a:avLst/>
                          </a:prstGeom>
                          <a:solidFill>
                            <a:srgbClr val="FFFFFF"/>
                          </a:solidFill>
                          <a:ln w="9525">
                            <a:solidFill>
                              <a:srgbClr val="000000"/>
                            </a:solidFill>
                            <a:miter lim="800000"/>
                            <a:headEnd/>
                            <a:tailEnd/>
                          </a:ln>
                        </wps:spPr>
                        <wps:txbx>
                          <w:txbxContent>
                            <w:p w14:paraId="3BEFC143" w14:textId="4CDA3138" w:rsidR="008C1737" w:rsidRDefault="002453BD" w:rsidP="008C1737">
                              <w:r>
                                <w:t>Figure</w:t>
                              </w:r>
                              <w:r w:rsidR="008C1737">
                                <w:t xml:space="preserve"> 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E97B46" id="Group 210" o:spid="_x0000_s1105" style="position:absolute;margin-left:6pt;margin-top:0;width:489.25pt;height:694.05pt;z-index:-251589632;mso-width-relative:margin;mso-height-relative:margin" coordorigin="-6778,-14978" coordsize="62142,88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">
                <v:group id="Group 200" o:spid="_x0000_s1106" style="position:absolute;left:-6778;top:-14978;width:44775;height:81698" coordorigin="-7507,-16091" coordsize="49590,8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Picture 196" o:spid="_x0000_s1107" type="#_x0000_t75" alt="Diagram&#10;&#10;Description automatically generated" style="position:absolute;left:-7507;top:-16091;width:49589;height:3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">
                    <v:imagedata r:id="rId22" o:title="Diagram&#10;&#10;Description automatically generated"/>
                  </v:shape>
                  <v:shape id="Picture 198" o:spid="_x0000_s1108" type="#_x0000_t75" style="position:absolute;left:-4777;top:44807;width:43541;height:2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">
                    <v:imagedata r:id="rId23" o:title=""/>
                  </v:shape>
                  <v:shape id="Picture 199" o:spid="_x0000_s1109" type="#_x0000_t75" style="position:absolute;left:-4777;top:16259;width:43541;height:2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">
                    <v:imagedata r:id="rId24" o:title=""/>
                  </v:shape>
                </v:group>
                <v:shape id="_x0000_s1110" type="#_x0000_t202" style="position:absolute;left:-3043;top:67900;width:58406;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H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DJ5n4hGQywcAAAD//wMAUEsBAi0AFAAGAAgAAAAhANvh9svuAAAAhQEAABMAAAAAAAAA&#10;AAAAAAAAAAAAAFtDb250ZW50X1R5cGVzXS54bWxQSwECLQAUAAYACAAAACEAWvQsW78AAAAVAQAA&#10;CwAAAAAAAAAAAAAAAAAfAQAAX3JlbHMvLnJlbHNQSwECLQAUAAYACAAAACEA48/0x8YAAADcAAAA&#10;DwAAAAAAAAAAAAAAAAAHAgAAZHJzL2Rvd25yZXYueG1sUEsFBgAAAAADAAMAtwAAAPoCAAAAAA==&#10;">
                  <v:textbox>
                    <w:txbxContent>
                      <w:p w14:paraId="3BEFC143" w14:textId="4CDA3138" w:rsidR="008C1737" w:rsidRDefault="002453BD" w:rsidP="008C1737">
                        <w:r>
                          <w:t>Figure</w:t>
                        </w:r>
                        <w:r w:rsidR="008C1737">
                          <w:t xml:space="preserve"> X</w:t>
                        </w:r>
                      </w:p>
                    </w:txbxContent>
                  </v:textbox>
                </v:shape>
                <w10:wrap type="tight"/>
              </v:group>
            </w:pict>
          </mc:Fallback>
        </mc:AlternateContent>
      </w:r>
    </w:p>
    <w:p w14:paraId="10B8F2BA" w14:textId="66D7AF99" w:rsidR="00B347D4" w:rsidRDefault="00B347D4" w:rsidP="00B04025">
      <w:pPr>
        <w:pStyle w:val="NormalWeb"/>
        <w:spacing w:before="180" w:beforeAutospacing="0" w:after="180" w:afterAutospacing="0" w:line="480" w:lineRule="auto"/>
        <w:rPr>
          <w:rFonts w:ascii="Arial" w:hAnsi="Arial" w:cs="Arial"/>
          <w:b/>
          <w:bCs/>
          <w:sz w:val="20"/>
          <w:szCs w:val="20"/>
        </w:rPr>
      </w:pPr>
      <w:r>
        <w:rPr>
          <w:rFonts w:ascii="Arial" w:hAnsi="Arial" w:cs="Arial"/>
          <w:noProof/>
          <w:sz w:val="20"/>
          <w:szCs w:val="20"/>
        </w:rPr>
        <w:lastRenderedPageBreak/>
        <mc:AlternateContent>
          <mc:Choice Requires="wpg">
            <w:drawing>
              <wp:anchor distT="0" distB="0" distL="114300" distR="114300" simplePos="0" relativeHeight="251734016" behindDoc="0" locked="0" layoutInCell="1" allowOverlap="1" wp14:anchorId="62BA3B9B" wp14:editId="203944AB">
                <wp:simplePos x="0" y="0"/>
                <wp:positionH relativeFrom="column">
                  <wp:posOffset>23495</wp:posOffset>
                </wp:positionH>
                <wp:positionV relativeFrom="paragraph">
                  <wp:posOffset>4568825</wp:posOffset>
                </wp:positionV>
                <wp:extent cx="5052695" cy="3630930"/>
                <wp:effectExtent l="0" t="0" r="14605" b="26670"/>
                <wp:wrapTopAndBottom/>
                <wp:docPr id="250" name="Group 250"/>
                <wp:cNvGraphicFramePr/>
                <a:graphic xmlns:a="http://schemas.openxmlformats.org/drawingml/2006/main">
                  <a:graphicData uri="http://schemas.microsoft.com/office/word/2010/wordprocessingGroup">
                    <wpg:wgp>
                      <wpg:cNvGrpSpPr/>
                      <wpg:grpSpPr>
                        <a:xfrm>
                          <a:off x="0" y="0"/>
                          <a:ext cx="5052695" cy="3630930"/>
                          <a:chOff x="0" y="0"/>
                          <a:chExt cx="5943600" cy="4305300"/>
                        </a:xfrm>
                      </wpg:grpSpPr>
                      <pic:pic xmlns:pic="http://schemas.openxmlformats.org/drawingml/2006/picture">
                        <pic:nvPicPr>
                          <pic:cNvPr id="251" name="Picture 251" descr="Diagram&#10;&#10;Description automatically generated with medium confidenc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wps:wsp>
                        <wps:cNvPr id="252" name="Text Box 2"/>
                        <wps:cNvSpPr txBox="1">
                          <a:spLocks noChangeArrowheads="1"/>
                        </wps:cNvSpPr>
                        <wps:spPr bwMode="auto">
                          <a:xfrm>
                            <a:off x="0" y="3670300"/>
                            <a:ext cx="5943600" cy="635000"/>
                          </a:xfrm>
                          <a:prstGeom prst="rect">
                            <a:avLst/>
                          </a:prstGeom>
                          <a:solidFill>
                            <a:srgbClr val="FFFFFF"/>
                          </a:solidFill>
                          <a:ln w="9525">
                            <a:solidFill>
                              <a:srgbClr val="000000"/>
                            </a:solidFill>
                            <a:miter lim="800000"/>
                            <a:headEnd/>
                            <a:tailEnd/>
                          </a:ln>
                        </wps:spPr>
                        <wps:txbx>
                          <w:txbxContent>
                            <w:p w14:paraId="6C0B3E06" w14:textId="77777777" w:rsidR="006A5F35" w:rsidRDefault="006A5F35" w:rsidP="006A5F35">
                              <w:r>
                                <w:t>Fig 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BA3B9B" id="Group 250" o:spid="_x0000_s1111" style="position:absolute;margin-left:1.85pt;margin-top:359.75pt;width:397.85pt;height:285.9pt;z-index:251734016;mso-width-relative:margin;mso-height-relative:margin" coordsize="59436,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">
                <v:shape id="Picture 251" o:spid="_x0000_s1112" type="#_x0000_t75" alt="Diagram&#10;&#10;Description automatically generated with medium confidence" style="position:absolute;width:59436;height:36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">
                  <v:imagedata r:id="rId26" o:title="Diagram&#10;&#10;Description automatically generated with medium confidence"/>
                </v:shape>
                <v:shape id="_x0000_s1113" type="#_x0000_t202" style="position:absolute;top:36703;width:59436;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">
                  <v:textbox>
                    <w:txbxContent>
                      <w:p w14:paraId="6C0B3E06" w14:textId="77777777" w:rsidR="006A5F35" w:rsidRDefault="006A5F35" w:rsidP="006A5F35">
                        <w:r>
                          <w:t>Fig X</w:t>
                        </w:r>
                      </w:p>
                    </w:txbxContent>
                  </v:textbox>
                </v:shape>
                <w10:wrap type="topAndBottom"/>
              </v:group>
            </w:pict>
          </mc:Fallback>
        </mc:AlternateContent>
      </w:r>
    </w:p>
    <w:p w14:paraId="3B160928" w14:textId="7B787372" w:rsidR="00B347D4" w:rsidRDefault="00B347D4" w:rsidP="00B04025">
      <w:pPr>
        <w:pStyle w:val="NormalWeb"/>
        <w:spacing w:before="180" w:beforeAutospacing="0" w:after="180" w:afterAutospacing="0" w:line="480" w:lineRule="auto"/>
        <w:rPr>
          <w:rFonts w:ascii="Arial" w:hAnsi="Arial" w:cs="Arial"/>
          <w:b/>
          <w:bCs/>
          <w:sz w:val="20"/>
          <w:szCs w:val="20"/>
        </w:rPr>
      </w:pPr>
      <w:r>
        <w:rPr>
          <w:rFonts w:ascii="Arial" w:hAnsi="Arial" w:cs="Arial"/>
          <w:noProof/>
          <w:sz w:val="20"/>
          <w:szCs w:val="20"/>
        </w:rPr>
        <mc:AlternateContent>
          <mc:Choice Requires="wpg">
            <w:drawing>
              <wp:anchor distT="0" distB="0" distL="114300" distR="114300" simplePos="0" relativeHeight="251732992" behindDoc="0" locked="0" layoutInCell="1" allowOverlap="1" wp14:anchorId="08CAD16F" wp14:editId="2E236DD5">
                <wp:simplePos x="0" y="0"/>
                <wp:positionH relativeFrom="column">
                  <wp:posOffset>-168910</wp:posOffset>
                </wp:positionH>
                <wp:positionV relativeFrom="paragraph">
                  <wp:posOffset>290830</wp:posOffset>
                </wp:positionV>
                <wp:extent cx="4956810" cy="3721735"/>
                <wp:effectExtent l="0" t="0" r="15240" b="12065"/>
                <wp:wrapTopAndBottom/>
                <wp:docPr id="247" name="Group 247"/>
                <wp:cNvGraphicFramePr/>
                <a:graphic xmlns:a="http://schemas.openxmlformats.org/drawingml/2006/main">
                  <a:graphicData uri="http://schemas.microsoft.com/office/word/2010/wordprocessingGroup">
                    <wpg:wgp>
                      <wpg:cNvGrpSpPr/>
                      <wpg:grpSpPr>
                        <a:xfrm>
                          <a:off x="0" y="0"/>
                          <a:ext cx="4956810" cy="3721735"/>
                          <a:chOff x="0" y="0"/>
                          <a:chExt cx="6019800" cy="4419600"/>
                        </a:xfrm>
                      </wpg:grpSpPr>
                      <wps:wsp>
                        <wps:cNvPr id="248" name="Text Box 2"/>
                        <wps:cNvSpPr txBox="1">
                          <a:spLocks noChangeArrowheads="1"/>
                        </wps:cNvSpPr>
                        <wps:spPr bwMode="auto">
                          <a:xfrm>
                            <a:off x="76200" y="3784600"/>
                            <a:ext cx="5943600" cy="635000"/>
                          </a:xfrm>
                          <a:prstGeom prst="rect">
                            <a:avLst/>
                          </a:prstGeom>
                          <a:solidFill>
                            <a:srgbClr val="FFFFFF"/>
                          </a:solidFill>
                          <a:ln w="9525">
                            <a:solidFill>
                              <a:srgbClr val="000000"/>
                            </a:solidFill>
                            <a:miter lim="800000"/>
                            <a:headEnd/>
                            <a:tailEnd/>
                          </a:ln>
                        </wps:spPr>
                        <wps:txbx>
                          <w:txbxContent>
                            <w:p w14:paraId="0803BEEC" w14:textId="77777777" w:rsidR="006A5F35" w:rsidRDefault="006A5F35" w:rsidP="006A5F35">
                              <w:r>
                                <w:t>Fig X</w:t>
                              </w:r>
                            </w:p>
                          </w:txbxContent>
                        </wps:txbx>
                        <wps:bodyPr rot="0" vert="horz" wrap="square" lIns="91440" tIns="45720" rIns="91440" bIns="45720" anchor="t" anchorCtr="0">
                          <a:noAutofit/>
                        </wps:bodyPr>
                      </wps:wsp>
                      <pic:pic xmlns:pic="http://schemas.openxmlformats.org/drawingml/2006/picture">
                        <pic:nvPicPr>
                          <pic:cNvPr id="249" name="Picture 24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CAD16F" id="Group 247" o:spid="_x0000_s1114" style="position:absolute;margin-left:-13.3pt;margin-top:22.9pt;width:390.3pt;height:293.05pt;z-index:251732992;mso-width-relative:margin;mso-height-relative:margin" coordsize="60198,44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">
                <v:shape id="_x0000_s1115" type="#_x0000_t202" style="position:absolute;left:762;top:37846;width:59436;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0803BEEC" w14:textId="77777777" w:rsidR="006A5F35" w:rsidRDefault="006A5F35" w:rsidP="006A5F35">
                        <w:r>
                          <w:t>Fig X</w:t>
                        </w:r>
                      </w:p>
                    </w:txbxContent>
                  </v:textbox>
                </v:shape>
                <v:shape id="Picture 249" o:spid="_x0000_s1116" type="#_x0000_t75" style="position:absolute;width:59436;height:36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">
                  <v:imagedata r:id="rId28" o:title=""/>
                </v:shape>
                <w10:wrap type="topAndBottom"/>
              </v:group>
            </w:pict>
          </mc:Fallback>
        </mc:AlternateContent>
      </w:r>
    </w:p>
    <w:p w14:paraId="58E053C9" w14:textId="53982BD0" w:rsidR="008104FE" w:rsidRPr="006A5F35" w:rsidRDefault="00113DE3" w:rsidP="00B04025">
      <w:pPr>
        <w:pStyle w:val="NormalWeb"/>
        <w:spacing w:before="180" w:beforeAutospacing="0" w:after="180" w:afterAutospacing="0" w:line="480" w:lineRule="auto"/>
        <w:rPr>
          <w:rFonts w:ascii="Arial" w:hAnsi="Arial" w:cs="Arial"/>
          <w:sz w:val="20"/>
          <w:szCs w:val="20"/>
        </w:rPr>
      </w:pPr>
      <w:r w:rsidRPr="006A5F35">
        <w:rPr>
          <w:rFonts w:ascii="Arial" w:hAnsi="Arial" w:cs="Arial"/>
          <w:b/>
          <w:bCs/>
          <w:sz w:val="20"/>
          <w:szCs w:val="20"/>
        </w:rPr>
        <w:lastRenderedPageBreak/>
        <w:t>Hierarchical</w:t>
      </w:r>
      <w:r w:rsidR="008D0723" w:rsidRPr="006A5F35">
        <w:rPr>
          <w:rFonts w:ascii="Arial" w:hAnsi="Arial" w:cs="Arial"/>
          <w:sz w:val="20"/>
          <w:szCs w:val="20"/>
        </w:rPr>
        <w:t xml:space="preserve"> </w:t>
      </w:r>
      <w:r w:rsidR="008D0723" w:rsidRPr="006A5F35">
        <w:rPr>
          <w:rFonts w:ascii="Arial" w:hAnsi="Arial" w:cs="Arial"/>
          <w:b/>
          <w:bCs/>
          <w:sz w:val="20"/>
          <w:szCs w:val="20"/>
        </w:rPr>
        <w:t>cluster analysis</w:t>
      </w:r>
      <w:r w:rsidR="008D0723" w:rsidRPr="006A5F35">
        <w:rPr>
          <w:rFonts w:ascii="Arial" w:hAnsi="Arial" w:cs="Arial"/>
          <w:sz w:val="20"/>
          <w:szCs w:val="20"/>
        </w:rPr>
        <w:t xml:space="preserve"> </w:t>
      </w:r>
    </w:p>
    <w:p w14:paraId="037D87EC" w14:textId="49D6D0D1" w:rsidR="00AA5361" w:rsidRPr="006A5F35" w:rsidRDefault="00A43FAB" w:rsidP="00B04025">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When </w:t>
      </w:r>
      <w:r w:rsidR="002A07D2" w:rsidRPr="006A5F35">
        <w:rPr>
          <w:rFonts w:ascii="Arial" w:hAnsi="Arial" w:cs="Arial"/>
          <w:sz w:val="20"/>
          <w:szCs w:val="20"/>
        </w:rPr>
        <w:t>hierarchical</w:t>
      </w:r>
      <w:r w:rsidRPr="006A5F35">
        <w:rPr>
          <w:rFonts w:ascii="Arial" w:hAnsi="Arial" w:cs="Arial"/>
          <w:sz w:val="20"/>
          <w:szCs w:val="20"/>
        </w:rPr>
        <w:t xml:space="preserve"> cluster analysis is performed on the second data set of 52 viruses and their typical pathogenesis they tend to cluster into distinct groups based on pathology</w:t>
      </w:r>
      <w:r>
        <w:rPr>
          <w:rFonts w:ascii="Arial" w:hAnsi="Arial" w:cs="Arial"/>
          <w:sz w:val="20"/>
          <w:szCs w:val="20"/>
        </w:rPr>
        <w:t>.</w:t>
      </w:r>
      <w:r w:rsidRPr="006A5F35">
        <w:rPr>
          <w:rFonts w:ascii="Arial" w:hAnsi="Arial" w:cs="Arial"/>
          <w:sz w:val="20"/>
          <w:szCs w:val="20"/>
        </w:rPr>
        <w:t xml:space="preserve"> </w:t>
      </w:r>
      <w:r w:rsidR="002A07D2">
        <w:rPr>
          <w:rFonts w:ascii="Arial" w:hAnsi="Arial" w:cs="Arial"/>
          <w:sz w:val="20"/>
          <w:szCs w:val="20"/>
        </w:rPr>
        <w:t xml:space="preserve">Six </w:t>
      </w:r>
      <w:r w:rsidR="002A07D2" w:rsidRPr="006A5F35">
        <w:rPr>
          <w:rFonts w:ascii="Arial" w:hAnsi="Arial" w:cs="Arial"/>
          <w:sz w:val="20"/>
          <w:szCs w:val="20"/>
        </w:rPr>
        <w:t>main</w:t>
      </w:r>
      <w:r w:rsidR="00AA5361" w:rsidRPr="006A5F35">
        <w:rPr>
          <w:rFonts w:ascii="Arial" w:hAnsi="Arial" w:cs="Arial"/>
          <w:sz w:val="20"/>
          <w:szCs w:val="20"/>
        </w:rPr>
        <w:t xml:space="preserve"> clusters</w:t>
      </w:r>
      <w:r>
        <w:rPr>
          <w:rFonts w:ascii="Arial" w:hAnsi="Arial" w:cs="Arial"/>
          <w:sz w:val="20"/>
          <w:szCs w:val="20"/>
        </w:rPr>
        <w:t xml:space="preserve"> were formed</w:t>
      </w:r>
      <w:r w:rsidR="00AA5361" w:rsidRPr="006A5F35">
        <w:rPr>
          <w:rFonts w:ascii="Arial" w:hAnsi="Arial" w:cs="Arial"/>
          <w:sz w:val="20"/>
          <w:szCs w:val="20"/>
        </w:rPr>
        <w:t xml:space="preserve">, with </w:t>
      </w:r>
      <w:r>
        <w:rPr>
          <w:rFonts w:ascii="Arial" w:hAnsi="Arial" w:cs="Arial"/>
          <w:sz w:val="20"/>
          <w:szCs w:val="20"/>
        </w:rPr>
        <w:t>five</w:t>
      </w:r>
      <w:r w:rsidR="00AA5361" w:rsidRPr="006A5F35">
        <w:rPr>
          <w:rFonts w:ascii="Arial" w:hAnsi="Arial" w:cs="Arial"/>
          <w:sz w:val="20"/>
          <w:szCs w:val="20"/>
        </w:rPr>
        <w:t xml:space="preserve"> of these based on pathology and </w:t>
      </w:r>
      <w:r w:rsidR="002A07D2" w:rsidRPr="006A5F35">
        <w:rPr>
          <w:rFonts w:ascii="Arial" w:hAnsi="Arial" w:cs="Arial"/>
          <w:sz w:val="20"/>
          <w:szCs w:val="20"/>
        </w:rPr>
        <w:t>morbilliviruses</w:t>
      </w:r>
      <w:r w:rsidR="00AA5361" w:rsidRPr="006A5F35">
        <w:rPr>
          <w:rFonts w:ascii="Arial" w:hAnsi="Arial" w:cs="Arial"/>
          <w:sz w:val="20"/>
          <w:szCs w:val="20"/>
        </w:rPr>
        <w:t xml:space="preserve"> forming their own cluster</w:t>
      </w:r>
      <w:r>
        <w:rPr>
          <w:rFonts w:ascii="Arial" w:hAnsi="Arial" w:cs="Arial"/>
          <w:sz w:val="20"/>
          <w:szCs w:val="20"/>
        </w:rPr>
        <w:t>. There were also a</w:t>
      </w:r>
      <w:r w:rsidR="00AA5361" w:rsidRPr="006A5F35">
        <w:rPr>
          <w:rFonts w:ascii="Arial" w:hAnsi="Arial" w:cs="Arial"/>
          <w:sz w:val="20"/>
          <w:szCs w:val="20"/>
        </w:rPr>
        <w:t xml:space="preserve">n additional </w:t>
      </w:r>
      <w:r>
        <w:rPr>
          <w:rFonts w:ascii="Arial" w:hAnsi="Arial" w:cs="Arial"/>
          <w:sz w:val="20"/>
          <w:szCs w:val="20"/>
        </w:rPr>
        <w:t>six</w:t>
      </w:r>
      <w:r w:rsidR="00AA5361" w:rsidRPr="006A5F35">
        <w:rPr>
          <w:rFonts w:ascii="Arial" w:hAnsi="Arial" w:cs="Arial"/>
          <w:sz w:val="20"/>
          <w:szCs w:val="20"/>
        </w:rPr>
        <w:t xml:space="preserve"> “orphan viruses</w:t>
      </w:r>
      <w:r w:rsidR="009C4E0F">
        <w:rPr>
          <w:rFonts w:ascii="Arial" w:hAnsi="Arial" w:cs="Arial"/>
          <w:sz w:val="20"/>
          <w:szCs w:val="20"/>
        </w:rPr>
        <w:t>”</w:t>
      </w:r>
      <w:r w:rsidR="00AA5361" w:rsidRPr="006A5F35">
        <w:rPr>
          <w:rFonts w:ascii="Arial" w:hAnsi="Arial" w:cs="Arial"/>
          <w:sz w:val="20"/>
          <w:szCs w:val="20"/>
        </w:rPr>
        <w:t xml:space="preserve"> that did not cluster with any others based on pathology</w:t>
      </w:r>
      <w:r>
        <w:rPr>
          <w:rFonts w:ascii="Arial" w:hAnsi="Arial" w:cs="Arial"/>
          <w:sz w:val="20"/>
          <w:szCs w:val="20"/>
        </w:rPr>
        <w:t xml:space="preserve"> Figure X</w:t>
      </w:r>
      <w:r w:rsidR="00AA5361" w:rsidRPr="006A5F35">
        <w:rPr>
          <w:rFonts w:ascii="Arial" w:hAnsi="Arial" w:cs="Arial"/>
          <w:sz w:val="20"/>
          <w:szCs w:val="20"/>
        </w:rPr>
        <w:t>.</w:t>
      </w:r>
    </w:p>
    <w:p w14:paraId="14062E18" w14:textId="6CA9BCF5" w:rsidR="00AA5361" w:rsidRPr="006A5F35" w:rsidRDefault="00A87940" w:rsidP="00A43FAB">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 </w:t>
      </w:r>
    </w:p>
    <w:p w14:paraId="38FDA1CC" w14:textId="2092B74A" w:rsidR="008104FE" w:rsidRPr="006A5F35" w:rsidRDefault="00547C81" w:rsidP="00B04025">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38112" behindDoc="0" locked="0" layoutInCell="1" allowOverlap="1" wp14:anchorId="378E547F" wp14:editId="2D197AD0">
                <wp:simplePos x="0" y="0"/>
                <wp:positionH relativeFrom="column">
                  <wp:posOffset>0</wp:posOffset>
                </wp:positionH>
                <wp:positionV relativeFrom="paragraph">
                  <wp:posOffset>0</wp:posOffset>
                </wp:positionV>
                <wp:extent cx="6022866" cy="8012430"/>
                <wp:effectExtent l="0" t="0" r="0" b="26670"/>
                <wp:wrapTopAndBottom/>
                <wp:docPr id="4" name="Group 4"/>
                <wp:cNvGraphicFramePr/>
                <a:graphic xmlns:a="http://schemas.openxmlformats.org/drawingml/2006/main">
                  <a:graphicData uri="http://schemas.microsoft.com/office/word/2010/wordprocessingGroup">
                    <wpg:wgp>
                      <wpg:cNvGrpSpPr/>
                      <wpg:grpSpPr>
                        <a:xfrm>
                          <a:off x="0" y="0"/>
                          <a:ext cx="6022866" cy="8012430"/>
                          <a:chOff x="0" y="0"/>
                          <a:chExt cx="6022866" cy="8012430"/>
                        </a:xfrm>
                      </wpg:grpSpPr>
                      <wpg:grpSp>
                        <wpg:cNvPr id="204" name="Group 204"/>
                        <wpg:cNvGrpSpPr/>
                        <wpg:grpSpPr>
                          <a:xfrm>
                            <a:off x="0" y="0"/>
                            <a:ext cx="6019800" cy="8012430"/>
                            <a:chOff x="0" y="0"/>
                            <a:chExt cx="6019800" cy="8013971"/>
                          </a:xfrm>
                        </wpg:grpSpPr>
                        <pic:pic xmlns:pic="http://schemas.openxmlformats.org/drawingml/2006/picture">
                          <pic:nvPicPr>
                            <pic:cNvPr id="60" name="Picture 60" descr="Char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76200" y="254000"/>
                              <a:ext cx="5943600" cy="5943600"/>
                            </a:xfrm>
                            <a:prstGeom prst="rect">
                              <a:avLst/>
                            </a:prstGeom>
                          </pic:spPr>
                        </pic:pic>
                        <wpg:grpSp>
                          <wpg:cNvPr id="203" name="Group 203"/>
                          <wpg:cNvGrpSpPr/>
                          <wpg:grpSpPr>
                            <a:xfrm>
                              <a:off x="0" y="0"/>
                              <a:ext cx="6017260" cy="8013971"/>
                              <a:chOff x="0" y="0"/>
                              <a:chExt cx="6017260" cy="8013971"/>
                            </a:xfrm>
                          </wpg:grpSpPr>
                          <wps:wsp>
                            <wps:cNvPr id="61" name="Text Box 2"/>
                            <wps:cNvSpPr txBox="1">
                              <a:spLocks noChangeArrowheads="1"/>
                            </wps:cNvSpPr>
                            <wps:spPr bwMode="auto">
                              <a:xfrm rot="16200000">
                                <a:off x="5335270" y="2232660"/>
                                <a:ext cx="1060450" cy="303530"/>
                              </a:xfrm>
                              <a:prstGeom prst="rect">
                                <a:avLst/>
                              </a:prstGeom>
                              <a:solidFill>
                                <a:srgbClr val="FFFFFF"/>
                              </a:solidFill>
                              <a:ln w="9525">
                                <a:noFill/>
                                <a:miter lim="800000"/>
                                <a:headEnd/>
                                <a:tailEnd/>
                              </a:ln>
                            </wps:spPr>
                            <wps:txbx>
                              <w:txbxContent>
                                <w:p w14:paraId="056724E8" w14:textId="5F2F4CA2" w:rsidR="00BE501D" w:rsidRPr="008C5894" w:rsidRDefault="00BE501D">
                                  <w:pPr>
                                    <w:rPr>
                                      <w:sz w:val="20"/>
                                      <w:szCs w:val="20"/>
                                    </w:rPr>
                                  </w:pPr>
                                  <w:r w:rsidRPr="008C5894">
                                    <w:rPr>
                                      <w:sz w:val="20"/>
                                      <w:szCs w:val="20"/>
                                    </w:rPr>
                                    <w:t xml:space="preserve">Neurological </w:t>
                                  </w:r>
                                </w:p>
                              </w:txbxContent>
                            </wps:txbx>
                            <wps:bodyPr rot="0" vert="horz" wrap="square" lIns="91440" tIns="45720" rIns="91440" bIns="45720" anchor="t" anchorCtr="0">
                              <a:noAutofit/>
                            </wps:bodyPr>
                          </wps:wsp>
                          <wps:wsp>
                            <wps:cNvPr id="62" name="Text Box 2"/>
                            <wps:cNvSpPr txBox="1">
                              <a:spLocks noChangeArrowheads="1"/>
                            </wps:cNvSpPr>
                            <wps:spPr bwMode="auto">
                              <a:xfrm rot="16200000">
                                <a:off x="5335270" y="1432560"/>
                                <a:ext cx="1060450" cy="303530"/>
                              </a:xfrm>
                              <a:prstGeom prst="rect">
                                <a:avLst/>
                              </a:prstGeom>
                              <a:solidFill>
                                <a:srgbClr val="FFFFFF"/>
                              </a:solidFill>
                              <a:ln w="9525">
                                <a:noFill/>
                                <a:miter lim="800000"/>
                                <a:headEnd/>
                                <a:tailEnd/>
                              </a:ln>
                            </wps:spPr>
                            <wps:txbx>
                              <w:txbxContent>
                                <w:p w14:paraId="4B1B25AD" w14:textId="5F2681A8" w:rsidR="00BE501D" w:rsidRPr="008C5894" w:rsidRDefault="00BE501D" w:rsidP="00BE501D">
                                  <w:pPr>
                                    <w:rPr>
                                      <w:sz w:val="20"/>
                                      <w:szCs w:val="20"/>
                                      <w:lang w:val="en-GB"/>
                                    </w:rPr>
                                  </w:pPr>
                                  <w:r>
                                    <w:rPr>
                                      <w:sz w:val="20"/>
                                      <w:szCs w:val="20"/>
                                      <w:lang w:val="en-GB"/>
                                    </w:rPr>
                                    <w:t>Gastrointestinal</w:t>
                                  </w:r>
                                </w:p>
                              </w:txbxContent>
                            </wps:txbx>
                            <wps:bodyPr rot="0" vert="horz" wrap="square" lIns="91440" tIns="45720" rIns="91440" bIns="45720" anchor="t" anchorCtr="0">
                              <a:noAutofit/>
                            </wps:bodyPr>
                          </wps:wsp>
                          <wps:wsp>
                            <wps:cNvPr id="63" name="Text Box 2"/>
                            <wps:cNvSpPr txBox="1">
                              <a:spLocks noChangeArrowheads="1"/>
                            </wps:cNvSpPr>
                            <wps:spPr bwMode="auto">
                              <a:xfrm rot="16200000">
                                <a:off x="5407260" y="3323205"/>
                                <a:ext cx="842810" cy="229870"/>
                              </a:xfrm>
                              <a:prstGeom prst="rect">
                                <a:avLst/>
                              </a:prstGeom>
                              <a:solidFill>
                                <a:srgbClr val="FFFFFF"/>
                              </a:solidFill>
                              <a:ln w="9525">
                                <a:noFill/>
                                <a:miter lim="800000"/>
                                <a:headEnd/>
                                <a:tailEnd/>
                              </a:ln>
                            </wps:spPr>
                            <wps:txbx>
                              <w:txbxContent>
                                <w:p w14:paraId="5BE45A25" w14:textId="0819EBD5" w:rsidR="00BE501D" w:rsidRPr="008C5894" w:rsidRDefault="00BE501D" w:rsidP="00BE501D">
                                  <w:pPr>
                                    <w:rPr>
                                      <w:sz w:val="20"/>
                                      <w:szCs w:val="20"/>
                                      <w:lang w:val="en-GB"/>
                                    </w:rPr>
                                  </w:pPr>
                                  <w:r>
                                    <w:rPr>
                                      <w:sz w:val="20"/>
                                      <w:szCs w:val="20"/>
                                      <w:lang w:val="en-GB"/>
                                    </w:rPr>
                                    <w:t>Respiratory</w:t>
                                  </w:r>
                                </w:p>
                              </w:txbxContent>
                            </wps:txbx>
                            <wps:bodyPr rot="0" vert="horz" wrap="square" lIns="91440" tIns="45720" rIns="91440" bIns="45720" anchor="t" anchorCtr="0">
                              <a:noAutofit/>
                            </wps:bodyPr>
                          </wps:wsp>
                          <wps:wsp>
                            <wps:cNvPr id="192" name="Text Box 2"/>
                            <wps:cNvSpPr txBox="1">
                              <a:spLocks noChangeArrowheads="1"/>
                            </wps:cNvSpPr>
                            <wps:spPr bwMode="auto">
                              <a:xfrm rot="16200000">
                                <a:off x="5335270" y="378460"/>
                                <a:ext cx="1060450" cy="303530"/>
                              </a:xfrm>
                              <a:prstGeom prst="rect">
                                <a:avLst/>
                              </a:prstGeom>
                              <a:solidFill>
                                <a:srgbClr val="FFFFFF"/>
                              </a:solidFill>
                              <a:ln w="9525">
                                <a:noFill/>
                                <a:miter lim="800000"/>
                                <a:headEnd/>
                                <a:tailEnd/>
                              </a:ln>
                            </wps:spPr>
                            <wps:txb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wps:txbx>
                            <wps:bodyPr rot="0" vert="horz" wrap="square" lIns="91440" tIns="45720" rIns="91440" bIns="45720" anchor="t" anchorCtr="0">
                              <a:noAutofit/>
                            </wps:bodyPr>
                          </wps:wsp>
                          <wps:wsp>
                            <wps:cNvPr id="193" name="Text Box 2"/>
                            <wps:cNvSpPr txBox="1">
                              <a:spLocks noChangeArrowheads="1"/>
                            </wps:cNvSpPr>
                            <wps:spPr bwMode="auto">
                              <a:xfrm rot="16200000">
                                <a:off x="5335270" y="4203403"/>
                                <a:ext cx="1060450" cy="303530"/>
                              </a:xfrm>
                              <a:prstGeom prst="rect">
                                <a:avLst/>
                              </a:prstGeom>
                              <a:solidFill>
                                <a:srgbClr val="FFFFFF"/>
                              </a:solidFill>
                              <a:ln w="9525">
                                <a:noFill/>
                                <a:miter lim="800000"/>
                                <a:headEnd/>
                                <a:tailEnd/>
                              </a:ln>
                            </wps:spPr>
                            <wps:txbx>
                              <w:txbxContent>
                                <w:p w14:paraId="32CB10CC" w14:textId="40015D5C" w:rsidR="00BE501D" w:rsidRPr="008C5894" w:rsidRDefault="00BE501D" w:rsidP="00BE501D">
                                  <w:pPr>
                                    <w:rPr>
                                      <w:lang w:val="en-GB"/>
                                    </w:rPr>
                                  </w:pPr>
                                  <w:r>
                                    <w:rPr>
                                      <w:sz w:val="20"/>
                                      <w:szCs w:val="20"/>
                                      <w:lang w:val="en-GB"/>
                                    </w:rPr>
                                    <w:t>Immunological</w:t>
                                  </w:r>
                                </w:p>
                              </w:txbxContent>
                            </wps:txbx>
                            <wps:bodyPr rot="0" vert="horz" wrap="square" lIns="91440" tIns="45720" rIns="91440" bIns="45720" anchor="t" anchorCtr="0">
                              <a:noAutofit/>
                            </wps:bodyPr>
                          </wps:wsp>
                          <wps:wsp>
                            <wps:cNvPr id="202" name="Text Box 2"/>
                            <wps:cNvSpPr txBox="1">
                              <a:spLocks noChangeArrowheads="1"/>
                            </wps:cNvSpPr>
                            <wps:spPr bwMode="auto">
                              <a:xfrm>
                                <a:off x="0" y="6346190"/>
                                <a:ext cx="5943600" cy="1667781"/>
                              </a:xfrm>
                              <a:prstGeom prst="rect">
                                <a:avLst/>
                              </a:prstGeom>
                              <a:solidFill>
                                <a:srgbClr val="FFFFFF"/>
                              </a:solidFill>
                              <a:ln w="9525">
                                <a:solidFill>
                                  <a:srgbClr val="000000"/>
                                </a:solidFill>
                                <a:miter lim="800000"/>
                                <a:headEnd/>
                                <a:tailEnd/>
                              </a:ln>
                            </wps:spPr>
                            <wps:txbx>
                              <w:txbxContent>
                                <w:p w14:paraId="245BDD9D" w14:textId="14177616" w:rsidR="008104FE" w:rsidRDefault="008104FE" w:rsidP="008104FE">
                                  <w:r>
                                    <w:t>Fig X</w:t>
                                  </w:r>
                                  <w:r w:rsidR="00AA5361">
                                    <w:t>.</w:t>
                                  </w:r>
                                </w:p>
                                <w:p w14:paraId="64F8C376" w14:textId="7BB9FAAE" w:rsidR="00AA5361" w:rsidRDefault="00284505" w:rsidP="008104FE">
                                  <w:r w:rsidRPr="00284505">
                                    <w:t xml:space="preserve">Dendrogram generated from </w:t>
                                  </w:r>
                                  <w:r w:rsidR="004D5603">
                                    <w:t>52 distinct viruses and their pathological data.</w:t>
                                  </w:r>
                                  <w:r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Pr="00284505">
                                    <w:t xml:space="preserve"> The dendrogram was cut to divide the tree into </w:t>
                                  </w:r>
                                  <w:r w:rsidR="004D5603">
                                    <w:t>12</w:t>
                                  </w:r>
                                  <w:r w:rsidRPr="00284505">
                                    <w:t xml:space="preserve"> clusters, each of which is represented by a different colour.</w:t>
                                  </w:r>
                                  <w:r w:rsidR="004D5603">
                                    <w:t xml:space="preserve"> The six major clusters are named based on the predominant pathology in each (in addition to the morbilivirus cluster)</w:t>
                                  </w:r>
                                </w:p>
                              </w:txbxContent>
                            </wps:txbx>
                            <wps:bodyPr rot="0" vert="horz" wrap="square" lIns="91440" tIns="45720" rIns="91440" bIns="45720" anchor="t" anchorCtr="0">
                              <a:noAutofit/>
                            </wps:bodyPr>
                          </wps:wsp>
                        </wpg:grpSp>
                      </wpg:grpSp>
                      <wps:wsp>
                        <wps:cNvPr id="3" name="Text Box 2"/>
                        <wps:cNvSpPr txBox="1">
                          <a:spLocks noChangeArrowheads="1"/>
                        </wps:cNvSpPr>
                        <wps:spPr bwMode="auto">
                          <a:xfrm rot="16200000">
                            <a:off x="5341193" y="5031106"/>
                            <a:ext cx="1059815" cy="303530"/>
                          </a:xfrm>
                          <a:prstGeom prst="rect">
                            <a:avLst/>
                          </a:prstGeom>
                          <a:noFill/>
                          <a:ln w="9525">
                            <a:noFill/>
                            <a:miter lim="800000"/>
                            <a:headEnd/>
                            <a:tailEnd/>
                          </a:ln>
                        </wps:spPr>
                        <wps:txb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wps:txbx>
                        <wps:bodyPr rot="0" vert="horz" wrap="square" lIns="91440" tIns="45720" rIns="91440" bIns="45720" anchor="t" anchorCtr="0">
                          <a:noAutofit/>
                        </wps:bodyPr>
                      </wps:wsp>
                    </wpg:wgp>
                  </a:graphicData>
                </a:graphic>
              </wp:anchor>
            </w:drawing>
          </mc:Choice>
          <mc:Fallback>
            <w:pict>
              <v:group w14:anchorId="378E547F" id="Group 4" o:spid="_x0000_s1117" style="position:absolute;margin-left:0;margin-top:0;width:474.25pt;height:630.9pt;z-index:251738112" coordsize="60228,80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">
                <v:group id="Group 204" o:spid="_x0000_s1118" style="position:absolute;width:60198;height:80124" coordsize="60198,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Picture 60" o:spid="_x0000_s1119" type="#_x0000_t75" alt="Chart&#10;&#10;Description automatically generated" style="position:absolute;left:762;top:2540;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">
                    <v:imagedata r:id="rId30" o:title="Chart&#10;&#10;Description automatically generated"/>
                  </v:shape>
                  <v:group id="Group 203" o:spid="_x0000_s1120" style="position:absolute;width:60172;height:80139" coordsize="60172,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121" type="#_x0000_t202" style="position:absolute;left:53353;top:22326;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" stroked="f">
                      <v:textbox>
                        <w:txbxContent>
                          <w:p w14:paraId="056724E8" w14:textId="5F2F4CA2" w:rsidR="00BE501D" w:rsidRPr="008C5894" w:rsidRDefault="00BE501D">
                            <w:pPr>
                              <w:rPr>
                                <w:sz w:val="20"/>
                                <w:szCs w:val="20"/>
                              </w:rPr>
                            </w:pPr>
                            <w:r w:rsidRPr="008C5894">
                              <w:rPr>
                                <w:sz w:val="20"/>
                                <w:szCs w:val="20"/>
                              </w:rPr>
                              <w:t xml:space="preserve">Neurological </w:t>
                            </w:r>
                          </w:p>
                        </w:txbxContent>
                      </v:textbox>
                    </v:shape>
                    <v:shape id="_x0000_s1122" type="#_x0000_t202" style="position:absolute;left:53353;top:14325;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" stroked="f">
                      <v:textbox>
                        <w:txbxContent>
                          <w:p w14:paraId="4B1B25AD" w14:textId="5F2681A8" w:rsidR="00BE501D" w:rsidRPr="008C5894" w:rsidRDefault="00BE501D" w:rsidP="00BE501D">
                            <w:pPr>
                              <w:rPr>
                                <w:sz w:val="20"/>
                                <w:szCs w:val="20"/>
                                <w:lang w:val="en-GB"/>
                              </w:rPr>
                            </w:pPr>
                            <w:r>
                              <w:rPr>
                                <w:sz w:val="20"/>
                                <w:szCs w:val="20"/>
                                <w:lang w:val="en-GB"/>
                              </w:rPr>
                              <w:t>Gastrointestinal</w:t>
                            </w:r>
                          </w:p>
                        </w:txbxContent>
                      </v:textbox>
                    </v:shape>
                    <v:shape id="_x0000_s1123" type="#_x0000_t202" style="position:absolute;left:54073;top:33231;width:8428;height:22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" stroked="f">
                      <v:textbox>
                        <w:txbxContent>
                          <w:p w14:paraId="5BE45A25" w14:textId="0819EBD5" w:rsidR="00BE501D" w:rsidRPr="008C5894" w:rsidRDefault="00BE501D" w:rsidP="00BE501D">
                            <w:pPr>
                              <w:rPr>
                                <w:sz w:val="20"/>
                                <w:szCs w:val="20"/>
                                <w:lang w:val="en-GB"/>
                              </w:rPr>
                            </w:pPr>
                            <w:r>
                              <w:rPr>
                                <w:sz w:val="20"/>
                                <w:szCs w:val="20"/>
                                <w:lang w:val="en-GB"/>
                              </w:rPr>
                              <w:t>Respiratory</w:t>
                            </w:r>
                          </w:p>
                        </w:txbxContent>
                      </v:textbox>
                    </v:shape>
                    <v:shape id="_x0000_s1124" type="#_x0000_t202" style="position:absolute;left:53353;top:3784;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" stroked="f">
                      <v:textbo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v:textbox>
                    </v:shape>
                    <v:shape id="_x0000_s1125" type="#_x0000_t202" style="position:absolute;left:53353;top:42033;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" stroked="f">
                      <v:textbox>
                        <w:txbxContent>
                          <w:p w14:paraId="32CB10CC" w14:textId="40015D5C" w:rsidR="00BE501D" w:rsidRPr="008C5894" w:rsidRDefault="00BE501D" w:rsidP="00BE501D">
                            <w:pPr>
                              <w:rPr>
                                <w:lang w:val="en-GB"/>
                              </w:rPr>
                            </w:pPr>
                            <w:r>
                              <w:rPr>
                                <w:sz w:val="20"/>
                                <w:szCs w:val="20"/>
                                <w:lang w:val="en-GB"/>
                              </w:rPr>
                              <w:t>Immunological</w:t>
                            </w:r>
                          </w:p>
                        </w:txbxContent>
                      </v:textbox>
                    </v:shape>
                    <v:shape id="_x0000_s1126" type="#_x0000_t202" style="position:absolute;top:63461;width:59436;height:16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245BDD9D" w14:textId="14177616" w:rsidR="008104FE" w:rsidRDefault="008104FE" w:rsidP="008104FE">
                            <w:r>
                              <w:t>Fig X</w:t>
                            </w:r>
                            <w:r w:rsidR="00AA5361">
                              <w:t>.</w:t>
                            </w:r>
                          </w:p>
                          <w:p w14:paraId="64F8C376" w14:textId="7BB9FAAE" w:rsidR="00AA5361" w:rsidRDefault="00284505" w:rsidP="008104FE">
                            <w:r w:rsidRPr="00284505">
                              <w:t xml:space="preserve">Dendrogram generated from </w:t>
                            </w:r>
                            <w:r w:rsidR="004D5603">
                              <w:t>52 distinct viruses and their pathological data.</w:t>
                            </w:r>
                            <w:r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Pr="00284505">
                              <w:t xml:space="preserve"> The dendrogram was cut to divide the tree into </w:t>
                            </w:r>
                            <w:r w:rsidR="004D5603">
                              <w:t>12</w:t>
                            </w:r>
                            <w:r w:rsidRPr="00284505">
                              <w:t xml:space="preserve"> clusters, each of which is represented by a different colour.</w:t>
                            </w:r>
                            <w:r w:rsidR="004D5603">
                              <w:t xml:space="preserve"> The six major clusters are named based on the predominant pathology in each (in addition to the morbilivirus cluster)</w:t>
                            </w:r>
                          </w:p>
                        </w:txbxContent>
                      </v:textbox>
                    </v:shape>
                  </v:group>
                </v:group>
                <v:shape id="_x0000_s1127" type="#_x0000_t202" style="position:absolute;left:53412;top:50310;width:10598;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" filled="f" stroked="f">
                  <v:textbo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v:textbox>
                </v:shape>
                <w10:wrap type="topAndBottom"/>
              </v:group>
            </w:pict>
          </mc:Fallback>
        </mc:AlternateContent>
      </w:r>
    </w:p>
    <w:p w14:paraId="060B338E" w14:textId="75C0924B" w:rsidR="00B04025" w:rsidRDefault="00304735" w:rsidP="00C06652">
      <w:pPr>
        <w:pStyle w:val="Heading2"/>
      </w:pPr>
      <w:commentRangeStart w:id="14"/>
      <w:r w:rsidRPr="00DB752E">
        <w:lastRenderedPageBreak/>
        <w:t xml:space="preserve">Discussion </w:t>
      </w:r>
      <w:commentRangeEnd w:id="14"/>
      <w:r w:rsidR="00376E97">
        <w:rPr>
          <w:rStyle w:val="CommentReference"/>
          <w:rFonts w:asciiTheme="minorHAnsi" w:eastAsiaTheme="minorHAnsi" w:hAnsiTheme="minorHAnsi" w:cstheme="minorBidi"/>
        </w:rPr>
        <w:commentReference w:id="14"/>
      </w:r>
    </w:p>
    <w:p w14:paraId="77B93FBA" w14:textId="42F24B8C" w:rsidR="00C06652" w:rsidRPr="00C06652" w:rsidRDefault="00C06652" w:rsidP="00C06652">
      <w:pPr>
        <w:pStyle w:val="Heading3"/>
      </w:pPr>
      <w:r>
        <w:t>Overview</w:t>
      </w:r>
    </w:p>
    <w:p w14:paraId="4E13E3E1" w14:textId="34FB7AB7" w:rsid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The current study</w:t>
      </w:r>
      <w:r w:rsidR="00427384">
        <w:rPr>
          <w:rFonts w:ascii="Arial" w:hAnsi="Arial" w:cs="Arial"/>
          <w:sz w:val="20"/>
          <w:szCs w:val="20"/>
        </w:rPr>
        <w:t xml:space="preserve"> investigated the nature of available </w:t>
      </w:r>
      <w:r w:rsidR="003B74CB">
        <w:rPr>
          <w:rFonts w:ascii="Arial" w:hAnsi="Arial" w:cs="Arial"/>
          <w:sz w:val="20"/>
          <w:szCs w:val="20"/>
        </w:rPr>
        <w:t>pathological</w:t>
      </w:r>
      <w:r w:rsidR="00427384">
        <w:rPr>
          <w:rFonts w:ascii="Arial" w:hAnsi="Arial" w:cs="Arial"/>
          <w:sz w:val="20"/>
          <w:szCs w:val="20"/>
        </w:rPr>
        <w:t xml:space="preserve"> data as it relates to cases of cross species RNA virus transmission events. The study identified some major gaps in the </w:t>
      </w:r>
      <w:r w:rsidR="003B74CB">
        <w:rPr>
          <w:rFonts w:ascii="Arial" w:hAnsi="Arial" w:cs="Arial"/>
          <w:sz w:val="20"/>
          <w:szCs w:val="20"/>
        </w:rPr>
        <w:t>scientific</w:t>
      </w:r>
      <w:r w:rsidR="00427384">
        <w:rPr>
          <w:rFonts w:ascii="Arial" w:hAnsi="Arial" w:cs="Arial"/>
          <w:sz w:val="20"/>
          <w:szCs w:val="20"/>
        </w:rPr>
        <w:t xml:space="preserve"> literature particular at a molecular level when it comes to understanding the cellular level </w:t>
      </w:r>
      <w:r w:rsidR="003B74CB">
        <w:rPr>
          <w:rFonts w:ascii="Arial" w:hAnsi="Arial" w:cs="Arial"/>
          <w:sz w:val="20"/>
          <w:szCs w:val="20"/>
        </w:rPr>
        <w:t>pathogenesis</w:t>
      </w:r>
      <w:r w:rsidR="00427384">
        <w:rPr>
          <w:rFonts w:ascii="Arial" w:hAnsi="Arial" w:cs="Arial"/>
          <w:sz w:val="20"/>
          <w:szCs w:val="20"/>
        </w:rPr>
        <w:t xml:space="preserve"> of cross species </w:t>
      </w:r>
      <w:r w:rsidR="003B74CB">
        <w:rPr>
          <w:rFonts w:ascii="Arial" w:hAnsi="Arial" w:cs="Arial"/>
          <w:sz w:val="20"/>
          <w:szCs w:val="20"/>
        </w:rPr>
        <w:t>transmission</w:t>
      </w:r>
      <w:r w:rsidR="00427384">
        <w:rPr>
          <w:rFonts w:ascii="Arial" w:hAnsi="Arial" w:cs="Arial"/>
          <w:sz w:val="20"/>
          <w:szCs w:val="20"/>
        </w:rPr>
        <w:t xml:space="preserve"> events.</w:t>
      </w:r>
      <w:r w:rsidRPr="00B04025">
        <w:rPr>
          <w:rFonts w:ascii="Arial" w:hAnsi="Arial" w:cs="Arial"/>
          <w:sz w:val="20"/>
          <w:szCs w:val="20"/>
        </w:rPr>
        <w:t xml:space="preserve"> </w:t>
      </w:r>
      <w:r w:rsidR="00427384">
        <w:rPr>
          <w:rFonts w:ascii="Arial" w:hAnsi="Arial" w:cs="Arial"/>
          <w:sz w:val="20"/>
          <w:szCs w:val="20"/>
        </w:rPr>
        <w:t xml:space="preserve">Secondly we </w:t>
      </w:r>
      <w:r w:rsidR="002D2C53" w:rsidRPr="00B04025">
        <w:rPr>
          <w:rFonts w:ascii="Arial" w:hAnsi="Arial" w:cs="Arial"/>
          <w:sz w:val="20"/>
          <w:szCs w:val="20"/>
        </w:rPr>
        <w:t>analyzed</w:t>
      </w:r>
      <w:r w:rsidRPr="00B04025">
        <w:rPr>
          <w:rFonts w:ascii="Arial" w:hAnsi="Arial" w:cs="Arial"/>
          <w:sz w:val="20"/>
          <w:szCs w:val="20"/>
        </w:rPr>
        <w:t xml:space="preserve"> the results of a literature search for cross-species transmission events in RNA viruses</w:t>
      </w:r>
      <w:r w:rsidR="00427384">
        <w:rPr>
          <w:rFonts w:ascii="Arial" w:hAnsi="Arial" w:cs="Arial"/>
          <w:sz w:val="20"/>
          <w:szCs w:val="20"/>
        </w:rPr>
        <w:t xml:space="preserve"> using multiple correspondence </w:t>
      </w:r>
      <w:r w:rsidR="003B74CB">
        <w:rPr>
          <w:rFonts w:ascii="Arial" w:hAnsi="Arial" w:cs="Arial"/>
          <w:sz w:val="20"/>
          <w:szCs w:val="20"/>
        </w:rPr>
        <w:t>analysis</w:t>
      </w:r>
      <w:r w:rsidRPr="00B04025">
        <w:rPr>
          <w:rFonts w:ascii="Arial" w:hAnsi="Arial" w:cs="Arial"/>
          <w:sz w:val="20"/>
          <w:szCs w:val="20"/>
        </w:rPr>
        <w:t xml:space="preserve"> and </w:t>
      </w:r>
      <w:r w:rsidR="00427384">
        <w:rPr>
          <w:rFonts w:ascii="Arial" w:hAnsi="Arial" w:cs="Arial"/>
          <w:sz w:val="20"/>
          <w:szCs w:val="20"/>
        </w:rPr>
        <w:t>identified</w:t>
      </w:r>
      <w:r w:rsidRPr="00B04025">
        <w:rPr>
          <w:rFonts w:ascii="Arial" w:hAnsi="Arial" w:cs="Arial"/>
          <w:sz w:val="20"/>
          <w:szCs w:val="20"/>
        </w:rPr>
        <w:t xml:space="preserve"> trends in the pathological </w:t>
      </w:r>
      <w:r w:rsidR="00427384">
        <w:rPr>
          <w:rFonts w:ascii="Arial" w:hAnsi="Arial" w:cs="Arial"/>
          <w:sz w:val="20"/>
          <w:szCs w:val="20"/>
        </w:rPr>
        <w:t>traits</w:t>
      </w:r>
      <w:r w:rsidRPr="00B04025">
        <w:rPr>
          <w:rFonts w:ascii="Arial" w:hAnsi="Arial" w:cs="Arial"/>
          <w:sz w:val="20"/>
          <w:szCs w:val="20"/>
        </w:rPr>
        <w:t xml:space="preserve"> associated with </w:t>
      </w:r>
      <w:r w:rsidR="002D2C53" w:rsidRPr="00B04025">
        <w:rPr>
          <w:rFonts w:ascii="Arial" w:hAnsi="Arial" w:cs="Arial"/>
          <w:sz w:val="20"/>
          <w:szCs w:val="20"/>
        </w:rPr>
        <w:t>these</w:t>
      </w:r>
      <w:r w:rsidRPr="00B04025">
        <w:rPr>
          <w:rFonts w:ascii="Arial" w:hAnsi="Arial" w:cs="Arial"/>
          <w:sz w:val="20"/>
          <w:szCs w:val="20"/>
        </w:rPr>
        <w:t xml:space="preserve"> infections</w:t>
      </w:r>
      <w:r w:rsidR="00427384">
        <w:rPr>
          <w:rFonts w:ascii="Arial" w:hAnsi="Arial" w:cs="Arial"/>
          <w:sz w:val="20"/>
          <w:szCs w:val="20"/>
        </w:rPr>
        <w:t xml:space="preserve">,  particularly as they related to </w:t>
      </w:r>
      <w:r w:rsidR="003B74CB">
        <w:rPr>
          <w:rFonts w:ascii="Arial" w:hAnsi="Arial" w:cs="Arial"/>
          <w:sz w:val="20"/>
          <w:szCs w:val="20"/>
        </w:rPr>
        <w:t>spillover</w:t>
      </w:r>
      <w:r w:rsidR="00427384">
        <w:rPr>
          <w:rFonts w:ascii="Arial" w:hAnsi="Arial" w:cs="Arial"/>
          <w:sz w:val="20"/>
          <w:szCs w:val="20"/>
        </w:rPr>
        <w:t xml:space="preserve"> events involving humans</w:t>
      </w:r>
      <w:r w:rsidR="001D7662">
        <w:rPr>
          <w:rFonts w:ascii="Arial" w:hAnsi="Arial" w:cs="Arial"/>
          <w:sz w:val="20"/>
          <w:szCs w:val="20"/>
        </w:rPr>
        <w:t xml:space="preserve"> Thirdly </w:t>
      </w:r>
      <w:r w:rsidR="003B74CB">
        <w:rPr>
          <w:rFonts w:ascii="Arial" w:hAnsi="Arial" w:cs="Arial"/>
          <w:sz w:val="20"/>
          <w:szCs w:val="20"/>
        </w:rPr>
        <w:t>hierarchical</w:t>
      </w:r>
      <w:r w:rsidR="001D7662">
        <w:rPr>
          <w:rFonts w:ascii="Arial" w:hAnsi="Arial" w:cs="Arial"/>
          <w:sz w:val="20"/>
          <w:szCs w:val="20"/>
        </w:rPr>
        <w:t xml:space="preserve"> cluster </w:t>
      </w:r>
      <w:r w:rsidR="003B74CB">
        <w:rPr>
          <w:rFonts w:ascii="Arial" w:hAnsi="Arial" w:cs="Arial"/>
          <w:sz w:val="20"/>
          <w:szCs w:val="20"/>
        </w:rPr>
        <w:t>analysis</w:t>
      </w:r>
      <w:r w:rsidR="001D7662">
        <w:rPr>
          <w:rFonts w:ascii="Arial" w:hAnsi="Arial" w:cs="Arial"/>
          <w:sz w:val="20"/>
          <w:szCs w:val="20"/>
        </w:rPr>
        <w:t xml:space="preserve"> identified the </w:t>
      </w:r>
      <w:r w:rsidR="003B74CB">
        <w:rPr>
          <w:rFonts w:ascii="Arial" w:hAnsi="Arial" w:cs="Arial"/>
          <w:sz w:val="20"/>
          <w:szCs w:val="20"/>
        </w:rPr>
        <w:t>existence</w:t>
      </w:r>
      <w:r w:rsidR="001D7662">
        <w:rPr>
          <w:rFonts w:ascii="Arial" w:hAnsi="Arial" w:cs="Arial"/>
          <w:sz w:val="20"/>
          <w:szCs w:val="20"/>
        </w:rPr>
        <w:t xml:space="preserve"> of “</w:t>
      </w:r>
      <w:r w:rsidR="003B74CB">
        <w:rPr>
          <w:rFonts w:ascii="Arial" w:hAnsi="Arial" w:cs="Arial"/>
          <w:sz w:val="20"/>
          <w:szCs w:val="20"/>
        </w:rPr>
        <w:t>pathological</w:t>
      </w:r>
      <w:r w:rsidR="001D7662">
        <w:rPr>
          <w:rFonts w:ascii="Arial" w:hAnsi="Arial" w:cs="Arial"/>
          <w:sz w:val="20"/>
          <w:szCs w:val="20"/>
        </w:rPr>
        <w:t xml:space="preserve"> groups” of viruses which cluster based on their </w:t>
      </w:r>
      <w:r w:rsidR="003B74CB">
        <w:rPr>
          <w:rFonts w:ascii="Arial" w:hAnsi="Arial" w:cs="Arial"/>
          <w:sz w:val="20"/>
          <w:szCs w:val="20"/>
        </w:rPr>
        <w:t>pathological</w:t>
      </w:r>
      <w:r w:rsidR="001D7662">
        <w:rPr>
          <w:rFonts w:ascii="Arial" w:hAnsi="Arial" w:cs="Arial"/>
          <w:sz w:val="20"/>
          <w:szCs w:val="20"/>
        </w:rPr>
        <w:t xml:space="preserve"> traits which tend to have other </w:t>
      </w:r>
      <w:r w:rsidR="003B74CB">
        <w:rPr>
          <w:rFonts w:ascii="Arial" w:hAnsi="Arial" w:cs="Arial"/>
          <w:sz w:val="20"/>
          <w:szCs w:val="20"/>
        </w:rPr>
        <w:t>similar</w:t>
      </w:r>
      <w:r w:rsidR="001D7662">
        <w:rPr>
          <w:rFonts w:ascii="Arial" w:hAnsi="Arial" w:cs="Arial"/>
          <w:sz w:val="20"/>
          <w:szCs w:val="20"/>
        </w:rPr>
        <w:t xml:space="preserve"> traits, especially hosts involved and transmission mechanisms. </w:t>
      </w:r>
      <w:r w:rsidRPr="00B04025">
        <w:rPr>
          <w:rFonts w:ascii="Arial" w:hAnsi="Arial" w:cs="Arial"/>
          <w:sz w:val="20"/>
          <w:szCs w:val="20"/>
        </w:rPr>
        <w:t xml:space="preserve"> </w:t>
      </w:r>
    </w:p>
    <w:p w14:paraId="65B3803E" w14:textId="6390D2B1" w:rsidR="00C06652" w:rsidRDefault="00C06652" w:rsidP="00C06652">
      <w:pPr>
        <w:pStyle w:val="Heading3"/>
      </w:pPr>
      <w:r>
        <w:t>Data availability</w:t>
      </w:r>
    </w:p>
    <w:p w14:paraId="65882C35" w14:textId="7D4A7624" w:rsidR="00C06652" w:rsidRDefault="00316396" w:rsidP="00C06652">
      <w:pPr>
        <w:pStyle w:val="NormalWeb"/>
        <w:spacing w:before="180" w:beforeAutospacing="0" w:after="180" w:afterAutospacing="0" w:line="480" w:lineRule="auto"/>
        <w:rPr>
          <w:rFonts w:ascii="Arial" w:hAnsi="Arial" w:cs="Arial"/>
          <w:sz w:val="20"/>
          <w:szCs w:val="20"/>
        </w:rPr>
      </w:pPr>
      <w:r w:rsidRPr="006601BB">
        <w:rPr>
          <w:rFonts w:ascii="Arial" w:hAnsi="Arial" w:cs="Arial"/>
          <w:sz w:val="20"/>
          <w:szCs w:val="20"/>
          <w:rPrChange w:id="15" w:author="Jonathan Wilson" w:date="2023-03-09T16:47:00Z">
            <w:rPr>
              <w:rFonts w:ascii="Arial" w:hAnsi="Arial" w:cs="Arial"/>
              <w:sz w:val="20"/>
              <w:szCs w:val="20"/>
              <w:highlight w:val="yellow"/>
            </w:rPr>
          </w:rPrChange>
        </w:rPr>
        <w:t>W</w:t>
      </w:r>
      <w:r w:rsidR="00C06652" w:rsidRPr="006601BB">
        <w:rPr>
          <w:rFonts w:ascii="Arial" w:hAnsi="Arial" w:cs="Arial"/>
          <w:sz w:val="20"/>
          <w:szCs w:val="20"/>
          <w:rPrChange w:id="16" w:author="Jonathan Wilson" w:date="2023-03-09T16:47:00Z">
            <w:rPr>
              <w:rFonts w:ascii="Arial" w:hAnsi="Arial" w:cs="Arial"/>
              <w:sz w:val="20"/>
              <w:szCs w:val="20"/>
              <w:highlight w:val="yellow"/>
            </w:rPr>
          </w:rPrChange>
        </w:rPr>
        <w:t xml:space="preserve">ith respect to the </w:t>
      </w:r>
      <w:del w:id="17" w:author="Jonathan Wilson" w:date="2023-03-09T16:47:00Z">
        <w:r w:rsidR="00C06652" w:rsidRPr="006601BB" w:rsidDel="006601BB">
          <w:rPr>
            <w:rFonts w:ascii="Arial" w:hAnsi="Arial" w:cs="Arial"/>
            <w:sz w:val="20"/>
            <w:szCs w:val="20"/>
            <w:rPrChange w:id="18" w:author="Jonathan Wilson" w:date="2023-03-09T16:47:00Z">
              <w:rPr>
                <w:rFonts w:ascii="Arial" w:hAnsi="Arial" w:cs="Arial"/>
                <w:sz w:val="20"/>
                <w:szCs w:val="20"/>
                <w:highlight w:val="yellow"/>
              </w:rPr>
            </w:rPrChange>
          </w:rPr>
          <w:delText>availaibilty</w:delText>
        </w:r>
      </w:del>
      <w:ins w:id="19" w:author="Jonathan Wilson" w:date="2023-03-09T16:47:00Z">
        <w:r w:rsidR="006601BB" w:rsidRPr="006601BB">
          <w:rPr>
            <w:rFonts w:ascii="Arial" w:hAnsi="Arial" w:cs="Arial"/>
            <w:sz w:val="20"/>
            <w:szCs w:val="20"/>
          </w:rPr>
          <w:t>availability</w:t>
        </w:r>
      </w:ins>
      <w:r w:rsidR="00C06652" w:rsidRPr="006601BB">
        <w:rPr>
          <w:rFonts w:ascii="Arial" w:hAnsi="Arial" w:cs="Arial"/>
          <w:sz w:val="20"/>
          <w:szCs w:val="20"/>
          <w:rPrChange w:id="20" w:author="Jonathan Wilson" w:date="2023-03-09T16:47:00Z">
            <w:rPr>
              <w:rFonts w:ascii="Arial" w:hAnsi="Arial" w:cs="Arial"/>
              <w:sz w:val="20"/>
              <w:szCs w:val="20"/>
              <w:highlight w:val="yellow"/>
            </w:rPr>
          </w:rPrChange>
        </w:rPr>
        <w:t xml:space="preserve"> of pathological data</w:t>
      </w:r>
      <w:r w:rsidR="00C06652" w:rsidRPr="006601BB">
        <w:rPr>
          <w:rFonts w:ascii="Arial" w:hAnsi="Arial" w:cs="Arial"/>
          <w:sz w:val="20"/>
          <w:szCs w:val="20"/>
          <w:rPrChange w:id="21" w:author="Jonathan Wilson" w:date="2023-03-09T16:47:00Z">
            <w:rPr>
              <w:rFonts w:ascii="Arial" w:hAnsi="Arial" w:cs="Arial"/>
              <w:sz w:val="20"/>
              <w:szCs w:val="20"/>
              <w:highlight w:val="yellow"/>
            </w:rPr>
          </w:rPrChange>
        </w:rPr>
        <w:t xml:space="preserve"> there was a trend between the microscopic level of the data and level of unavailability</w:t>
      </w:r>
      <w:r w:rsidR="00C06652" w:rsidRPr="006601BB">
        <w:rPr>
          <w:rFonts w:ascii="Arial" w:hAnsi="Arial" w:cs="Arial"/>
          <w:sz w:val="20"/>
          <w:szCs w:val="20"/>
          <w:rPrChange w:id="22" w:author="Jonathan Wilson" w:date="2023-03-09T16:47:00Z">
            <w:rPr>
              <w:rFonts w:ascii="Arial" w:hAnsi="Arial" w:cs="Arial"/>
              <w:sz w:val="20"/>
              <w:szCs w:val="20"/>
              <w:highlight w:val="yellow"/>
            </w:rPr>
          </w:rPrChange>
        </w:rPr>
        <w:t>,</w:t>
      </w:r>
      <w:r w:rsidR="00C06652" w:rsidRPr="006601BB">
        <w:rPr>
          <w:rFonts w:ascii="Arial" w:hAnsi="Arial" w:cs="Arial"/>
          <w:sz w:val="20"/>
          <w:szCs w:val="20"/>
          <w:rPrChange w:id="23" w:author="Jonathan Wilson" w:date="2023-03-09T16:47:00Z">
            <w:rPr>
              <w:rFonts w:ascii="Arial" w:hAnsi="Arial" w:cs="Arial"/>
              <w:sz w:val="20"/>
              <w:szCs w:val="20"/>
              <w:highlight w:val="yellow"/>
            </w:rPr>
          </w:rPrChange>
        </w:rPr>
        <w:t xml:space="preserve"> with microscopic traits like cellular receptor being less available than more macroscopic data like organ systems affected (Fig X). The percentage of unknowns for pathological data increased the more microscopic the level of the pathological </w:t>
      </w:r>
      <w:commentRangeStart w:id="24"/>
      <w:r w:rsidR="00C06652" w:rsidRPr="006601BB">
        <w:rPr>
          <w:rFonts w:ascii="Arial" w:hAnsi="Arial" w:cs="Arial"/>
          <w:sz w:val="20"/>
          <w:szCs w:val="20"/>
          <w:rPrChange w:id="25" w:author="Jonathan Wilson" w:date="2023-03-09T16:47:00Z">
            <w:rPr>
              <w:rFonts w:ascii="Arial" w:hAnsi="Arial" w:cs="Arial"/>
              <w:sz w:val="20"/>
              <w:szCs w:val="20"/>
              <w:highlight w:val="yellow"/>
            </w:rPr>
          </w:rPrChange>
        </w:rPr>
        <w:t>variable, with cellular receptors being the most unknown. Whilst one of the aims was to study cellular receptor trends from the 52 viruses recorded there were 33 different cellular receptors plus a further 14 unknown receptors</w:t>
      </w:r>
      <w:r w:rsidR="00C06652" w:rsidRPr="00C67E1D">
        <w:rPr>
          <w:rFonts w:ascii="Arial" w:hAnsi="Arial" w:cs="Arial"/>
          <w:sz w:val="20"/>
          <w:szCs w:val="20"/>
        </w:rPr>
        <w:t xml:space="preserve"> While many of</w:t>
      </w:r>
      <w:r w:rsidR="00C06652" w:rsidRPr="00DB752E">
        <w:rPr>
          <w:rFonts w:ascii="Arial" w:hAnsi="Arial" w:cs="Arial"/>
          <w:sz w:val="20"/>
          <w:szCs w:val="20"/>
        </w:rPr>
        <w:t xml:space="preserve"> the cellular receptors for viral entry in the host are unknown, equally many of the recorded receptors are putative or just one piece of the cellular attachment and entry puzzle making this difficult to analyze. Although some basic types of receptors did occur regularly in integrins and HSPGS</w:t>
      </w:r>
      <w:commentRangeEnd w:id="24"/>
      <w:r w:rsidR="00C06652">
        <w:rPr>
          <w:rStyle w:val="CommentReference"/>
          <w:rFonts w:asciiTheme="minorHAnsi" w:eastAsiaTheme="minorHAnsi" w:hAnsiTheme="minorHAnsi" w:cstheme="minorBidi"/>
        </w:rPr>
        <w:commentReference w:id="24"/>
      </w:r>
      <w:r w:rsidR="00C06652">
        <w:rPr>
          <w:rFonts w:ascii="Arial" w:hAnsi="Arial" w:cs="Arial"/>
          <w:sz w:val="20"/>
          <w:szCs w:val="20"/>
        </w:rPr>
        <w:t xml:space="preserve">, </w:t>
      </w:r>
      <w:r w:rsidR="00C06652" w:rsidRPr="00EE2A68">
        <w:rPr>
          <w:rFonts w:ascii="Arial" w:hAnsi="Arial" w:cs="Arial"/>
          <w:sz w:val="20"/>
          <w:szCs w:val="20"/>
        </w:rPr>
        <w:t xml:space="preserve"> suggesting that these may be a conserved group of receptors for a number of viruses, and are known to be widely spread receptors in hosts.</w:t>
      </w:r>
      <w:r w:rsidR="00C06652">
        <w:rPr>
          <w:rFonts w:ascii="Arial" w:hAnsi="Arial" w:cs="Arial"/>
          <w:sz w:val="20"/>
          <w:szCs w:val="20"/>
        </w:rPr>
        <w:t xml:space="preserve"> Recent work has also begun to look at the potential role of sialic acid receptors as a conserved receptor involved in zoonotic infections </w:t>
      </w:r>
      <w:r w:rsidR="00C06652"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AA6AB3">
        <w:rPr>
          <w:rFonts w:ascii="Arial" w:hAnsi="Arial" w:cs="Arial"/>
          <w:sz w:val="20"/>
          <w:szCs w:val="20"/>
        </w:rPr>
        <w:instrText xml:space="preserve"> ADDIN EN.CITE </w:instrText>
      </w:r>
      <w:r w:rsidR="00C06652"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AA6AB3">
        <w:rPr>
          <w:rFonts w:ascii="Arial" w:hAnsi="Arial" w:cs="Arial"/>
          <w:sz w:val="20"/>
          <w:szCs w:val="20"/>
        </w:rPr>
        <w:instrText xml:space="preserve"> ADDIN EN.CITE.DATA </w:instrText>
      </w:r>
      <w:r w:rsidR="00C06652" w:rsidRPr="00AA6AB3">
        <w:rPr>
          <w:rFonts w:ascii="Arial" w:hAnsi="Arial" w:cs="Arial"/>
          <w:sz w:val="20"/>
          <w:szCs w:val="20"/>
        </w:rPr>
      </w:r>
      <w:r w:rsidR="00C06652" w:rsidRPr="00AA6AB3">
        <w:rPr>
          <w:rFonts w:ascii="Arial" w:hAnsi="Arial" w:cs="Arial"/>
          <w:sz w:val="20"/>
          <w:szCs w:val="20"/>
        </w:rPr>
        <w:fldChar w:fldCharType="end"/>
      </w:r>
      <w:r w:rsidR="00C06652" w:rsidRPr="00AA6AB3">
        <w:rPr>
          <w:rFonts w:ascii="Arial" w:hAnsi="Arial" w:cs="Arial"/>
          <w:sz w:val="20"/>
          <w:szCs w:val="20"/>
        </w:rPr>
      </w:r>
      <w:r w:rsidR="00C06652" w:rsidRPr="00AA6AB3">
        <w:rPr>
          <w:rFonts w:ascii="Arial" w:hAnsi="Arial" w:cs="Arial"/>
          <w:sz w:val="20"/>
          <w:szCs w:val="20"/>
        </w:rPr>
        <w:fldChar w:fldCharType="separate"/>
      </w:r>
      <w:r w:rsidR="00C06652" w:rsidRPr="00AA6AB3">
        <w:rPr>
          <w:rFonts w:ascii="Arial" w:hAnsi="Arial" w:cs="Arial"/>
          <w:noProof/>
          <w:sz w:val="20"/>
          <w:szCs w:val="20"/>
        </w:rPr>
        <w:t>(Kuchipudi et al. 2021)</w:t>
      </w:r>
      <w:r w:rsidR="00C06652" w:rsidRPr="00AA6AB3">
        <w:rPr>
          <w:rFonts w:ascii="Arial" w:hAnsi="Arial" w:cs="Arial"/>
          <w:sz w:val="20"/>
          <w:szCs w:val="20"/>
        </w:rPr>
        <w:fldChar w:fldCharType="end"/>
      </w:r>
      <w:r w:rsidR="00C06652">
        <w:rPr>
          <w:rFonts w:ascii="Arial" w:hAnsi="Arial" w:cs="Arial"/>
          <w:sz w:val="20"/>
          <w:szCs w:val="20"/>
        </w:rPr>
        <w:t>. As this may be a promising area of future investigation, the major barrier is highlighted by this study in the absence of available data at the cellular receptor level.</w:t>
      </w:r>
      <w:r w:rsidR="0063330B">
        <w:rPr>
          <w:rFonts w:ascii="Arial" w:hAnsi="Arial" w:cs="Arial"/>
          <w:sz w:val="20"/>
          <w:szCs w:val="20"/>
        </w:rPr>
        <w:t xml:space="preserve"> </w:t>
      </w:r>
      <w:r w:rsidR="0063330B" w:rsidRPr="006601BB">
        <w:rPr>
          <w:rFonts w:ascii="Arial" w:hAnsi="Arial" w:cs="Arial"/>
          <w:sz w:val="20"/>
          <w:szCs w:val="20"/>
        </w:rPr>
        <w:t xml:space="preserve">Additionally </w:t>
      </w:r>
      <w:r w:rsidR="0063330B" w:rsidRPr="006601BB">
        <w:rPr>
          <w:rFonts w:ascii="Arial" w:hAnsi="Arial" w:cs="Arial"/>
          <w:sz w:val="20"/>
          <w:szCs w:val="20"/>
          <w:rPrChange w:id="26" w:author="Jonathan Wilson" w:date="2023-03-09T16:46:00Z">
            <w:rPr>
              <w:rFonts w:ascii="Arial" w:hAnsi="Arial" w:cs="Arial"/>
              <w:sz w:val="20"/>
              <w:szCs w:val="20"/>
              <w:highlight w:val="yellow"/>
            </w:rPr>
          </w:rPrChange>
        </w:rPr>
        <w:t>there</w:t>
      </w:r>
      <w:r w:rsidR="0063330B" w:rsidRPr="006601BB">
        <w:rPr>
          <w:rFonts w:ascii="Arial" w:hAnsi="Arial" w:cs="Arial"/>
          <w:sz w:val="20"/>
          <w:szCs w:val="20"/>
          <w:rPrChange w:id="27" w:author="Jonathan Wilson" w:date="2023-03-09T16:46:00Z">
            <w:rPr>
              <w:rFonts w:ascii="Arial" w:hAnsi="Arial" w:cs="Arial"/>
              <w:sz w:val="20"/>
              <w:szCs w:val="20"/>
              <w:highlight w:val="yellow"/>
            </w:rPr>
          </w:rPrChange>
        </w:rPr>
        <w:t xml:space="preserve"> may</w:t>
      </w:r>
      <w:r w:rsidR="0063330B" w:rsidRPr="006601BB">
        <w:rPr>
          <w:rFonts w:ascii="Arial" w:hAnsi="Arial" w:cs="Arial"/>
          <w:sz w:val="20"/>
          <w:szCs w:val="20"/>
          <w:rPrChange w:id="28" w:author="Jonathan Wilson" w:date="2023-03-09T16:46:00Z">
            <w:rPr>
              <w:rFonts w:ascii="Arial" w:hAnsi="Arial" w:cs="Arial"/>
              <w:sz w:val="20"/>
              <w:szCs w:val="20"/>
              <w:highlight w:val="yellow"/>
            </w:rPr>
          </w:rPrChange>
        </w:rPr>
        <w:t xml:space="preserve"> be </w:t>
      </w:r>
      <w:r w:rsidR="0063330B" w:rsidRPr="006601BB">
        <w:rPr>
          <w:rFonts w:ascii="Arial" w:hAnsi="Arial" w:cs="Arial"/>
          <w:sz w:val="20"/>
          <w:szCs w:val="20"/>
          <w:rPrChange w:id="29" w:author="Jonathan Wilson" w:date="2023-03-09T16:46:00Z">
            <w:rPr>
              <w:rFonts w:ascii="Arial" w:hAnsi="Arial" w:cs="Arial"/>
              <w:sz w:val="20"/>
              <w:szCs w:val="20"/>
              <w:highlight w:val="yellow"/>
            </w:rPr>
          </w:rPrChange>
        </w:rPr>
        <w:t xml:space="preserve">even </w:t>
      </w:r>
      <w:r w:rsidR="0063330B" w:rsidRPr="006601BB">
        <w:rPr>
          <w:rFonts w:ascii="Arial" w:hAnsi="Arial" w:cs="Arial"/>
          <w:sz w:val="20"/>
          <w:szCs w:val="20"/>
          <w:rPrChange w:id="30" w:author="Jonathan Wilson" w:date="2023-03-09T16:46:00Z">
            <w:rPr>
              <w:rFonts w:ascii="Arial" w:hAnsi="Arial" w:cs="Arial"/>
              <w:sz w:val="20"/>
              <w:szCs w:val="20"/>
              <w:highlight w:val="yellow"/>
            </w:rPr>
          </w:rPrChange>
        </w:rPr>
        <w:t>less understanding of cellular receptor in</w:t>
      </w:r>
      <w:r w:rsidR="0063330B" w:rsidRPr="006601BB">
        <w:rPr>
          <w:rFonts w:ascii="Arial" w:hAnsi="Arial" w:cs="Arial"/>
          <w:sz w:val="20"/>
          <w:szCs w:val="20"/>
          <w:rPrChange w:id="31" w:author="Jonathan Wilson" w:date="2023-03-09T16:46:00Z">
            <w:rPr>
              <w:rFonts w:ascii="Arial" w:hAnsi="Arial" w:cs="Arial"/>
              <w:sz w:val="20"/>
              <w:szCs w:val="20"/>
              <w:highlight w:val="yellow"/>
            </w:rPr>
          </w:rPrChange>
        </w:rPr>
        <w:t xml:space="preserve"> </w:t>
      </w:r>
      <w:r w:rsidR="0063330B" w:rsidRPr="006601BB">
        <w:rPr>
          <w:rFonts w:ascii="Arial" w:hAnsi="Arial" w:cs="Arial"/>
          <w:sz w:val="20"/>
          <w:szCs w:val="20"/>
          <w:rPrChange w:id="32" w:author="Jonathan Wilson" w:date="2023-03-09T16:46:00Z">
            <w:rPr>
              <w:rFonts w:ascii="Arial" w:hAnsi="Arial" w:cs="Arial"/>
              <w:sz w:val="20"/>
              <w:szCs w:val="20"/>
              <w:highlight w:val="yellow"/>
            </w:rPr>
          </w:rPrChange>
        </w:rPr>
        <w:t xml:space="preserve">viruses </w:t>
      </w:r>
      <w:r w:rsidR="0063330B" w:rsidRPr="006601BB">
        <w:rPr>
          <w:rFonts w:ascii="Arial" w:hAnsi="Arial" w:cs="Arial"/>
          <w:sz w:val="20"/>
          <w:szCs w:val="20"/>
          <w:rPrChange w:id="33" w:author="Jonathan Wilson" w:date="2023-03-09T16:46:00Z">
            <w:rPr>
              <w:rFonts w:ascii="Arial" w:hAnsi="Arial" w:cs="Arial"/>
              <w:sz w:val="20"/>
              <w:szCs w:val="20"/>
              <w:highlight w:val="yellow"/>
            </w:rPr>
          </w:rPrChange>
        </w:rPr>
        <w:t xml:space="preserve">involved in novel spillover events </w:t>
      </w:r>
      <w:r w:rsidR="0063330B" w:rsidRPr="006601BB">
        <w:rPr>
          <w:rFonts w:ascii="Arial" w:hAnsi="Arial" w:cs="Arial"/>
          <w:sz w:val="20"/>
          <w:szCs w:val="20"/>
          <w:rPrChange w:id="34" w:author="Jonathan Wilson" w:date="2023-03-09T16:46:00Z">
            <w:rPr>
              <w:rFonts w:ascii="Arial" w:hAnsi="Arial" w:cs="Arial"/>
              <w:sz w:val="20"/>
              <w:szCs w:val="20"/>
              <w:highlight w:val="yellow"/>
            </w:rPr>
          </w:rPrChange>
        </w:rPr>
        <w:t xml:space="preserve">as they have been known for less time, so less </w:t>
      </w:r>
      <w:r w:rsidR="0063330B" w:rsidRPr="006601BB">
        <w:rPr>
          <w:rFonts w:ascii="Arial" w:hAnsi="Arial" w:cs="Arial"/>
          <w:sz w:val="20"/>
          <w:szCs w:val="20"/>
          <w:rPrChange w:id="35" w:author="Jonathan Wilson" w:date="2023-03-09T16:46:00Z">
            <w:rPr>
              <w:rFonts w:ascii="Arial" w:hAnsi="Arial" w:cs="Arial"/>
              <w:sz w:val="20"/>
              <w:szCs w:val="20"/>
              <w:highlight w:val="yellow"/>
            </w:rPr>
          </w:rPrChange>
        </w:rPr>
        <w:lastRenderedPageBreak/>
        <w:t>research has occurred, compared to other diseases which have been endemic in humans or certain domestic species for a long period of time</w:t>
      </w:r>
      <w:r w:rsidR="0063330B" w:rsidRPr="006601BB">
        <w:rPr>
          <w:rFonts w:ascii="Arial" w:hAnsi="Arial" w:cs="Arial"/>
          <w:sz w:val="20"/>
          <w:szCs w:val="20"/>
        </w:rPr>
        <w:t>.</w:t>
      </w:r>
    </w:p>
    <w:p w14:paraId="45EFB228" w14:textId="435405A1" w:rsidR="00C06652" w:rsidRPr="00C06652" w:rsidRDefault="00C06652" w:rsidP="00C06652">
      <w:pPr>
        <w:pStyle w:val="Heading3"/>
      </w:pPr>
      <w:r>
        <w:t>Path</w:t>
      </w:r>
      <w:r w:rsidR="00404FC7">
        <w:t>ological</w:t>
      </w:r>
      <w:r>
        <w:t xml:space="preserve"> trends</w:t>
      </w:r>
    </w:p>
    <w:p w14:paraId="1903CECD" w14:textId="77777777" w:rsidR="00316396" w:rsidRDefault="00316396" w:rsidP="00316396">
      <w:pPr>
        <w:pStyle w:val="NormalWeb"/>
        <w:spacing w:before="180" w:beforeAutospacing="0" w:after="180" w:afterAutospacing="0" w:line="480" w:lineRule="auto"/>
        <w:rPr>
          <w:rFonts w:ascii="Arial" w:hAnsi="Arial" w:cs="Arial"/>
          <w:sz w:val="20"/>
          <w:szCs w:val="20"/>
        </w:rPr>
      </w:pPr>
      <w:r w:rsidRPr="006601BB">
        <w:rPr>
          <w:rFonts w:ascii="Arial" w:hAnsi="Arial" w:cs="Arial"/>
          <w:sz w:val="20"/>
          <w:szCs w:val="20"/>
          <w:rPrChange w:id="36" w:author="Jonathan Wilson" w:date="2023-03-09T16:46:00Z">
            <w:rPr>
              <w:rFonts w:ascii="Arial" w:hAnsi="Arial" w:cs="Arial"/>
              <w:sz w:val="20"/>
              <w:szCs w:val="20"/>
              <w:highlight w:val="yellow"/>
            </w:rPr>
          </w:rPrChange>
        </w:rPr>
        <w:t>In the hierarchical cluster analysis, whilst there was some clustering based on viral phylogeny, this was not strict, with some phylogenetically related viruses not clustering together but instead clustering based on the pathology induced. With the HCA it is interesting to note that there are still a number of “orphan viruses” that don’t cluster well, highlighting part of the challenge here in that the interactions between virus and host that produces pathology is complex and can produce some unique outcomes. Could the clustering of viruses in groups be used to predict whether certain viruses in the group will be of risk to hosts which are infected by other viruses In the group? For example, the respiratory group all involve humans as reservoir or spillover hosts. Could the neurological group, which contains a number of viruses known to infect humans, in fact all possess this ability based on their shared pathological traits?</w:t>
      </w:r>
    </w:p>
    <w:p w14:paraId="338059EB"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Those</w:t>
      </w:r>
      <w:r>
        <w:rPr>
          <w:rFonts w:ascii="Arial" w:hAnsi="Arial" w:cs="Arial"/>
          <w:sz w:val="20"/>
          <w:szCs w:val="20"/>
        </w:rPr>
        <w:t xml:space="preserve"> </w:t>
      </w:r>
      <w:commentRangeStart w:id="37"/>
      <w:commentRangeStart w:id="38"/>
      <w:r>
        <w:rPr>
          <w:rFonts w:ascii="Arial" w:hAnsi="Arial" w:cs="Arial"/>
          <w:sz w:val="20"/>
          <w:szCs w:val="20"/>
        </w:rPr>
        <w:t>viruses</w:t>
      </w:r>
      <w:r w:rsidRPr="00AA6AB3">
        <w:rPr>
          <w:rFonts w:ascii="Arial" w:hAnsi="Arial" w:cs="Arial"/>
          <w:sz w:val="20"/>
          <w:szCs w:val="20"/>
        </w:rPr>
        <w:t xml:space="preserve"> with primary neuronal tropism </w:t>
      </w:r>
      <w:r>
        <w:rPr>
          <w:rFonts w:ascii="Arial" w:hAnsi="Arial" w:cs="Arial"/>
          <w:sz w:val="20"/>
          <w:szCs w:val="20"/>
        </w:rPr>
        <w:t xml:space="preserve">are </w:t>
      </w:r>
      <w:r w:rsidRPr="00AA6AB3">
        <w:rPr>
          <w:rFonts w:ascii="Arial" w:hAnsi="Arial" w:cs="Arial"/>
          <w:sz w:val="20"/>
          <w:szCs w:val="20"/>
        </w:rPr>
        <w:t xml:space="preserve">known </w:t>
      </w:r>
      <w:r>
        <w:rPr>
          <w:rFonts w:ascii="Arial" w:hAnsi="Arial" w:cs="Arial"/>
          <w:sz w:val="20"/>
          <w:szCs w:val="20"/>
        </w:rPr>
        <w:t xml:space="preserve">to have a </w:t>
      </w:r>
      <w:r w:rsidRPr="00AA6AB3">
        <w:rPr>
          <w:rFonts w:ascii="Arial" w:hAnsi="Arial" w:cs="Arial"/>
          <w:sz w:val="20"/>
          <w:szCs w:val="20"/>
        </w:rPr>
        <w:t xml:space="preserve">broad host range. </w:t>
      </w:r>
      <w:r>
        <w:rPr>
          <w:rFonts w:ascii="Arial" w:hAnsi="Arial" w:cs="Arial"/>
          <w:sz w:val="20"/>
          <w:szCs w:val="20"/>
        </w:rPr>
        <w:t>The n</w:t>
      </w:r>
      <w:r w:rsidRPr="006A5F35">
        <w:rPr>
          <w:rFonts w:ascii="Arial" w:hAnsi="Arial" w:cs="Arial"/>
          <w:sz w:val="20"/>
          <w:szCs w:val="20"/>
        </w:rPr>
        <w:t xml:space="preserve">eurological cluster </w:t>
      </w:r>
      <w:r>
        <w:rPr>
          <w:rFonts w:ascii="Arial" w:hAnsi="Arial" w:cs="Arial"/>
          <w:sz w:val="20"/>
          <w:szCs w:val="20"/>
        </w:rPr>
        <w:t xml:space="preserve">of the dendrogram </w:t>
      </w:r>
      <w:r w:rsidRPr="006A5F35">
        <w:rPr>
          <w:rFonts w:ascii="Arial" w:hAnsi="Arial" w:cs="Arial"/>
          <w:sz w:val="20"/>
          <w:szCs w:val="20"/>
        </w:rPr>
        <w:t>featur</w:t>
      </w:r>
      <w:r>
        <w:rPr>
          <w:rFonts w:ascii="Arial" w:hAnsi="Arial" w:cs="Arial"/>
          <w:sz w:val="20"/>
          <w:szCs w:val="20"/>
        </w:rPr>
        <w:t>ed</w:t>
      </w:r>
      <w:r w:rsidRPr="006A5F35">
        <w:rPr>
          <w:rFonts w:ascii="Arial" w:hAnsi="Arial" w:cs="Arial"/>
          <w:sz w:val="20"/>
          <w:szCs w:val="20"/>
        </w:rPr>
        <w:t xml:space="preserve"> more variety in terms of hosts and viruses</w:t>
      </w:r>
      <w:r>
        <w:rPr>
          <w:rFonts w:ascii="Arial" w:hAnsi="Arial" w:cs="Arial"/>
          <w:sz w:val="20"/>
          <w:szCs w:val="20"/>
        </w:rPr>
        <w:t xml:space="preserve"> than other clusters</w:t>
      </w:r>
      <w:r w:rsidRPr="006A5F35">
        <w:rPr>
          <w:rFonts w:ascii="Arial" w:hAnsi="Arial" w:cs="Arial"/>
          <w:sz w:val="20"/>
          <w:szCs w:val="20"/>
        </w:rPr>
        <w:t>.</w:t>
      </w:r>
      <w:r>
        <w:rPr>
          <w:rFonts w:ascii="Arial" w:hAnsi="Arial" w:cs="Arial"/>
          <w:sz w:val="20"/>
          <w:szCs w:val="20"/>
        </w:rPr>
        <w:t xml:space="preserve"> The receptor for rabies virus and possibly other lyssa viruses is the nicotinic acetylcholine receptor which is widely conserved between mammalian </w:t>
      </w:r>
      <w:r w:rsidRPr="00A83448">
        <w:rPr>
          <w:rFonts w:ascii="Arial" w:hAnsi="Arial" w:cs="Arial"/>
          <w:sz w:val="20"/>
          <w:szCs w:val="20"/>
        </w:rPr>
        <w:t>species.</w: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 </w:instrTex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EN.CITE.DATA </w:instrText>
      </w:r>
      <w:r w:rsidRPr="00A83448">
        <w:rPr>
          <w:rFonts w:ascii="Arial" w:hAnsi="Arial" w:cs="Arial"/>
          <w:sz w:val="20"/>
          <w:szCs w:val="20"/>
        </w:rPr>
      </w:r>
      <w:r w:rsidRPr="00A83448">
        <w:rPr>
          <w:rFonts w:ascii="Arial" w:hAnsi="Arial" w:cs="Arial"/>
          <w:sz w:val="20"/>
          <w:szCs w:val="20"/>
        </w:rPr>
        <w:fldChar w:fldCharType="end"/>
      </w:r>
      <w:r w:rsidRPr="00A83448">
        <w:rPr>
          <w:rFonts w:ascii="Arial" w:hAnsi="Arial" w:cs="Arial"/>
          <w:sz w:val="20"/>
          <w:szCs w:val="20"/>
        </w:rPr>
      </w:r>
      <w:r w:rsidRPr="00A83448">
        <w:rPr>
          <w:rFonts w:ascii="Arial" w:hAnsi="Arial" w:cs="Arial"/>
          <w:sz w:val="20"/>
          <w:szCs w:val="20"/>
        </w:rPr>
        <w:fldChar w:fldCharType="separate"/>
      </w:r>
      <w:r w:rsidRPr="00A83448">
        <w:rPr>
          <w:rFonts w:ascii="Arial" w:hAnsi="Arial" w:cs="Arial"/>
          <w:sz w:val="20"/>
          <w:szCs w:val="20"/>
        </w:rPr>
        <w:t>(Le Novere and Changeux 1995, Gotti and Clementi 2004)</w:t>
      </w:r>
      <w:r w:rsidRPr="00A83448">
        <w:rPr>
          <w:rFonts w:ascii="Arial" w:hAnsi="Arial" w:cs="Arial"/>
          <w:sz w:val="20"/>
          <w:szCs w:val="20"/>
        </w:rPr>
        <w:fldChar w:fldCharType="end"/>
      </w:r>
      <w:r w:rsidRPr="00A83448">
        <w:rPr>
          <w:rFonts w:ascii="Arial" w:hAnsi="Arial" w:cs="Arial"/>
          <w:sz w:val="20"/>
          <w:szCs w:val="20"/>
        </w:rPr>
        <w:t xml:space="preserve"> This fe</w:t>
      </w:r>
      <w:r w:rsidRPr="00C67E1D">
        <w:rPr>
          <w:rFonts w:ascii="Arial" w:hAnsi="Arial" w:cs="Arial"/>
          <w:sz w:val="20"/>
          <w:szCs w:val="20"/>
        </w:rPr>
        <w:t>ature of the pathogenesis of this virus helps to explain its broad host range and ease of transmission into novel species.</w:t>
      </w:r>
      <w:commentRangeEnd w:id="37"/>
      <w:r>
        <w:rPr>
          <w:rStyle w:val="CommentReference"/>
          <w:rFonts w:asciiTheme="minorHAnsi" w:eastAsiaTheme="minorHAnsi" w:hAnsiTheme="minorHAnsi" w:cstheme="minorBidi"/>
        </w:rPr>
        <w:commentReference w:id="37"/>
      </w:r>
      <w:commentRangeEnd w:id="38"/>
      <w:r>
        <w:rPr>
          <w:rStyle w:val="CommentReference"/>
          <w:rFonts w:asciiTheme="minorHAnsi" w:eastAsiaTheme="minorHAnsi" w:hAnsiTheme="minorHAnsi" w:cstheme="minorBidi"/>
        </w:rPr>
        <w:commentReference w:id="38"/>
      </w:r>
      <w:r w:rsidRPr="00EE2A68">
        <w:rPr>
          <w:rFonts w:ascii="Arial" w:hAnsi="Arial" w:cs="Arial"/>
          <w:sz w:val="20"/>
          <w:szCs w:val="20"/>
        </w:rPr>
        <w:t xml:space="preserve"> </w:t>
      </w:r>
    </w:p>
    <w:p w14:paraId="650A1906" w14:textId="5AE156F7" w:rsidR="00316396" w:rsidRPr="00C67E1D" w:rsidRDefault="00316396" w:rsidP="00316396">
      <w:pPr>
        <w:pStyle w:val="NormalWeb"/>
        <w:spacing w:before="180" w:beforeAutospacing="0" w:after="180" w:afterAutospacing="0" w:line="480" w:lineRule="auto"/>
        <w:rPr>
          <w:rFonts w:ascii="Arial" w:hAnsi="Arial" w:cs="Arial"/>
          <w:sz w:val="20"/>
          <w:szCs w:val="20"/>
        </w:rPr>
      </w:pPr>
      <w:r w:rsidRPr="003B74CB">
        <w:rPr>
          <w:rFonts w:ascii="Arial" w:hAnsi="Arial" w:cs="Arial"/>
          <w:sz w:val="20"/>
          <w:szCs w:val="20"/>
          <w:highlight w:val="yellow"/>
        </w:rPr>
        <w:t xml:space="preserve">With the exception of influenza, respiratory tropic viruses tended to be transmitted between more closely related species. </w:t>
      </w:r>
      <w:r>
        <w:rPr>
          <w:rFonts w:ascii="Arial" w:hAnsi="Arial" w:cs="Arial"/>
          <w:sz w:val="20"/>
          <w:szCs w:val="20"/>
          <w:highlight w:val="yellow"/>
        </w:rPr>
        <w:t>H</w:t>
      </w:r>
      <w:r w:rsidRPr="003B74CB">
        <w:rPr>
          <w:rFonts w:ascii="Arial" w:hAnsi="Arial" w:cs="Arial"/>
          <w:sz w:val="20"/>
          <w:szCs w:val="20"/>
          <w:highlight w:val="yellow"/>
        </w:rPr>
        <w:t xml:space="preserve">igh barriers to infection due to mucosal immunity </w:t>
      </w:r>
      <w:r>
        <w:rPr>
          <w:rFonts w:ascii="Arial" w:hAnsi="Arial" w:cs="Arial"/>
          <w:sz w:val="20"/>
          <w:szCs w:val="20"/>
          <w:highlight w:val="yellow"/>
        </w:rPr>
        <w:t xml:space="preserve">may </w:t>
      </w:r>
      <w:r w:rsidRPr="003B74CB">
        <w:rPr>
          <w:rFonts w:ascii="Arial" w:hAnsi="Arial" w:cs="Arial"/>
          <w:sz w:val="20"/>
          <w:szCs w:val="20"/>
          <w:highlight w:val="yellow"/>
        </w:rPr>
        <w:t>require more conserved receptors i.e., between more related species</w:t>
      </w:r>
      <w:r>
        <w:rPr>
          <w:rFonts w:ascii="Arial" w:hAnsi="Arial" w:cs="Arial"/>
          <w:sz w:val="20"/>
          <w:szCs w:val="20"/>
          <w:highlight w:val="yellow"/>
        </w:rPr>
        <w:t xml:space="preserve"> for successful cross species </w:t>
      </w:r>
      <w:proofErr w:type="spellStart"/>
      <w:r>
        <w:rPr>
          <w:rFonts w:ascii="Arial" w:hAnsi="Arial" w:cs="Arial"/>
          <w:sz w:val="20"/>
          <w:szCs w:val="20"/>
          <w:highlight w:val="yellow"/>
        </w:rPr>
        <w:t>transmsion</w:t>
      </w:r>
      <w:proofErr w:type="spellEnd"/>
      <w:r w:rsidRPr="003B74CB">
        <w:rPr>
          <w:rFonts w:ascii="Arial" w:hAnsi="Arial" w:cs="Arial"/>
          <w:sz w:val="20"/>
          <w:szCs w:val="20"/>
          <w:highlight w:val="yellow"/>
        </w:rPr>
        <w:fldChar w:fldCharType="begin"/>
      </w:r>
      <w:r w:rsidRPr="003B74CB">
        <w:rPr>
          <w:rFonts w:ascii="Arial" w:hAnsi="Arial" w:cs="Arial"/>
          <w:sz w:val="20"/>
          <w:szCs w:val="20"/>
          <w:highlight w:val="yellow"/>
        </w:rPr>
        <w:instrText xml:space="preserve"> ADDIN EN.CITE &lt;EndNote&gt;&lt;Cite&gt;&lt;Author&gt;Sato&lt;/Author&gt;&lt;Year&gt;2012&lt;/Year&gt;&lt;RecNum&gt;7628&lt;/RecNum&gt;&lt;DisplayText&gt;(Sato and Kiyono 2012)&lt;/DisplayText&gt;&lt;record&gt;&lt;rec-number&gt;7628&lt;/rec-number&gt;&lt;foreign-keys&gt;&lt;key app="EN" db-id="pv99xppxsftrpnevsxkp0tvm950xsdp9wz2x" timestamp="1666902335"&gt;7628&lt;/key&gt;&lt;/foreign-keys&gt;&lt;ref-type name="Journal Article"&gt;17&lt;/ref-type&gt;&lt;contributors&gt;&lt;authors&gt;&lt;author&gt;Sato, S.&lt;/author&gt;&lt;author&gt;Kiyono, H.&lt;/author&gt;&lt;/authors&gt;&lt;/contributors&gt;&lt;auth-address&gt;Division of Mucosal Immunology, Department of Microbiology and Immunology, Institute of Medical Science, The University of Tokyo, 4-6-1 Shirokane-dai, Minato-ku, Tokyo 108-8639, Japan.&lt;/auth-address&gt;&lt;titles&gt;&lt;title&gt;The mucosal immune system of the respiratory tract&lt;/title&gt;&lt;secondary-title&gt;Curr Opin Virol&lt;/secondary-title&gt;&lt;/titles&gt;&lt;periodical&gt;&lt;full-title&gt;Curr Opin Virol&lt;/full-title&gt;&lt;/periodical&gt;&lt;pages&gt;225-32&lt;/pages&gt;&lt;volume&gt;2&lt;/volume&gt;&lt;number&gt;3&lt;/number&gt;&lt;edition&gt;2012/05/01&lt;/edition&gt;&lt;keywords&gt;&lt;keyword&gt;Animals&lt;/keyword&gt;&lt;keyword&gt;Humans&lt;/keyword&gt;&lt;keyword&gt;*Immunity, Mucosal&lt;/keyword&gt;&lt;keyword&gt;Models, Biological&lt;/keyword&gt;&lt;keyword&gt;Respiratory Mucosa/*immunology&lt;/keyword&gt;&lt;keyword&gt;Respiratory System/*immunology&lt;/keyword&gt;&lt;keyword&gt;Respiratory Tract Infections/immunology&lt;/keyword&gt;&lt;/keywords&gt;&lt;dates&gt;&lt;year&gt;2012&lt;/year&gt;&lt;pub-dates&gt;&lt;date&gt;Jun&lt;/date&gt;&lt;/pub-dates&gt;&lt;/dates&gt;&lt;isbn&gt;1879-6265 (Electronic)&amp;#xD;1879-6257 (Linking)&lt;/isbn&gt;&lt;accession-num&gt;22542216&lt;/accession-num&gt;&lt;urls&gt;&lt;related-urls&gt;&lt;url&gt;https://www.ncbi.nlm.nih.gov/pubmed/22542216&lt;/url&gt;&lt;/related-urls&gt;&lt;/urls&gt;&lt;electronic-resource-num&gt;10.1016/j.coviro.2012.03.009&lt;/electronic-resource-num&gt;&lt;/record&gt;&lt;/Cite&gt;&lt;/EndNote&gt;</w:instrText>
      </w:r>
      <w:r w:rsidRPr="003B74CB">
        <w:rPr>
          <w:rFonts w:ascii="Arial" w:hAnsi="Arial" w:cs="Arial"/>
          <w:sz w:val="20"/>
          <w:szCs w:val="20"/>
          <w:highlight w:val="yellow"/>
        </w:rPr>
        <w:fldChar w:fldCharType="separate"/>
      </w:r>
      <w:r w:rsidRPr="003B74CB">
        <w:rPr>
          <w:rFonts w:ascii="Arial" w:hAnsi="Arial" w:cs="Arial"/>
          <w:noProof/>
          <w:sz w:val="20"/>
          <w:szCs w:val="20"/>
          <w:highlight w:val="yellow"/>
        </w:rPr>
        <w:t>(Sato and Kiyono 2012)</w:t>
      </w:r>
      <w:r w:rsidRPr="003B74CB">
        <w:rPr>
          <w:rFonts w:ascii="Arial" w:hAnsi="Arial" w:cs="Arial"/>
          <w:sz w:val="20"/>
          <w:szCs w:val="20"/>
          <w:highlight w:val="yellow"/>
        </w:rPr>
        <w:fldChar w:fldCharType="end"/>
      </w:r>
      <w:r w:rsidRPr="003B74CB">
        <w:rPr>
          <w:rFonts w:ascii="Arial" w:hAnsi="Arial" w:cs="Arial"/>
          <w:sz w:val="20"/>
          <w:szCs w:val="20"/>
          <w:highlight w:val="yellow"/>
        </w:rPr>
        <w:t>.</w:t>
      </w:r>
    </w:p>
    <w:p w14:paraId="5E066BE7"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67768D">
        <w:rPr>
          <w:rFonts w:ascii="Arial" w:hAnsi="Arial" w:cs="Arial"/>
          <w:sz w:val="20"/>
          <w:szCs w:val="20"/>
          <w:highlight w:val="yellow"/>
        </w:rPr>
        <w:t>Despite being associated with cross species transmission events causing severe illness, such as hemorrhagic fever viruses, endotheliotropic viruses there were not many records with endothelial pathology and there wasn’t a strong correspondence with any other factors. This may be due to the difficulty in accessing this receptor due to its location, making it a more specialized virus trait.</w:t>
      </w:r>
      <w:r w:rsidRPr="00AA6AB3">
        <w:rPr>
          <w:rFonts w:ascii="Arial" w:hAnsi="Arial" w:cs="Arial"/>
          <w:sz w:val="20"/>
          <w:szCs w:val="20"/>
        </w:rPr>
        <w:t xml:space="preserve"> </w:t>
      </w:r>
    </w:p>
    <w:p w14:paraId="37666D76"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lastRenderedPageBreak/>
        <w:t>Lymphoid tropism was associated with viruses categorized as not_zoontoic. This greater host range may be related to co-opting the host immune system to bypass some of these interspecific barriers or perhaps there may be conserved immunological virus receptors between species.</w:t>
      </w:r>
    </w:p>
    <w:p w14:paraId="6F821AF6"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There are some outlying variables in the MCA e.g., muscle</w:t>
      </w:r>
      <w:r w:rsidRPr="00A43FAB">
        <w:rPr>
          <w:rFonts w:ascii="Arial" w:hAnsi="Arial" w:cs="Arial"/>
          <w:sz w:val="20"/>
          <w:szCs w:val="20"/>
          <w:highlight w:val="yellow"/>
        </w:rPr>
        <w:t>,</w:t>
      </w:r>
      <w:r w:rsidRPr="00C67E1D">
        <w:rPr>
          <w:rFonts w:ascii="Arial" w:hAnsi="Arial" w:cs="Arial"/>
          <w:sz w:val="20"/>
          <w:szCs w:val="20"/>
        </w:rPr>
        <w:t xml:space="preserve"> caused by individual recordings, which are likely not important to overall trends in pathogenesis but highlight the importance of referring back to the actual data when interpreting MCA.</w:t>
      </w:r>
    </w:p>
    <w:p w14:paraId="5466CE96" w14:textId="475A6285" w:rsidR="00C06652" w:rsidRPr="00C06652" w:rsidRDefault="00C06652" w:rsidP="00C06652">
      <w:pPr>
        <w:pStyle w:val="Heading3"/>
      </w:pPr>
      <w:r>
        <w:t xml:space="preserve">Human related </w:t>
      </w:r>
      <w:r w:rsidR="00404FC7">
        <w:t>features</w:t>
      </w:r>
    </w:p>
    <w:p w14:paraId="63A87A69" w14:textId="25B73173" w:rsidR="00C06652" w:rsidRPr="00B04025" w:rsidRDefault="00C06652" w:rsidP="00C06652">
      <w:pPr>
        <w:pStyle w:val="NormalWeb"/>
        <w:spacing w:before="180" w:beforeAutospacing="0" w:after="180" w:afterAutospacing="0" w:line="480" w:lineRule="auto"/>
        <w:rPr>
          <w:rFonts w:ascii="Arial" w:hAnsi="Arial" w:cs="Arial"/>
          <w:sz w:val="20"/>
          <w:szCs w:val="20"/>
        </w:rPr>
      </w:pPr>
      <w:del w:id="39" w:author="Jonathan Wilson" w:date="2023-03-09T16:46:00Z">
        <w:r w:rsidRPr="000C2FDD" w:rsidDel="006601BB">
          <w:rPr>
            <w:rFonts w:ascii="Arial" w:hAnsi="Arial" w:cs="Arial"/>
            <w:sz w:val="20"/>
            <w:szCs w:val="20"/>
            <w:highlight w:val="yellow"/>
          </w:rPr>
          <w:delText>.</w:delText>
        </w:r>
      </w:del>
      <w:r w:rsidRPr="00B04025">
        <w:rPr>
          <w:rFonts w:ascii="Arial" w:hAnsi="Arial" w:cs="Arial"/>
          <w:sz w:val="20"/>
          <w:szCs w:val="20"/>
        </w:rPr>
        <w:t>64% of articles involved humans as either reservoir or spillover host highlighting the inherit human bias in cross species transmission research. Humans are in close proximity to spillover events involving them as reservoir or spillover hosts and can report symptoms etc., They also have a vested interest in research involving these diseases that affect them directly. This is reflected in the 4 most common viruses in the dataset; influenza A, rabies, hepatitis E and simian foamy virus which are all known to infect humans. In addition to cases involving humans themselves</w:t>
      </w:r>
      <w:r>
        <w:rPr>
          <w:rFonts w:ascii="Arial" w:hAnsi="Arial" w:cs="Arial"/>
          <w:sz w:val="20"/>
          <w:szCs w:val="20"/>
        </w:rPr>
        <w:t>,</w:t>
      </w:r>
      <w:r w:rsidRPr="00B04025">
        <w:rPr>
          <w:rFonts w:ascii="Arial" w:hAnsi="Arial" w:cs="Arial"/>
          <w:sz w:val="20"/>
          <w:szCs w:val="20"/>
        </w:rPr>
        <w:t xml:space="preserve">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these species. </w:t>
      </w:r>
    </w:p>
    <w:p w14:paraId="00310F51" w14:textId="77777777" w:rsidR="00C06652" w:rsidRPr="00DB752E" w:rsidRDefault="00C06652" w:rsidP="00C06652">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In addition to domesticated species</w:t>
      </w:r>
      <w:r>
        <w:rPr>
          <w:rFonts w:ascii="Arial" w:hAnsi="Arial" w:cs="Arial"/>
          <w:sz w:val="20"/>
          <w:szCs w:val="20"/>
        </w:rPr>
        <w:t>,</w:t>
      </w:r>
      <w:r w:rsidRPr="00DB752E">
        <w:rPr>
          <w:rFonts w:ascii="Arial" w:hAnsi="Arial" w:cs="Arial"/>
          <w:sz w:val="20"/>
          <w:szCs w:val="20"/>
        </w:rPr>
        <w:t xml:space="preserve"> whereby contact is likely an important facto</w:t>
      </w:r>
      <w:r>
        <w:rPr>
          <w:rFonts w:ascii="Arial" w:hAnsi="Arial" w:cs="Arial"/>
          <w:sz w:val="20"/>
          <w:szCs w:val="20"/>
        </w:rPr>
        <w:t>r,</w:t>
      </w:r>
      <w:r w:rsidRPr="00DB752E">
        <w:rPr>
          <w:rFonts w:ascii="Arial" w:hAnsi="Arial" w:cs="Arial"/>
          <w:sz w:val="20"/>
          <w:szCs w:val="20"/>
        </w:rPr>
        <w:t xml:space="preserve"> the other major group of species with which humans exchanged viruses are primates. This is likely due to lower barriers to cross species transmission in this case due to phylogenetic relatedness </w:t>
      </w:r>
      <w:r>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Pr>
          <w:rFonts w:ascii="Arial" w:hAnsi="Arial" w:cs="Arial"/>
          <w:sz w:val="20"/>
          <w:szCs w:val="20"/>
        </w:rPr>
        <w:instrText xml:space="preserve"> ADDIN EN.CITE </w:instrText>
      </w:r>
      <w:r>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Pr>
          <w:rFonts w:ascii="Arial" w:hAnsi="Arial" w:cs="Arial"/>
          <w:sz w:val="20"/>
          <w:szCs w:val="20"/>
        </w:rPr>
        <w:instrText xml:space="preserve"> ADDIN EN.CITE.DATA </w:instrText>
      </w:r>
      <w:r>
        <w:rPr>
          <w:rFonts w:ascii="Arial" w:hAnsi="Arial" w:cs="Arial"/>
          <w:sz w:val="20"/>
          <w:szCs w:val="20"/>
        </w:rPr>
      </w:r>
      <w:r>
        <w:rPr>
          <w:rFonts w:ascii="Arial" w:hAnsi="Arial" w:cs="Arial"/>
          <w:sz w:val="20"/>
          <w:szCs w:val="20"/>
        </w:rPr>
        <w:fldChar w:fldCharType="end"/>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(Olival et al. 2017, Guth et al. 2019)</w:t>
      </w:r>
      <w:r>
        <w:rPr>
          <w:rFonts w:ascii="Arial" w:hAnsi="Arial" w:cs="Arial"/>
          <w:sz w:val="20"/>
          <w:szCs w:val="20"/>
        </w:rPr>
        <w:fldChar w:fldCharType="end"/>
      </w:r>
    </w:p>
    <w:p w14:paraId="2A6AAD14" w14:textId="4D8A7992" w:rsidR="00C06652" w:rsidRPr="006A5F35" w:rsidRDefault="00C06652" w:rsidP="006601BB">
      <w:pPr>
        <w:pStyle w:val="NormalWeb"/>
        <w:spacing w:before="180" w:beforeAutospacing="0" w:after="180" w:afterAutospacing="0" w:line="480" w:lineRule="auto"/>
      </w:pPr>
      <w:r w:rsidRPr="00DB752E">
        <w:rPr>
          <w:rFonts w:ascii="Arial" w:hAnsi="Arial" w:cs="Arial"/>
          <w:sz w:val="20"/>
          <w:szCs w:val="20"/>
        </w:rPr>
        <w:t>The association between anthroponosis, those cases of virus transmission from human to other species and respiratory pathology may have to do with human behaviors. Respiratory pathology is generally caused by viruses with a respiratory droplet mode of transmission</w:t>
      </w:r>
      <w:r>
        <w:rPr>
          <w:rFonts w:ascii="Arial" w:hAnsi="Arial" w:cs="Arial"/>
          <w:sz w:val="20"/>
          <w:szCs w:val="20"/>
        </w:rPr>
        <w:fldChar w:fldCharType="begin"/>
      </w:r>
      <w:r>
        <w:rPr>
          <w:rFonts w:ascii="Arial" w:hAnsi="Arial" w:cs="Arial"/>
          <w:sz w:val="20"/>
          <w:szCs w:val="20"/>
        </w:rPr>
        <w:instrText xml:space="preserve"> ADDIN EN.CITE &lt;EndNote&gt;&lt;Cite&gt;&lt;Author&gt;Wang&lt;/Author&gt;&lt;Year&gt;2021&lt;/Year&gt;&lt;RecNum&gt;7787&lt;/RecNum&gt;&lt;DisplayText&gt;(Wang et al. 2021)&lt;/DisplayText&gt;&lt;record&gt;&lt;rec-number&gt;7787&lt;/rec-number&gt;&lt;foreign-keys&gt;&lt;key app="EN" db-id="pv99xppxsftrpnevsxkp0tvm950xsdp9wz2x" timestamp="1676559472"&gt;7787&lt;/key&gt;&lt;/foreign-keys&gt;&lt;ref-type name="Journal Article"&gt;17&lt;/ref-type&gt;&lt;contributors&gt;&lt;authors&gt;&lt;author&gt;Wang, Chia C&lt;/author&gt;&lt;author&gt;Prather, Kimberly A&lt;/author&gt;&lt;author&gt;Sznitman, Josué&lt;/author&gt;&lt;author&gt;Jimenez, Jose L&lt;/author&gt;&lt;author&gt;Lakdawala, Seema S&lt;/author&gt;&lt;author&gt;Tufekci, Zeynep&lt;/author&gt;&lt;author&gt;Marr, Linsey C&lt;/author&gt;&lt;/authors&gt;&lt;/contributors&gt;&lt;titles&gt;&lt;title&gt;Airborne transmission of respiratory viruses&lt;/title&gt;&lt;secondary-title&gt;Science&lt;/secondary-title&gt;&lt;/titles&gt;&lt;periodical&gt;&lt;full-title&gt;Science&lt;/full-title&gt;&lt;/periodical&gt;&lt;pages&gt;eabd9149&lt;/pages&gt;&lt;volume&gt;373&lt;/volume&gt;&lt;number&gt;6558&lt;/number&gt;&lt;dates&gt;&lt;year&gt;2021&lt;/year&gt;&lt;/dates&gt;&lt;isbn&gt;0036-8075&lt;/isbn&gt;&lt;urls&gt;&lt;/urls&gt;&lt;/record&gt;&lt;/Cite&gt;&lt;/EndNote&gt;</w:instrText>
      </w:r>
      <w:r>
        <w:rPr>
          <w:rFonts w:ascii="Arial" w:hAnsi="Arial" w:cs="Arial"/>
          <w:sz w:val="20"/>
          <w:szCs w:val="20"/>
        </w:rPr>
        <w:fldChar w:fldCharType="separate"/>
      </w:r>
      <w:r>
        <w:rPr>
          <w:rFonts w:ascii="Arial" w:hAnsi="Arial" w:cs="Arial"/>
          <w:noProof/>
          <w:sz w:val="20"/>
          <w:szCs w:val="20"/>
        </w:rPr>
        <w:t>(Wang et al. 2021)</w:t>
      </w:r>
      <w:r>
        <w:rPr>
          <w:rFonts w:ascii="Arial" w:hAnsi="Arial" w:cs="Arial"/>
          <w:sz w:val="20"/>
          <w:szCs w:val="20"/>
        </w:rPr>
        <w:fldChar w:fldCharType="end"/>
      </w:r>
      <w:r w:rsidRPr="00DB752E">
        <w:rPr>
          <w:rFonts w:ascii="Arial" w:hAnsi="Arial" w:cs="Arial"/>
          <w:sz w:val="20"/>
          <w:szCs w:val="20"/>
        </w:rPr>
        <w:t xml:space="preserve">. Other methods of transmission </w:t>
      </w:r>
      <w:r>
        <w:rPr>
          <w:rFonts w:ascii="Arial" w:hAnsi="Arial" w:cs="Arial"/>
          <w:sz w:val="20"/>
          <w:szCs w:val="20"/>
        </w:rPr>
        <w:t xml:space="preserve">are </w:t>
      </w:r>
      <w:r w:rsidRPr="00DB752E">
        <w:rPr>
          <w:rFonts w:ascii="Arial" w:hAnsi="Arial" w:cs="Arial"/>
          <w:sz w:val="20"/>
          <w:szCs w:val="20"/>
        </w:rPr>
        <w:t>less likely from humans due to human behaviors related to hygiene reducing the risk of faeco-oral transmitted pathogens and those transmitted by direct contact</w:t>
      </w:r>
      <w:r>
        <w:rPr>
          <w:rFonts w:ascii="Arial" w:hAnsi="Arial" w:cs="Arial"/>
          <w:sz w:val="20"/>
          <w:szCs w:val="20"/>
        </w:rPr>
        <w:fldChar w:fldCharType="begin"/>
      </w:r>
      <w:r>
        <w:rPr>
          <w:rFonts w:ascii="Arial" w:hAnsi="Arial" w:cs="Arial"/>
          <w:sz w:val="20"/>
          <w:szCs w:val="20"/>
        </w:rPr>
        <w:instrText xml:space="preserve"> ADDIN EN.CITE &lt;EndNote&gt;&lt;Cite&gt;&lt;Author&gt;Penakalapati&lt;/Author&gt;&lt;Year&gt;2017&lt;/Year&gt;&lt;RecNum&gt;7625&lt;/RecNum&gt;&lt;DisplayText&gt;(Penakalapati et al. 2017)&lt;/DisplayText&gt;&lt;record&gt;&lt;rec-number&gt;7625&lt;/rec-number&gt;&lt;foreign-keys&gt;&lt;key app="EN" db-id="pv99xppxsftrpnevsxkp0tvm950xsdp9wz2x" timestamp="1666901796"&gt;7625&lt;/key&gt;&lt;/foreign-keys&gt;&lt;ref-type name="Journal Article"&gt;17&lt;/ref-type&gt;&lt;contributors&gt;&lt;authors&gt;&lt;author&gt;Penakalapati, G.&lt;/author&gt;&lt;author&gt;Swarthout, J.&lt;/author&gt;&lt;author&gt;Delahoy, M. J.&lt;/author&gt;&lt;author&gt;McAliley, L.&lt;/author&gt;&lt;author&gt;Wodnik, B.&lt;/author&gt;&lt;author&gt;Levy, K.&lt;/author&gt;&lt;author&gt;Freeman, M. C.&lt;/author&gt;&lt;/authors&gt;&lt;/contributors&gt;&lt;auth-address&gt;Department of Environmental Health, Emory University , Atlanta, Georgia 30322 United States.&lt;/auth-address&gt;&lt;titles&gt;&lt;title&gt;Exposure to Animal Feces and Human Health: A Systematic Review and Proposed Research Priorities&lt;/title&gt;&lt;secondary-title&gt;Environ Sci Technol&lt;/secondary-title&gt;&lt;/titles&gt;&lt;periodical&gt;&lt;full-title&gt;Environ Sci Technol&lt;/full-title&gt;&lt;/periodical&gt;&lt;pages&gt;11537-11552&lt;/pages&gt;&lt;volume&gt;51&lt;/volume&gt;&lt;number&gt;20&lt;/number&gt;&lt;edition&gt;2017/09/20&lt;/edition&gt;&lt;keywords&gt;&lt;keyword&gt;Animals&lt;/keyword&gt;&lt;keyword&gt;Diarrhea&lt;/keyword&gt;&lt;keyword&gt;*Feces&lt;/keyword&gt;&lt;keyword&gt;Humans&lt;/keyword&gt;&lt;keyword&gt;*Hygiene&lt;/keyword&gt;&lt;keyword&gt;*Sanitation&lt;/keyword&gt;&lt;keyword&gt;Soil&lt;/keyword&gt;&lt;/keywords&gt;&lt;dates&gt;&lt;year&gt;2017&lt;/year&gt;&lt;pub-dates&gt;&lt;date&gt;Oct 17&lt;/date&gt;&lt;/pub-dates&gt;&lt;/dates&gt;&lt;isbn&gt;1520-5851 (Electronic)&amp;#xD;0013-936X (Linking)&lt;/isbn&gt;&lt;accession-num&gt;28926696&lt;/accession-num&gt;&lt;urls&gt;&lt;related-urls&gt;&lt;url&gt;https://www.ncbi.nlm.nih.gov/pubmed/28926696&lt;/url&gt;&lt;/related-urls&gt;&lt;/urls&gt;&lt;custom2&gt;PMC5647569&lt;/custom2&gt;&lt;electronic-resource-num&gt;10.1021/acs.est.7b02811&lt;/electronic-resource-num&gt;&lt;/record&gt;&lt;/Cite&gt;&lt;/EndNote&gt;</w:instrText>
      </w:r>
      <w:r>
        <w:rPr>
          <w:rFonts w:ascii="Arial" w:hAnsi="Arial" w:cs="Arial"/>
          <w:sz w:val="20"/>
          <w:szCs w:val="20"/>
        </w:rPr>
        <w:fldChar w:fldCharType="separate"/>
      </w:r>
      <w:r>
        <w:rPr>
          <w:rFonts w:ascii="Arial" w:hAnsi="Arial" w:cs="Arial"/>
          <w:noProof/>
          <w:sz w:val="20"/>
          <w:szCs w:val="20"/>
        </w:rPr>
        <w:t>(Penakalapati et al. 2017)</w:t>
      </w:r>
      <w:r>
        <w:rPr>
          <w:rFonts w:ascii="Arial" w:hAnsi="Arial" w:cs="Arial"/>
          <w:sz w:val="20"/>
          <w:szCs w:val="20"/>
        </w:rPr>
        <w:fldChar w:fldCharType="end"/>
      </w:r>
      <w:r w:rsidRPr="00DB752E">
        <w:rPr>
          <w:rFonts w:ascii="Arial" w:hAnsi="Arial" w:cs="Arial"/>
          <w:sz w:val="20"/>
          <w:szCs w:val="20"/>
        </w:rPr>
        <w:t xml:space="preserve">. This was reflected in </w:t>
      </w:r>
      <w:r>
        <w:rPr>
          <w:rFonts w:ascii="Arial" w:hAnsi="Arial" w:cs="Arial"/>
          <w:sz w:val="20"/>
          <w:szCs w:val="20"/>
        </w:rPr>
        <w:t xml:space="preserve">the </w:t>
      </w:r>
      <w:r w:rsidRPr="00DB752E">
        <w:rPr>
          <w:rFonts w:ascii="Arial" w:hAnsi="Arial" w:cs="Arial"/>
          <w:sz w:val="20"/>
          <w:szCs w:val="20"/>
        </w:rPr>
        <w:t xml:space="preserve">MCA where zoonosis and </w:t>
      </w:r>
      <w:r>
        <w:rPr>
          <w:rFonts w:ascii="Arial" w:hAnsi="Arial" w:cs="Arial"/>
          <w:sz w:val="20"/>
          <w:szCs w:val="20"/>
        </w:rPr>
        <w:t>anthroponosis</w:t>
      </w:r>
      <w:r w:rsidRPr="00DB752E">
        <w:rPr>
          <w:rFonts w:ascii="Arial" w:hAnsi="Arial" w:cs="Arial"/>
          <w:sz w:val="20"/>
          <w:szCs w:val="20"/>
        </w:rPr>
        <w:t xml:space="preserve"> formed a subset within a larger more variable group containing cross species events not involving humans. This may also reflect a narrower </w:t>
      </w:r>
      <w:r w:rsidRPr="00DB752E">
        <w:rPr>
          <w:rFonts w:ascii="Arial" w:hAnsi="Arial" w:cs="Arial"/>
          <w:sz w:val="20"/>
          <w:szCs w:val="20"/>
        </w:rPr>
        <w:lastRenderedPageBreak/>
        <w:t>range of pathologies.</w:t>
      </w:r>
      <w:r w:rsidRPr="00B04025">
        <w:rPr>
          <w:rFonts w:ascii="Arial" w:hAnsi="Arial" w:cs="Arial"/>
          <w:sz w:val="20"/>
          <w:szCs w:val="20"/>
        </w:rPr>
        <w:t xml:space="preserve"> The occurrence of the anthroponotic ellipsis as a smaller ellipsis with</w:t>
      </w:r>
      <w:r>
        <w:rPr>
          <w:rFonts w:ascii="Arial" w:hAnsi="Arial" w:cs="Arial"/>
          <w:sz w:val="20"/>
          <w:szCs w:val="20"/>
        </w:rPr>
        <w:t>in</w:t>
      </w:r>
      <w:r w:rsidRPr="00B04025">
        <w:rPr>
          <w:rFonts w:ascii="Arial" w:hAnsi="Arial" w:cs="Arial"/>
          <w:sz w:val="20"/>
          <w:szCs w:val="20"/>
        </w:rPr>
        <w:t xml:space="preserve"> the zoonotic ellipsis in the MCA for the individual host MCA and the zoonotic ellipsis as a smaller ellipsis with</w:t>
      </w:r>
      <w:r>
        <w:rPr>
          <w:rFonts w:ascii="Arial" w:hAnsi="Arial" w:cs="Arial"/>
          <w:sz w:val="20"/>
          <w:szCs w:val="20"/>
        </w:rPr>
        <w:t>in</w:t>
      </w:r>
      <w:r w:rsidRPr="00B04025">
        <w:rPr>
          <w:rFonts w:ascii="Arial" w:hAnsi="Arial" w:cs="Arial"/>
          <w:sz w:val="20"/>
          <w:szCs w:val="20"/>
        </w:rPr>
        <w:t xml:space="preserve"> a larger not zoonotic in the distinct virus MCA seems to reflect this. </w:t>
      </w:r>
      <w:r>
        <w:rPr>
          <w:rFonts w:ascii="Arial" w:hAnsi="Arial" w:cs="Arial"/>
          <w:sz w:val="20"/>
          <w:szCs w:val="20"/>
        </w:rPr>
        <w:t>The importance of respiratory pathology in humans was shown again in the HCA with the r</w:t>
      </w:r>
      <w:r w:rsidRPr="006A5F35">
        <w:rPr>
          <w:rFonts w:ascii="Arial" w:hAnsi="Arial" w:cs="Arial"/>
          <w:sz w:val="20"/>
          <w:szCs w:val="20"/>
        </w:rPr>
        <w:t xml:space="preserve">espiratory cluster including </w:t>
      </w:r>
      <w:r>
        <w:rPr>
          <w:rFonts w:ascii="Arial" w:hAnsi="Arial" w:cs="Arial"/>
          <w:sz w:val="20"/>
          <w:szCs w:val="20"/>
        </w:rPr>
        <w:t xml:space="preserve">only </w:t>
      </w:r>
      <w:r w:rsidRPr="006A5F35">
        <w:rPr>
          <w:rFonts w:ascii="Arial" w:hAnsi="Arial" w:cs="Arial"/>
          <w:sz w:val="20"/>
          <w:szCs w:val="20"/>
        </w:rPr>
        <w:t>viruses with humans as spillover o</w:t>
      </w:r>
      <w:r>
        <w:rPr>
          <w:rFonts w:ascii="Arial" w:hAnsi="Arial" w:cs="Arial"/>
          <w:sz w:val="20"/>
          <w:szCs w:val="20"/>
        </w:rPr>
        <w:t>r</w:t>
      </w:r>
      <w:r w:rsidRPr="006A5F35">
        <w:rPr>
          <w:rFonts w:ascii="Arial" w:hAnsi="Arial" w:cs="Arial"/>
          <w:sz w:val="20"/>
          <w:szCs w:val="20"/>
        </w:rPr>
        <w:t xml:space="preserve"> reservoir host</w:t>
      </w:r>
      <w:r>
        <w:rPr>
          <w:rFonts w:ascii="Arial" w:hAnsi="Arial" w:cs="Arial"/>
          <w:sz w:val="20"/>
          <w:szCs w:val="20"/>
        </w:rPr>
        <w:t>s</w:t>
      </w:r>
      <w:r w:rsidRPr="006A5F35">
        <w:rPr>
          <w:rFonts w:ascii="Arial" w:hAnsi="Arial" w:cs="Arial"/>
          <w:sz w:val="20"/>
          <w:szCs w:val="20"/>
        </w:rPr>
        <w:t>.</w:t>
      </w:r>
      <w:r>
        <w:rPr>
          <w:rFonts w:ascii="Arial" w:hAnsi="Arial" w:cs="Arial"/>
          <w:sz w:val="20"/>
          <w:szCs w:val="20"/>
        </w:rPr>
        <w:t xml:space="preserve"> Much of the driving force behind this trend is the repeated high profile anthroponotic spillover of human respiratory viruses into great apes </w:t>
      </w:r>
      <w:r>
        <w:rPr>
          <w:rFonts w:ascii="Arial" w:hAnsi="Arial" w:cs="Arial"/>
          <w:sz w:val="20"/>
          <w:szCs w:val="20"/>
        </w:rPr>
        <w:fldChar w:fldCharType="begin"/>
      </w:r>
      <w:r>
        <w:rPr>
          <w:rFonts w:ascii="Arial" w:hAnsi="Arial" w:cs="Arial"/>
          <w:sz w:val="20"/>
          <w:szCs w:val="20"/>
        </w:rPr>
        <w:instrText xml:space="preserve"> ADDIN EN.CITE &lt;EndNote&gt;&lt;Cite&gt;&lt;Author&gt;Devaux&lt;/Author&gt;&lt;Year&gt;2019&lt;/Year&gt;&lt;RecNum&gt;7788&lt;/RecNum&gt;&lt;DisplayText&gt;(Muehlenbein 2016, Devaux et al. 2019)&lt;/DisplayText&gt;&lt;record&gt;&lt;rec-number&gt;7788&lt;/rec-number&gt;&lt;foreign-keys&gt;&lt;key app="EN" db-id="pv99xppxsftrpnevsxkp0tvm950xsdp9wz2x" timestamp="1676559700"&gt;7788&lt;/key&gt;&lt;/foreign-keys&gt;&lt;ref-type name="Journal Article"&gt;17&lt;/ref-type&gt;&lt;contributors&gt;&lt;authors&gt;&lt;author&gt;Devaux, Christian A&lt;/author&gt;&lt;author&gt;Mediannikov, Oleg&lt;/author&gt;&lt;author&gt;Medkour, Hacene&lt;/author&gt;&lt;author&gt;Raoult, Didier&lt;/author&gt;&lt;/authors&gt;&lt;/contributors&gt;&lt;titles&gt;&lt;title&gt;Infectious disease risk across the growing human-non human primate interface: A review of the evidence&lt;/title&gt;&lt;secondary-title&gt;Frontiers in Public Health&lt;/secondary-title&gt;&lt;/titles&gt;&lt;periodical&gt;&lt;full-title&gt;Frontiers in Public Health&lt;/full-title&gt;&lt;/periodical&gt;&lt;pages&gt;305&lt;/pages&gt;&lt;volume&gt;7&lt;/volume&gt;&lt;dates&gt;&lt;year&gt;2019&lt;/year&gt;&lt;/dates&gt;&lt;isbn&gt;2296-2565&lt;/isbn&gt;&lt;urls&gt;&lt;/urls&gt;&lt;/record&gt;&lt;/Cite&gt;&lt;Cite&gt;&lt;Author&gt;Muehlenbein&lt;/Author&gt;&lt;Year&gt;2016&lt;/Year&gt;&lt;RecNum&gt;7789&lt;/RecNum&gt;&lt;record&gt;&lt;rec-number&gt;7789&lt;/rec-number&gt;&lt;foreign-keys&gt;&lt;key app="EN" db-id="pv99xppxsftrpnevsxkp0tvm950xsdp9wz2x" timestamp="1676560052"&gt;7789&lt;/key&gt;&lt;/foreign-keys&gt;&lt;ref-type name="Journal Article"&gt;17&lt;/ref-type&gt;&lt;contributors&gt;&lt;authors&gt;&lt;author&gt;Muehlenbein, Michael P&lt;/author&gt;&lt;/authors&gt;&lt;/contributors&gt;&lt;titles&gt;&lt;title&gt;Disease and human/animal interactions&lt;/title&gt;&lt;secondary-title&gt;Annual Review of Anthropology&lt;/secondary-title&gt;&lt;/titles&gt;&lt;periodical&gt;&lt;full-title&gt;Annual Review of Anthropology&lt;/full-title&gt;&lt;/periodical&gt;&lt;pages&gt;395-416&lt;/pages&gt;&lt;volume&gt;45&lt;/volume&gt;&lt;dates&gt;&lt;year&gt;2016&lt;/year&gt;&lt;/dates&gt;&lt;isbn&gt;0084-6570&lt;/isbn&gt;&lt;urls&gt;&lt;/urls&gt;&lt;/record&gt;&lt;/Cite&gt;&lt;/EndNote&gt;</w:instrText>
      </w:r>
      <w:r>
        <w:rPr>
          <w:rFonts w:ascii="Arial" w:hAnsi="Arial" w:cs="Arial"/>
          <w:sz w:val="20"/>
          <w:szCs w:val="20"/>
        </w:rPr>
        <w:fldChar w:fldCharType="separate"/>
      </w:r>
      <w:r>
        <w:rPr>
          <w:rFonts w:ascii="Arial" w:hAnsi="Arial" w:cs="Arial"/>
          <w:noProof/>
          <w:sz w:val="20"/>
          <w:szCs w:val="20"/>
        </w:rPr>
        <w:t>(Muehlenbein 2016, Devaux et al. 2019)</w:t>
      </w:r>
      <w:r>
        <w:rPr>
          <w:rFonts w:ascii="Arial" w:hAnsi="Arial" w:cs="Arial"/>
          <w:sz w:val="20"/>
          <w:szCs w:val="20"/>
        </w:rPr>
        <w:fldChar w:fldCharType="end"/>
      </w:r>
      <w:r>
        <w:rPr>
          <w:rFonts w:ascii="Arial" w:hAnsi="Arial" w:cs="Arial"/>
          <w:sz w:val="20"/>
          <w:szCs w:val="20"/>
        </w:rPr>
        <w:t>. The strength of this association suggests that whilst hygiene measures are in place to prevent spillover of other pathogens that require closer contact it appears ecotourism and other activities that encroach on wild primates are still getting close enough to transmit respiratory pathogens,</w:t>
      </w:r>
    </w:p>
    <w:p w14:paraId="659ACBFE" w14:textId="77777777" w:rsidR="00C06652" w:rsidRPr="006601BB" w:rsidRDefault="00C06652" w:rsidP="00C06652">
      <w:pPr>
        <w:pStyle w:val="Heading2"/>
        <w:rPr>
          <w:shd w:val="clear" w:color="auto" w:fill="F6F6F6"/>
          <w:rPrChange w:id="40" w:author="Jonathan Wilson" w:date="2023-03-09T16:46:00Z">
            <w:rPr>
              <w:highlight w:val="yellow"/>
              <w:shd w:val="clear" w:color="auto" w:fill="F6F6F6"/>
            </w:rPr>
          </w:rPrChange>
        </w:rPr>
      </w:pPr>
      <w:r w:rsidRPr="006601BB">
        <w:rPr>
          <w:shd w:val="clear" w:color="auto" w:fill="F6F6F6"/>
          <w:rPrChange w:id="41" w:author="Jonathan Wilson" w:date="2023-03-09T16:46:00Z">
            <w:rPr>
              <w:highlight w:val="yellow"/>
              <w:shd w:val="clear" w:color="auto" w:fill="F6F6F6"/>
            </w:rPr>
          </w:rPrChange>
        </w:rPr>
        <w:t>Conclusion</w:t>
      </w:r>
    </w:p>
    <w:p w14:paraId="5D663C09" w14:textId="7BFE6F17" w:rsidR="00AC1410" w:rsidRDefault="00AC1410" w:rsidP="00AC1410">
      <w:pPr>
        <w:spacing w:line="480" w:lineRule="auto"/>
        <w:rPr>
          <w:rFonts w:ascii="Arial" w:hAnsi="Arial" w:cs="Arial"/>
          <w:sz w:val="20"/>
          <w:szCs w:val="20"/>
        </w:rPr>
      </w:pPr>
      <w:r w:rsidRPr="005358B6">
        <w:rPr>
          <w:rFonts w:ascii="Arial" w:hAnsi="Arial" w:cs="Arial"/>
          <w:sz w:val="20"/>
          <w:szCs w:val="20"/>
        </w:rPr>
        <w:t>There are two main points to take from this study. Firstly, there appear to be trends in pathological data which correspond to certain types of spillover event</w:t>
      </w:r>
      <w:r>
        <w:rPr>
          <w:rFonts w:ascii="Arial" w:hAnsi="Arial" w:cs="Arial"/>
          <w:sz w:val="20"/>
          <w:szCs w:val="20"/>
        </w:rPr>
        <w:t>, particularly those events involving humans</w:t>
      </w:r>
      <w:r>
        <w:rPr>
          <w:rFonts w:ascii="Arial" w:hAnsi="Arial" w:cs="Arial"/>
          <w:sz w:val="20"/>
          <w:szCs w:val="20"/>
        </w:rPr>
        <w:t xml:space="preserve">. Specifically that viruses involved in cross species </w:t>
      </w:r>
      <w:del w:id="42" w:author="Jonathan Wilson" w:date="2023-03-09T16:46:00Z">
        <w:r w:rsidDel="006601BB">
          <w:rPr>
            <w:rFonts w:ascii="Arial" w:hAnsi="Arial" w:cs="Arial"/>
            <w:sz w:val="20"/>
            <w:szCs w:val="20"/>
          </w:rPr>
          <w:delText>tranmsision</w:delText>
        </w:r>
      </w:del>
      <w:ins w:id="43" w:author="Jonathan Wilson" w:date="2023-03-09T16:46:00Z">
        <w:r w:rsidR="006601BB">
          <w:rPr>
            <w:rFonts w:ascii="Arial" w:hAnsi="Arial" w:cs="Arial"/>
            <w:sz w:val="20"/>
            <w:szCs w:val="20"/>
          </w:rPr>
          <w:t>transmission</w:t>
        </w:r>
      </w:ins>
      <w:r>
        <w:rPr>
          <w:rFonts w:ascii="Arial" w:hAnsi="Arial" w:cs="Arial"/>
          <w:sz w:val="20"/>
          <w:szCs w:val="20"/>
        </w:rPr>
        <w:t xml:space="preserve"> events tended to group together based on certain pathological traits which often corresponded with types of hosts involved. The trends that have emerged from this study demonstrate that further work on the  role of pathology in cross species transmission events is merited.</w:t>
      </w:r>
    </w:p>
    <w:p w14:paraId="4BDF96AE" w14:textId="54FB5E40" w:rsidR="00AC1410" w:rsidRDefault="00AC1410" w:rsidP="00AC1410">
      <w:pPr>
        <w:spacing w:line="480" w:lineRule="auto"/>
        <w:rPr>
          <w:rFonts w:ascii="Arial" w:hAnsi="Arial" w:cs="Arial"/>
          <w:sz w:val="20"/>
          <w:szCs w:val="20"/>
        </w:rPr>
      </w:pPr>
      <w:r>
        <w:rPr>
          <w:rFonts w:ascii="Arial" w:hAnsi="Arial" w:cs="Arial"/>
          <w:sz w:val="20"/>
          <w:szCs w:val="20"/>
        </w:rPr>
        <w:t xml:space="preserve">Secondly, </w:t>
      </w:r>
      <w:r>
        <w:rPr>
          <w:rFonts w:ascii="Arial" w:hAnsi="Arial" w:cs="Arial"/>
          <w:sz w:val="20"/>
          <w:szCs w:val="20"/>
        </w:rPr>
        <w:t xml:space="preserve">this study highlights </w:t>
      </w:r>
      <w:r>
        <w:rPr>
          <w:rFonts w:ascii="Arial" w:hAnsi="Arial" w:cs="Arial"/>
          <w:sz w:val="20"/>
          <w:szCs w:val="20"/>
        </w:rPr>
        <w:t>t</w:t>
      </w:r>
      <w:r w:rsidRPr="00DB752E">
        <w:rPr>
          <w:rFonts w:ascii="Arial" w:hAnsi="Arial" w:cs="Arial"/>
          <w:sz w:val="20"/>
          <w:szCs w:val="20"/>
        </w:rPr>
        <w:t xml:space="preserve">he current absence of high-quality </w:t>
      </w:r>
      <w:r>
        <w:rPr>
          <w:rFonts w:ascii="Arial" w:hAnsi="Arial" w:cs="Arial"/>
          <w:sz w:val="20"/>
          <w:szCs w:val="20"/>
        </w:rPr>
        <w:t xml:space="preserve">pathological </w:t>
      </w:r>
      <w:r w:rsidRPr="00DB752E">
        <w:rPr>
          <w:rFonts w:ascii="Arial" w:hAnsi="Arial" w:cs="Arial"/>
          <w:sz w:val="20"/>
          <w:szCs w:val="20"/>
        </w:rPr>
        <w:t>data</w:t>
      </w:r>
      <w:r>
        <w:rPr>
          <w:rFonts w:ascii="Arial" w:hAnsi="Arial" w:cs="Arial"/>
          <w:sz w:val="20"/>
          <w:szCs w:val="20"/>
        </w:rPr>
        <w:t xml:space="preserve"> in some areas, particularly at the more microscopic level. This call</w:t>
      </w:r>
      <w:r w:rsidRPr="00DB752E">
        <w:rPr>
          <w:rFonts w:ascii="Arial" w:hAnsi="Arial" w:cs="Arial"/>
          <w:sz w:val="20"/>
          <w:szCs w:val="20"/>
        </w:rPr>
        <w:t>s for more collaboration and focused efforts amongst the scientific community to identify receptors which may be indicative of spillover risk</w:t>
      </w:r>
      <w:r w:rsidRPr="00B64D6E">
        <w:rPr>
          <w:rFonts w:ascii="Arial" w:hAnsi="Arial" w:cs="Arial"/>
          <w:sz w:val="20"/>
          <w:szCs w:val="20"/>
        </w:rPr>
        <w:t>.</w:t>
      </w:r>
      <w:r>
        <w:rPr>
          <w:rFonts w:ascii="Arial" w:hAnsi="Arial" w:cs="Arial"/>
          <w:sz w:val="20"/>
          <w:szCs w:val="20"/>
        </w:rPr>
        <w:t xml:space="preserve"> Elucidating </w:t>
      </w:r>
      <w:r w:rsidRPr="00AA6AB3">
        <w:rPr>
          <w:rFonts w:ascii="Arial" w:hAnsi="Arial" w:cs="Arial"/>
          <w:sz w:val="20"/>
          <w:szCs w:val="20"/>
        </w:rPr>
        <w:t>the potential role of pathogenesis in cross species transmission</w:t>
      </w:r>
      <w:r>
        <w:rPr>
          <w:rFonts w:ascii="Arial" w:hAnsi="Arial" w:cs="Arial"/>
          <w:sz w:val="20"/>
          <w:szCs w:val="20"/>
        </w:rPr>
        <w:t xml:space="preserve"> can raise the possibility of trying to include some of this data </w:t>
      </w:r>
      <w:r w:rsidRPr="00AA6AB3">
        <w:rPr>
          <w:rFonts w:ascii="Arial" w:hAnsi="Arial" w:cs="Arial"/>
          <w:sz w:val="20"/>
          <w:szCs w:val="20"/>
        </w:rPr>
        <w:t>into predictive framework</w:t>
      </w:r>
      <w:r>
        <w:rPr>
          <w:rFonts w:ascii="Arial" w:hAnsi="Arial" w:cs="Arial"/>
          <w:sz w:val="20"/>
          <w:szCs w:val="20"/>
        </w:rPr>
        <w:t>s of spillover risk</w:t>
      </w:r>
      <w:r w:rsidRPr="00AA6AB3">
        <w:rPr>
          <w:rFonts w:ascii="Arial" w:hAnsi="Arial" w:cs="Arial"/>
          <w:sz w:val="20"/>
          <w:szCs w:val="20"/>
        </w:rPr>
        <w:t>.</w:t>
      </w:r>
      <w:commentRangeStart w:id="44"/>
      <w:commentRangeEnd w:id="44"/>
      <w:r>
        <w:rPr>
          <w:rStyle w:val="CommentReference"/>
        </w:rPr>
        <w:commentReference w:id="44"/>
      </w:r>
    </w:p>
    <w:p w14:paraId="6F6B29C4" w14:textId="796A5755" w:rsidR="005A39E3" w:rsidRDefault="005A39E3" w:rsidP="00AA6AB3">
      <w:pPr>
        <w:pStyle w:val="NormalWeb"/>
        <w:spacing w:before="180" w:beforeAutospacing="0" w:after="180" w:afterAutospacing="0" w:line="480" w:lineRule="auto"/>
        <w:rPr>
          <w:rFonts w:ascii="Arial" w:hAnsi="Arial" w:cs="Arial"/>
          <w:b/>
          <w:bCs/>
          <w:sz w:val="20"/>
          <w:szCs w:val="20"/>
        </w:rPr>
      </w:pPr>
    </w:p>
    <w:p w14:paraId="33BA45FA" w14:textId="3315C43F"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651665C6" w14:textId="5FF07CB9"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27EDAB30" w14:textId="45D059EC" w:rsidR="008104FE" w:rsidRDefault="008104FE" w:rsidP="00AA6AB3">
      <w:pPr>
        <w:pStyle w:val="NormalWeb"/>
        <w:spacing w:before="180" w:beforeAutospacing="0" w:after="180" w:afterAutospacing="0" w:line="480" w:lineRule="auto"/>
        <w:rPr>
          <w:rFonts w:ascii="Arial" w:hAnsi="Arial" w:cs="Arial"/>
          <w:b/>
          <w:bCs/>
          <w:sz w:val="20"/>
          <w:szCs w:val="20"/>
        </w:rPr>
      </w:pPr>
    </w:p>
    <w:p w14:paraId="651680A8" w14:textId="6DB63427" w:rsidR="008104FE" w:rsidRDefault="008104FE" w:rsidP="00AA6AB3">
      <w:pPr>
        <w:pStyle w:val="NormalWeb"/>
        <w:spacing w:before="180" w:beforeAutospacing="0" w:after="180" w:afterAutospacing="0" w:line="480" w:lineRule="auto"/>
        <w:rPr>
          <w:rFonts w:ascii="Arial" w:hAnsi="Arial" w:cs="Arial"/>
          <w:b/>
          <w:bCs/>
          <w:sz w:val="20"/>
          <w:szCs w:val="20"/>
        </w:rPr>
      </w:pPr>
    </w:p>
    <w:p w14:paraId="01FB9C28" w14:textId="67700AE4" w:rsidR="008104FE" w:rsidRDefault="008104FE" w:rsidP="00AA6AB3">
      <w:pPr>
        <w:pStyle w:val="NormalWeb"/>
        <w:spacing w:before="180" w:beforeAutospacing="0" w:after="180" w:afterAutospacing="0" w:line="480" w:lineRule="auto"/>
        <w:rPr>
          <w:rFonts w:ascii="Arial" w:hAnsi="Arial" w:cs="Arial"/>
          <w:b/>
          <w:bCs/>
          <w:sz w:val="20"/>
          <w:szCs w:val="20"/>
        </w:rPr>
      </w:pPr>
    </w:p>
    <w:p w14:paraId="505EAF22" w14:textId="1AB2FA83" w:rsidR="008104FE" w:rsidRDefault="008104FE" w:rsidP="00AA6AB3">
      <w:pPr>
        <w:pStyle w:val="NormalWeb"/>
        <w:spacing w:before="180" w:beforeAutospacing="0" w:after="180" w:afterAutospacing="0" w:line="480" w:lineRule="auto"/>
        <w:rPr>
          <w:rFonts w:ascii="Arial" w:hAnsi="Arial" w:cs="Arial"/>
          <w:b/>
          <w:bCs/>
          <w:sz w:val="20"/>
          <w:szCs w:val="20"/>
        </w:rPr>
      </w:pPr>
    </w:p>
    <w:p w14:paraId="5F414470" w14:textId="10ED2F57" w:rsidR="008104FE" w:rsidRDefault="008104FE" w:rsidP="00AA6AB3">
      <w:pPr>
        <w:pStyle w:val="NormalWeb"/>
        <w:spacing w:before="180" w:beforeAutospacing="0" w:after="180" w:afterAutospacing="0" w:line="480" w:lineRule="auto"/>
        <w:rPr>
          <w:rFonts w:ascii="Arial" w:hAnsi="Arial" w:cs="Arial"/>
          <w:b/>
          <w:bCs/>
          <w:sz w:val="20"/>
          <w:szCs w:val="20"/>
        </w:rPr>
      </w:pPr>
    </w:p>
    <w:p w14:paraId="763DE548" w14:textId="701CB66C" w:rsidR="008104FE" w:rsidRDefault="008104FE" w:rsidP="00AA6AB3">
      <w:pPr>
        <w:pStyle w:val="NormalWeb"/>
        <w:spacing w:before="180" w:beforeAutospacing="0" w:after="180" w:afterAutospacing="0" w:line="480" w:lineRule="auto"/>
        <w:rPr>
          <w:rFonts w:ascii="Arial" w:hAnsi="Arial" w:cs="Arial"/>
          <w:b/>
          <w:bCs/>
          <w:sz w:val="20"/>
          <w:szCs w:val="20"/>
        </w:rPr>
      </w:pPr>
    </w:p>
    <w:p w14:paraId="188F35D6" w14:textId="6DEA0262" w:rsidR="008104FE" w:rsidRDefault="008104FE" w:rsidP="00AA6AB3">
      <w:pPr>
        <w:pStyle w:val="NormalWeb"/>
        <w:spacing w:before="180" w:beforeAutospacing="0" w:after="180" w:afterAutospacing="0" w:line="480" w:lineRule="auto"/>
        <w:rPr>
          <w:rFonts w:ascii="Arial" w:hAnsi="Arial" w:cs="Arial"/>
          <w:b/>
          <w:bCs/>
          <w:sz w:val="20"/>
          <w:szCs w:val="20"/>
        </w:rPr>
      </w:pPr>
    </w:p>
    <w:p w14:paraId="456A5FB0" w14:textId="5995AEAC" w:rsidR="008104FE" w:rsidRDefault="008104FE" w:rsidP="00AA6AB3">
      <w:pPr>
        <w:pStyle w:val="NormalWeb"/>
        <w:spacing w:before="180" w:beforeAutospacing="0" w:after="180" w:afterAutospacing="0" w:line="480" w:lineRule="auto"/>
        <w:rPr>
          <w:rFonts w:ascii="Arial" w:hAnsi="Arial" w:cs="Arial"/>
          <w:b/>
          <w:bCs/>
          <w:sz w:val="20"/>
          <w:szCs w:val="20"/>
        </w:rPr>
      </w:pPr>
    </w:p>
    <w:p w14:paraId="5E5AF245" w14:textId="4A8E2BF7" w:rsidR="008104FE" w:rsidRDefault="008104FE" w:rsidP="00AA6AB3">
      <w:pPr>
        <w:pStyle w:val="NormalWeb"/>
        <w:spacing w:before="180" w:beforeAutospacing="0" w:after="180" w:afterAutospacing="0" w:line="480" w:lineRule="auto"/>
        <w:rPr>
          <w:rFonts w:ascii="Arial" w:hAnsi="Arial" w:cs="Arial"/>
          <w:b/>
          <w:bCs/>
          <w:sz w:val="20"/>
          <w:szCs w:val="20"/>
        </w:rPr>
      </w:pPr>
    </w:p>
    <w:p w14:paraId="4B397587" w14:textId="72086364" w:rsidR="008104FE" w:rsidRDefault="008104FE" w:rsidP="00AA6AB3">
      <w:pPr>
        <w:pStyle w:val="NormalWeb"/>
        <w:spacing w:before="180" w:beforeAutospacing="0" w:after="180" w:afterAutospacing="0" w:line="480" w:lineRule="auto"/>
        <w:rPr>
          <w:rFonts w:ascii="Arial" w:hAnsi="Arial" w:cs="Arial"/>
          <w:b/>
          <w:bCs/>
          <w:sz w:val="20"/>
          <w:szCs w:val="20"/>
        </w:rPr>
      </w:pPr>
    </w:p>
    <w:p w14:paraId="46D9EDB0" w14:textId="4A73E1A8" w:rsidR="008104FE" w:rsidRDefault="008104FE" w:rsidP="00AA6AB3">
      <w:pPr>
        <w:pStyle w:val="NormalWeb"/>
        <w:spacing w:before="180" w:beforeAutospacing="0" w:after="180" w:afterAutospacing="0" w:line="480" w:lineRule="auto"/>
        <w:rPr>
          <w:rFonts w:ascii="Arial" w:hAnsi="Arial" w:cs="Arial"/>
          <w:b/>
          <w:bCs/>
          <w:sz w:val="20"/>
          <w:szCs w:val="20"/>
        </w:rPr>
      </w:pPr>
    </w:p>
    <w:p w14:paraId="5AA4C24C" w14:textId="77777777" w:rsidR="008104FE" w:rsidRDefault="008104FE" w:rsidP="00AA6AB3">
      <w:pPr>
        <w:pStyle w:val="NormalWeb"/>
        <w:spacing w:before="180" w:beforeAutospacing="0" w:after="180" w:afterAutospacing="0" w:line="480" w:lineRule="auto"/>
        <w:rPr>
          <w:rFonts w:ascii="Arial" w:hAnsi="Arial" w:cs="Arial"/>
          <w:b/>
          <w:bCs/>
          <w:sz w:val="20"/>
          <w:szCs w:val="20"/>
        </w:rPr>
      </w:pPr>
    </w:p>
    <w:p w14:paraId="30BE722D" w14:textId="73F2EA9C" w:rsidR="005A39E3" w:rsidRPr="00AA6AB3" w:rsidRDefault="005A39E3" w:rsidP="00AA6AB3">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Supplementary Materials</w:t>
      </w:r>
    </w:p>
    <w:tbl>
      <w:tblPr>
        <w:tblStyle w:val="TableGrid"/>
        <w:tblW w:w="9493" w:type="dxa"/>
        <w:tblLook w:val="04A0" w:firstRow="1" w:lastRow="0" w:firstColumn="1" w:lastColumn="0" w:noHBand="0" w:noVBand="1"/>
      </w:tblPr>
      <w:tblGrid>
        <w:gridCol w:w="3527"/>
        <w:gridCol w:w="1815"/>
        <w:gridCol w:w="1853"/>
        <w:gridCol w:w="2298"/>
      </w:tblGrid>
      <w:tr w:rsidR="00DF326F" w:rsidRPr="00DF326F" w14:paraId="137163A6" w14:textId="77777777" w:rsidTr="00521761">
        <w:trPr>
          <w:trHeight w:val="290"/>
        </w:trPr>
        <w:tc>
          <w:tcPr>
            <w:tcW w:w="3527" w:type="dxa"/>
            <w:noWrap/>
            <w:hideMark/>
          </w:tcPr>
          <w:p w14:paraId="5A09BE93" w14:textId="77777777" w:rsidR="00DF326F" w:rsidRPr="00BE501D" w:rsidRDefault="00DF326F">
            <w:pPr>
              <w:rPr>
                <w:b/>
                <w:bCs/>
              </w:rPr>
            </w:pPr>
            <w:r w:rsidRPr="00BE501D">
              <w:rPr>
                <w:b/>
                <w:bCs/>
              </w:rPr>
              <w:t>Virus_Name</w:t>
            </w:r>
          </w:p>
        </w:tc>
        <w:tc>
          <w:tcPr>
            <w:tcW w:w="1815" w:type="dxa"/>
            <w:noWrap/>
            <w:hideMark/>
          </w:tcPr>
          <w:p w14:paraId="42E0E2BF" w14:textId="77777777" w:rsidR="00DF326F" w:rsidRPr="00BE501D" w:rsidRDefault="00DF326F">
            <w:pPr>
              <w:rPr>
                <w:b/>
                <w:bCs/>
              </w:rPr>
            </w:pPr>
            <w:r w:rsidRPr="00BE501D">
              <w:rPr>
                <w:b/>
                <w:bCs/>
              </w:rPr>
              <w:t>Order</w:t>
            </w:r>
          </w:p>
        </w:tc>
        <w:tc>
          <w:tcPr>
            <w:tcW w:w="1853" w:type="dxa"/>
            <w:noWrap/>
            <w:hideMark/>
          </w:tcPr>
          <w:p w14:paraId="48678EF4" w14:textId="77777777" w:rsidR="00DF326F" w:rsidRPr="00BE501D" w:rsidRDefault="00DF326F">
            <w:pPr>
              <w:rPr>
                <w:b/>
                <w:bCs/>
              </w:rPr>
            </w:pPr>
            <w:r w:rsidRPr="00BE501D">
              <w:rPr>
                <w:b/>
                <w:bCs/>
              </w:rPr>
              <w:t>Family</w:t>
            </w:r>
          </w:p>
        </w:tc>
        <w:tc>
          <w:tcPr>
            <w:tcW w:w="2298" w:type="dxa"/>
            <w:noWrap/>
            <w:hideMark/>
          </w:tcPr>
          <w:p w14:paraId="47E4111D" w14:textId="77777777" w:rsidR="00DF326F" w:rsidRPr="00BE501D" w:rsidRDefault="00DF326F">
            <w:pPr>
              <w:rPr>
                <w:b/>
                <w:bCs/>
              </w:rPr>
            </w:pPr>
            <w:r w:rsidRPr="00BE501D">
              <w:rPr>
                <w:b/>
                <w:bCs/>
              </w:rPr>
              <w:t>Genus</w:t>
            </w:r>
          </w:p>
        </w:tc>
      </w:tr>
      <w:tr w:rsidR="00DF326F" w:rsidRPr="00DF326F" w14:paraId="736BCF02" w14:textId="77777777" w:rsidTr="00521761">
        <w:trPr>
          <w:trHeight w:val="290"/>
        </w:trPr>
        <w:tc>
          <w:tcPr>
            <w:tcW w:w="3527" w:type="dxa"/>
            <w:noWrap/>
            <w:hideMark/>
          </w:tcPr>
          <w:p w14:paraId="0008902E" w14:textId="77777777" w:rsidR="00DF326F" w:rsidRPr="00DF326F" w:rsidRDefault="00DF326F">
            <w:r w:rsidRPr="00DF326F">
              <w:t>Australian Bat Lyssavirus</w:t>
            </w:r>
          </w:p>
        </w:tc>
        <w:tc>
          <w:tcPr>
            <w:tcW w:w="1815" w:type="dxa"/>
            <w:noWrap/>
            <w:hideMark/>
          </w:tcPr>
          <w:p w14:paraId="638FE304" w14:textId="77777777" w:rsidR="00DF326F" w:rsidRPr="00DF326F" w:rsidRDefault="00DF326F">
            <w:r w:rsidRPr="00DF326F">
              <w:t>Mononegavirales</w:t>
            </w:r>
          </w:p>
        </w:tc>
        <w:tc>
          <w:tcPr>
            <w:tcW w:w="1853" w:type="dxa"/>
            <w:noWrap/>
            <w:hideMark/>
          </w:tcPr>
          <w:p w14:paraId="2204F409" w14:textId="77777777" w:rsidR="00DF326F" w:rsidRPr="00DF326F" w:rsidRDefault="00DF326F">
            <w:r w:rsidRPr="00DF326F">
              <w:t>Rhabdoviridae</w:t>
            </w:r>
          </w:p>
        </w:tc>
        <w:tc>
          <w:tcPr>
            <w:tcW w:w="2298" w:type="dxa"/>
            <w:noWrap/>
            <w:hideMark/>
          </w:tcPr>
          <w:p w14:paraId="3312CDBE" w14:textId="77777777" w:rsidR="00DF326F" w:rsidRPr="00DF326F" w:rsidRDefault="00DF326F">
            <w:r w:rsidRPr="00DF326F">
              <w:t>Lyssavirus</w:t>
            </w:r>
          </w:p>
        </w:tc>
      </w:tr>
      <w:tr w:rsidR="00DF326F" w:rsidRPr="00DF326F" w14:paraId="6FDAF6AC" w14:textId="77777777" w:rsidTr="00521761">
        <w:trPr>
          <w:trHeight w:val="290"/>
        </w:trPr>
        <w:tc>
          <w:tcPr>
            <w:tcW w:w="3527" w:type="dxa"/>
            <w:noWrap/>
            <w:hideMark/>
          </w:tcPr>
          <w:p w14:paraId="09F16987" w14:textId="77777777" w:rsidR="00DF326F" w:rsidRPr="00DF326F" w:rsidRDefault="00DF326F">
            <w:r w:rsidRPr="00DF326F">
              <w:t>Avastrovirus</w:t>
            </w:r>
          </w:p>
        </w:tc>
        <w:tc>
          <w:tcPr>
            <w:tcW w:w="1815" w:type="dxa"/>
            <w:noWrap/>
            <w:hideMark/>
          </w:tcPr>
          <w:p w14:paraId="0D6A25CE" w14:textId="77777777" w:rsidR="00DF326F" w:rsidRPr="00DF326F" w:rsidRDefault="00DF326F">
            <w:r w:rsidRPr="00DF326F">
              <w:t>Stellavirales</w:t>
            </w:r>
          </w:p>
        </w:tc>
        <w:tc>
          <w:tcPr>
            <w:tcW w:w="1853" w:type="dxa"/>
            <w:noWrap/>
            <w:hideMark/>
          </w:tcPr>
          <w:p w14:paraId="3C39076F" w14:textId="715E8E52" w:rsidR="00DF326F" w:rsidRPr="00DF326F" w:rsidRDefault="00DF326F">
            <w:r w:rsidRPr="00DF326F">
              <w:t>Astroviridae</w:t>
            </w:r>
          </w:p>
        </w:tc>
        <w:tc>
          <w:tcPr>
            <w:tcW w:w="2298" w:type="dxa"/>
            <w:noWrap/>
            <w:hideMark/>
          </w:tcPr>
          <w:p w14:paraId="72DEFE9E" w14:textId="6B24B408" w:rsidR="00DF326F" w:rsidRPr="00DF326F" w:rsidRDefault="00DF326F">
            <w:r w:rsidRPr="00DF326F">
              <w:t>Avastrovirus</w:t>
            </w:r>
          </w:p>
        </w:tc>
      </w:tr>
      <w:tr w:rsidR="00DF326F" w:rsidRPr="00DF326F" w14:paraId="7E4D99F0" w14:textId="77777777" w:rsidTr="00521761">
        <w:trPr>
          <w:trHeight w:val="290"/>
        </w:trPr>
        <w:tc>
          <w:tcPr>
            <w:tcW w:w="3527" w:type="dxa"/>
            <w:noWrap/>
            <w:hideMark/>
          </w:tcPr>
          <w:p w14:paraId="3E360751" w14:textId="77777777" w:rsidR="00DF326F" w:rsidRPr="00DF326F" w:rsidRDefault="00DF326F">
            <w:r w:rsidRPr="00DF326F">
              <w:t>Border Disease Virus</w:t>
            </w:r>
          </w:p>
        </w:tc>
        <w:tc>
          <w:tcPr>
            <w:tcW w:w="1815" w:type="dxa"/>
            <w:noWrap/>
            <w:hideMark/>
          </w:tcPr>
          <w:p w14:paraId="39C37861" w14:textId="77777777" w:rsidR="00DF326F" w:rsidRPr="00DF326F" w:rsidRDefault="00DF326F">
            <w:r w:rsidRPr="00DF326F">
              <w:t>Amarillovirales</w:t>
            </w:r>
          </w:p>
        </w:tc>
        <w:tc>
          <w:tcPr>
            <w:tcW w:w="1853" w:type="dxa"/>
            <w:noWrap/>
            <w:hideMark/>
          </w:tcPr>
          <w:p w14:paraId="1AEE05CB" w14:textId="77777777" w:rsidR="00DF326F" w:rsidRPr="00DF326F" w:rsidRDefault="00DF326F">
            <w:r w:rsidRPr="00DF326F">
              <w:t>Flaviviridae</w:t>
            </w:r>
          </w:p>
        </w:tc>
        <w:tc>
          <w:tcPr>
            <w:tcW w:w="2298" w:type="dxa"/>
            <w:noWrap/>
            <w:hideMark/>
          </w:tcPr>
          <w:p w14:paraId="38610D72" w14:textId="77777777" w:rsidR="00DF326F" w:rsidRPr="00DF326F" w:rsidRDefault="00DF326F">
            <w:r w:rsidRPr="00DF326F">
              <w:t>Pestivirus</w:t>
            </w:r>
          </w:p>
        </w:tc>
      </w:tr>
      <w:tr w:rsidR="00DF326F" w:rsidRPr="00DF326F" w14:paraId="3271528D" w14:textId="77777777" w:rsidTr="00521761">
        <w:trPr>
          <w:trHeight w:val="290"/>
        </w:trPr>
        <w:tc>
          <w:tcPr>
            <w:tcW w:w="3527" w:type="dxa"/>
            <w:noWrap/>
            <w:hideMark/>
          </w:tcPr>
          <w:p w14:paraId="02178FFE" w14:textId="77777777" w:rsidR="00DF326F" w:rsidRPr="00DF326F" w:rsidRDefault="00DF326F">
            <w:r w:rsidRPr="00DF326F">
              <w:t>Borna Disease Virus 1</w:t>
            </w:r>
          </w:p>
        </w:tc>
        <w:tc>
          <w:tcPr>
            <w:tcW w:w="1815" w:type="dxa"/>
            <w:noWrap/>
            <w:hideMark/>
          </w:tcPr>
          <w:p w14:paraId="5CFBA3DE" w14:textId="77777777" w:rsidR="00DF326F" w:rsidRPr="00DF326F" w:rsidRDefault="00DF326F">
            <w:r w:rsidRPr="00DF326F">
              <w:t>Mononegavirales</w:t>
            </w:r>
          </w:p>
        </w:tc>
        <w:tc>
          <w:tcPr>
            <w:tcW w:w="1853" w:type="dxa"/>
            <w:noWrap/>
            <w:hideMark/>
          </w:tcPr>
          <w:p w14:paraId="3CCA5604" w14:textId="0A9B974F" w:rsidR="00DF326F" w:rsidRPr="00DF326F" w:rsidRDefault="00DF326F">
            <w:r w:rsidRPr="00DF326F">
              <w:t>Bornaviridae</w:t>
            </w:r>
          </w:p>
        </w:tc>
        <w:tc>
          <w:tcPr>
            <w:tcW w:w="2298" w:type="dxa"/>
            <w:noWrap/>
            <w:hideMark/>
          </w:tcPr>
          <w:p w14:paraId="3952A42E" w14:textId="7329C080" w:rsidR="00DF326F" w:rsidRPr="00DF326F" w:rsidRDefault="00DF326F">
            <w:r w:rsidRPr="00DF326F">
              <w:t>Orthobornavirus</w:t>
            </w:r>
          </w:p>
        </w:tc>
      </w:tr>
      <w:tr w:rsidR="00DF326F" w:rsidRPr="00DF326F" w14:paraId="31BAED8B" w14:textId="77777777" w:rsidTr="00521761">
        <w:trPr>
          <w:trHeight w:val="290"/>
        </w:trPr>
        <w:tc>
          <w:tcPr>
            <w:tcW w:w="3527" w:type="dxa"/>
            <w:noWrap/>
            <w:hideMark/>
          </w:tcPr>
          <w:p w14:paraId="4078BCE5" w14:textId="77777777" w:rsidR="00DF326F" w:rsidRPr="00DF326F" w:rsidRDefault="00DF326F">
            <w:r w:rsidRPr="00DF326F">
              <w:t>Bovine Coronavirus</w:t>
            </w:r>
          </w:p>
        </w:tc>
        <w:tc>
          <w:tcPr>
            <w:tcW w:w="1815" w:type="dxa"/>
            <w:noWrap/>
            <w:hideMark/>
          </w:tcPr>
          <w:p w14:paraId="72F37694" w14:textId="77777777" w:rsidR="00DF326F" w:rsidRPr="00DF326F" w:rsidRDefault="00DF326F">
            <w:r w:rsidRPr="00DF326F">
              <w:t>Nidovirales</w:t>
            </w:r>
          </w:p>
        </w:tc>
        <w:tc>
          <w:tcPr>
            <w:tcW w:w="1853" w:type="dxa"/>
            <w:noWrap/>
            <w:hideMark/>
          </w:tcPr>
          <w:p w14:paraId="0119005C" w14:textId="38AA9E5E" w:rsidR="00DF326F" w:rsidRPr="00DF326F" w:rsidRDefault="00DF326F">
            <w:r w:rsidRPr="00DF326F">
              <w:t>Coronaviridae</w:t>
            </w:r>
          </w:p>
        </w:tc>
        <w:tc>
          <w:tcPr>
            <w:tcW w:w="2298" w:type="dxa"/>
            <w:noWrap/>
            <w:hideMark/>
          </w:tcPr>
          <w:p w14:paraId="372F6ED0" w14:textId="46E4212E" w:rsidR="00DF326F" w:rsidRPr="00DF326F" w:rsidRDefault="00DF326F">
            <w:r w:rsidRPr="00DF326F">
              <w:t>Betacoronavirus</w:t>
            </w:r>
          </w:p>
        </w:tc>
      </w:tr>
      <w:tr w:rsidR="00DF326F" w:rsidRPr="00DF326F" w14:paraId="51991F04" w14:textId="77777777" w:rsidTr="00521761">
        <w:trPr>
          <w:trHeight w:val="290"/>
        </w:trPr>
        <w:tc>
          <w:tcPr>
            <w:tcW w:w="3527" w:type="dxa"/>
            <w:noWrap/>
            <w:hideMark/>
          </w:tcPr>
          <w:p w14:paraId="6B37B37A" w14:textId="77777777" w:rsidR="00DF326F" w:rsidRPr="00DF326F" w:rsidRDefault="00DF326F">
            <w:r w:rsidRPr="00DF326F">
              <w:t>Bovine Leukemia Virus</w:t>
            </w:r>
          </w:p>
        </w:tc>
        <w:tc>
          <w:tcPr>
            <w:tcW w:w="1815" w:type="dxa"/>
            <w:noWrap/>
            <w:hideMark/>
          </w:tcPr>
          <w:p w14:paraId="52ED422F" w14:textId="77777777" w:rsidR="00DF326F" w:rsidRPr="00DF326F" w:rsidRDefault="00DF326F">
            <w:r w:rsidRPr="00DF326F">
              <w:t>Ortervirales</w:t>
            </w:r>
          </w:p>
        </w:tc>
        <w:tc>
          <w:tcPr>
            <w:tcW w:w="1853" w:type="dxa"/>
            <w:noWrap/>
            <w:hideMark/>
          </w:tcPr>
          <w:p w14:paraId="7310F072" w14:textId="1638E829" w:rsidR="00DF326F" w:rsidRPr="00DF326F" w:rsidRDefault="00DF326F">
            <w:r w:rsidRPr="00DF326F">
              <w:t>Retroviridae</w:t>
            </w:r>
          </w:p>
        </w:tc>
        <w:tc>
          <w:tcPr>
            <w:tcW w:w="2298" w:type="dxa"/>
            <w:noWrap/>
            <w:hideMark/>
          </w:tcPr>
          <w:p w14:paraId="6BE52A6A" w14:textId="4E7D65B4" w:rsidR="00DF326F" w:rsidRPr="00DF326F" w:rsidRDefault="00DF326F">
            <w:r w:rsidRPr="00DF326F">
              <w:t>Deltaretrovirus</w:t>
            </w:r>
          </w:p>
        </w:tc>
      </w:tr>
      <w:tr w:rsidR="00DF326F" w:rsidRPr="00DF326F" w14:paraId="6D9E67C1" w14:textId="77777777" w:rsidTr="00521761">
        <w:trPr>
          <w:trHeight w:val="290"/>
        </w:trPr>
        <w:tc>
          <w:tcPr>
            <w:tcW w:w="3527" w:type="dxa"/>
            <w:noWrap/>
            <w:hideMark/>
          </w:tcPr>
          <w:p w14:paraId="7A47B5B1" w14:textId="77777777" w:rsidR="00DF326F" w:rsidRPr="00DF326F" w:rsidRDefault="00DF326F">
            <w:r w:rsidRPr="00DF326F">
              <w:t>Bovine Viral Diarrhea Virus</w:t>
            </w:r>
          </w:p>
        </w:tc>
        <w:tc>
          <w:tcPr>
            <w:tcW w:w="1815" w:type="dxa"/>
            <w:noWrap/>
            <w:hideMark/>
          </w:tcPr>
          <w:p w14:paraId="2C122DF4" w14:textId="77777777" w:rsidR="00DF326F" w:rsidRPr="00DF326F" w:rsidRDefault="00DF326F">
            <w:r w:rsidRPr="00DF326F">
              <w:t>Amarillovirales</w:t>
            </w:r>
          </w:p>
        </w:tc>
        <w:tc>
          <w:tcPr>
            <w:tcW w:w="1853" w:type="dxa"/>
            <w:noWrap/>
            <w:hideMark/>
          </w:tcPr>
          <w:p w14:paraId="5079BDC9" w14:textId="77777777" w:rsidR="00DF326F" w:rsidRPr="00DF326F" w:rsidRDefault="00DF326F">
            <w:r w:rsidRPr="00DF326F">
              <w:t>Flaviviridae</w:t>
            </w:r>
          </w:p>
        </w:tc>
        <w:tc>
          <w:tcPr>
            <w:tcW w:w="2298" w:type="dxa"/>
            <w:noWrap/>
            <w:hideMark/>
          </w:tcPr>
          <w:p w14:paraId="6972A12F" w14:textId="77777777" w:rsidR="00DF326F" w:rsidRPr="00DF326F" w:rsidRDefault="00DF326F">
            <w:r w:rsidRPr="00DF326F">
              <w:t>Pestivirus</w:t>
            </w:r>
          </w:p>
        </w:tc>
      </w:tr>
      <w:tr w:rsidR="00DF326F" w:rsidRPr="00DF326F" w14:paraId="1D5F3F3C" w14:textId="77777777" w:rsidTr="00521761">
        <w:trPr>
          <w:trHeight w:val="290"/>
        </w:trPr>
        <w:tc>
          <w:tcPr>
            <w:tcW w:w="3527" w:type="dxa"/>
            <w:noWrap/>
            <w:hideMark/>
          </w:tcPr>
          <w:p w14:paraId="70FF5597" w14:textId="77777777" w:rsidR="00DF326F" w:rsidRPr="00DF326F" w:rsidRDefault="00DF326F">
            <w:r w:rsidRPr="00DF326F">
              <w:t>Canine Adenovirus 1</w:t>
            </w:r>
          </w:p>
        </w:tc>
        <w:tc>
          <w:tcPr>
            <w:tcW w:w="1815" w:type="dxa"/>
            <w:noWrap/>
            <w:hideMark/>
          </w:tcPr>
          <w:p w14:paraId="0E837313" w14:textId="77777777" w:rsidR="00DF326F" w:rsidRPr="00DF326F" w:rsidRDefault="00DF326F">
            <w:r w:rsidRPr="00DF326F">
              <w:t>Rowavirales</w:t>
            </w:r>
          </w:p>
        </w:tc>
        <w:tc>
          <w:tcPr>
            <w:tcW w:w="1853" w:type="dxa"/>
            <w:noWrap/>
            <w:hideMark/>
          </w:tcPr>
          <w:p w14:paraId="63E2650F" w14:textId="72FE24EB" w:rsidR="00DF326F" w:rsidRPr="00DF326F" w:rsidRDefault="00DF326F">
            <w:r w:rsidRPr="00DF326F">
              <w:t>Adenoviridae</w:t>
            </w:r>
          </w:p>
        </w:tc>
        <w:tc>
          <w:tcPr>
            <w:tcW w:w="2298" w:type="dxa"/>
            <w:noWrap/>
            <w:hideMark/>
          </w:tcPr>
          <w:p w14:paraId="7F4BE363" w14:textId="695C7EAB" w:rsidR="00DF326F" w:rsidRPr="00DF326F" w:rsidRDefault="00DF326F">
            <w:r w:rsidRPr="00DF326F">
              <w:t>Mastadenovirus</w:t>
            </w:r>
          </w:p>
        </w:tc>
      </w:tr>
      <w:tr w:rsidR="00DF326F" w:rsidRPr="00DF326F" w14:paraId="55D03495" w14:textId="77777777" w:rsidTr="00521761">
        <w:trPr>
          <w:trHeight w:val="290"/>
        </w:trPr>
        <w:tc>
          <w:tcPr>
            <w:tcW w:w="3527" w:type="dxa"/>
            <w:noWrap/>
            <w:hideMark/>
          </w:tcPr>
          <w:p w14:paraId="6A09946C" w14:textId="77777777" w:rsidR="00DF326F" w:rsidRPr="00DF326F" w:rsidRDefault="00DF326F">
            <w:r w:rsidRPr="00DF326F">
              <w:t>Canine Distemper Virus</w:t>
            </w:r>
          </w:p>
        </w:tc>
        <w:tc>
          <w:tcPr>
            <w:tcW w:w="1815" w:type="dxa"/>
            <w:noWrap/>
            <w:hideMark/>
          </w:tcPr>
          <w:p w14:paraId="0C8FD2D9" w14:textId="77777777" w:rsidR="00DF326F" w:rsidRPr="00DF326F" w:rsidRDefault="00DF326F">
            <w:r w:rsidRPr="00DF326F">
              <w:t>Mononegavirales</w:t>
            </w:r>
          </w:p>
        </w:tc>
        <w:tc>
          <w:tcPr>
            <w:tcW w:w="1853" w:type="dxa"/>
            <w:noWrap/>
            <w:hideMark/>
          </w:tcPr>
          <w:p w14:paraId="0498799F" w14:textId="77777777" w:rsidR="00DF326F" w:rsidRPr="00DF326F" w:rsidRDefault="00DF326F">
            <w:r w:rsidRPr="00DF326F">
              <w:t>Paramyxoviridae</w:t>
            </w:r>
          </w:p>
        </w:tc>
        <w:tc>
          <w:tcPr>
            <w:tcW w:w="2298" w:type="dxa"/>
            <w:noWrap/>
            <w:hideMark/>
          </w:tcPr>
          <w:p w14:paraId="687E715F" w14:textId="77777777" w:rsidR="00DF326F" w:rsidRPr="00DF326F" w:rsidRDefault="00DF326F">
            <w:r w:rsidRPr="00DF326F">
              <w:t>Morbillivirus</w:t>
            </w:r>
          </w:p>
        </w:tc>
      </w:tr>
      <w:tr w:rsidR="00DF326F" w:rsidRPr="00DF326F" w14:paraId="160EE3E2" w14:textId="77777777" w:rsidTr="00521761">
        <w:trPr>
          <w:trHeight w:val="290"/>
        </w:trPr>
        <w:tc>
          <w:tcPr>
            <w:tcW w:w="3527" w:type="dxa"/>
            <w:noWrap/>
            <w:hideMark/>
          </w:tcPr>
          <w:p w14:paraId="2F7E27A0" w14:textId="77777777" w:rsidR="00DF326F" w:rsidRPr="00DF326F" w:rsidRDefault="00DF326F">
            <w:r w:rsidRPr="00DF326F">
              <w:t>Caprine Arthritis-Encephalitis Virus</w:t>
            </w:r>
          </w:p>
        </w:tc>
        <w:tc>
          <w:tcPr>
            <w:tcW w:w="1815" w:type="dxa"/>
            <w:noWrap/>
            <w:hideMark/>
          </w:tcPr>
          <w:p w14:paraId="15C2E365" w14:textId="77777777" w:rsidR="00DF326F" w:rsidRPr="00DF326F" w:rsidRDefault="00DF326F">
            <w:r w:rsidRPr="00DF326F">
              <w:t>Ortervirales</w:t>
            </w:r>
          </w:p>
        </w:tc>
        <w:tc>
          <w:tcPr>
            <w:tcW w:w="1853" w:type="dxa"/>
            <w:noWrap/>
            <w:hideMark/>
          </w:tcPr>
          <w:p w14:paraId="709A4AFE" w14:textId="35759322" w:rsidR="00DF326F" w:rsidRPr="00DF326F" w:rsidRDefault="00DF326F">
            <w:r w:rsidRPr="00DF326F">
              <w:t>Retroviridae</w:t>
            </w:r>
          </w:p>
        </w:tc>
        <w:tc>
          <w:tcPr>
            <w:tcW w:w="2298" w:type="dxa"/>
            <w:noWrap/>
            <w:hideMark/>
          </w:tcPr>
          <w:p w14:paraId="6A3BE00B" w14:textId="0A6B8BDF" w:rsidR="00DF326F" w:rsidRPr="00DF326F" w:rsidRDefault="00DF326F">
            <w:r w:rsidRPr="00DF326F">
              <w:t>Lentivirus</w:t>
            </w:r>
          </w:p>
        </w:tc>
      </w:tr>
      <w:tr w:rsidR="00DF326F" w:rsidRPr="00DF326F" w14:paraId="74887311" w14:textId="77777777" w:rsidTr="00521761">
        <w:trPr>
          <w:trHeight w:val="290"/>
        </w:trPr>
        <w:tc>
          <w:tcPr>
            <w:tcW w:w="3527" w:type="dxa"/>
            <w:noWrap/>
            <w:hideMark/>
          </w:tcPr>
          <w:p w14:paraId="54491F6E" w14:textId="77777777" w:rsidR="00DF326F" w:rsidRPr="00DF326F" w:rsidRDefault="00DF326F">
            <w:r w:rsidRPr="00DF326F">
              <w:t>Coxsackie B3 Virus</w:t>
            </w:r>
          </w:p>
        </w:tc>
        <w:tc>
          <w:tcPr>
            <w:tcW w:w="1815" w:type="dxa"/>
            <w:noWrap/>
            <w:hideMark/>
          </w:tcPr>
          <w:p w14:paraId="14479FFF" w14:textId="77777777" w:rsidR="00DF326F" w:rsidRPr="00DF326F" w:rsidRDefault="00DF326F">
            <w:r w:rsidRPr="00DF326F">
              <w:t>Picornavirales</w:t>
            </w:r>
          </w:p>
        </w:tc>
        <w:tc>
          <w:tcPr>
            <w:tcW w:w="1853" w:type="dxa"/>
            <w:noWrap/>
            <w:hideMark/>
          </w:tcPr>
          <w:p w14:paraId="1AD1B5BB" w14:textId="77777777" w:rsidR="00DF326F" w:rsidRPr="00DF326F" w:rsidRDefault="00DF326F">
            <w:r w:rsidRPr="00DF326F">
              <w:t>Picornaviridae</w:t>
            </w:r>
          </w:p>
        </w:tc>
        <w:tc>
          <w:tcPr>
            <w:tcW w:w="2298" w:type="dxa"/>
            <w:noWrap/>
            <w:hideMark/>
          </w:tcPr>
          <w:p w14:paraId="7A359455" w14:textId="1AA32A42" w:rsidR="00DF326F" w:rsidRPr="00DF326F" w:rsidRDefault="00DF326F">
            <w:r w:rsidRPr="00DF326F">
              <w:t>Enterovirus</w:t>
            </w:r>
          </w:p>
        </w:tc>
      </w:tr>
      <w:tr w:rsidR="00DF326F" w:rsidRPr="00DF326F" w14:paraId="30665225" w14:textId="77777777" w:rsidTr="00521761">
        <w:trPr>
          <w:trHeight w:val="290"/>
        </w:trPr>
        <w:tc>
          <w:tcPr>
            <w:tcW w:w="3527" w:type="dxa"/>
            <w:noWrap/>
            <w:hideMark/>
          </w:tcPr>
          <w:p w14:paraId="31B34C7C" w14:textId="77777777" w:rsidR="00DF326F" w:rsidRPr="00DF326F" w:rsidRDefault="00DF326F">
            <w:r w:rsidRPr="00DF326F">
              <w:t>Dolphin Morbilivirus</w:t>
            </w:r>
          </w:p>
        </w:tc>
        <w:tc>
          <w:tcPr>
            <w:tcW w:w="1815" w:type="dxa"/>
            <w:noWrap/>
            <w:hideMark/>
          </w:tcPr>
          <w:p w14:paraId="468A0DE2" w14:textId="77777777" w:rsidR="00DF326F" w:rsidRPr="00DF326F" w:rsidRDefault="00DF326F">
            <w:r w:rsidRPr="00DF326F">
              <w:t>Mononegavirales</w:t>
            </w:r>
          </w:p>
        </w:tc>
        <w:tc>
          <w:tcPr>
            <w:tcW w:w="1853" w:type="dxa"/>
            <w:noWrap/>
            <w:hideMark/>
          </w:tcPr>
          <w:p w14:paraId="394372F7" w14:textId="77777777" w:rsidR="00DF326F" w:rsidRPr="00DF326F" w:rsidRDefault="00DF326F">
            <w:r w:rsidRPr="00DF326F">
              <w:t>Paramyxoviridae</w:t>
            </w:r>
          </w:p>
        </w:tc>
        <w:tc>
          <w:tcPr>
            <w:tcW w:w="2298" w:type="dxa"/>
            <w:noWrap/>
            <w:hideMark/>
          </w:tcPr>
          <w:p w14:paraId="6B9E3BBA" w14:textId="77777777" w:rsidR="00DF326F" w:rsidRPr="00DF326F" w:rsidRDefault="00DF326F">
            <w:r w:rsidRPr="00DF326F">
              <w:t>Morbillivirus</w:t>
            </w:r>
          </w:p>
        </w:tc>
      </w:tr>
      <w:tr w:rsidR="00DF326F" w:rsidRPr="00DF326F" w14:paraId="587A0D19" w14:textId="77777777" w:rsidTr="00521761">
        <w:trPr>
          <w:trHeight w:val="290"/>
        </w:trPr>
        <w:tc>
          <w:tcPr>
            <w:tcW w:w="3527" w:type="dxa"/>
            <w:noWrap/>
            <w:hideMark/>
          </w:tcPr>
          <w:p w14:paraId="606A2DC8" w14:textId="77777777" w:rsidR="00DF326F" w:rsidRPr="00DF326F" w:rsidRDefault="00DF326F">
            <w:r w:rsidRPr="00DF326F">
              <w:t>Ebola Virus</w:t>
            </w:r>
          </w:p>
        </w:tc>
        <w:tc>
          <w:tcPr>
            <w:tcW w:w="1815" w:type="dxa"/>
            <w:noWrap/>
            <w:hideMark/>
          </w:tcPr>
          <w:p w14:paraId="646B316A" w14:textId="77777777" w:rsidR="00DF326F" w:rsidRPr="00DF326F" w:rsidRDefault="00DF326F">
            <w:r w:rsidRPr="00DF326F">
              <w:t>Mononegavirales</w:t>
            </w:r>
          </w:p>
        </w:tc>
        <w:tc>
          <w:tcPr>
            <w:tcW w:w="1853" w:type="dxa"/>
            <w:noWrap/>
            <w:hideMark/>
          </w:tcPr>
          <w:p w14:paraId="7F538E97" w14:textId="0725176A" w:rsidR="00DF326F" w:rsidRPr="00DF326F" w:rsidRDefault="00DF326F">
            <w:r w:rsidRPr="00DF326F">
              <w:t>Filoviridae</w:t>
            </w:r>
          </w:p>
        </w:tc>
        <w:tc>
          <w:tcPr>
            <w:tcW w:w="2298" w:type="dxa"/>
            <w:noWrap/>
            <w:hideMark/>
          </w:tcPr>
          <w:p w14:paraId="439223F3" w14:textId="5987D3D3" w:rsidR="00DF326F" w:rsidRPr="00DF326F" w:rsidRDefault="00DF326F">
            <w:r w:rsidRPr="00DF326F">
              <w:t>Ebolavirus</w:t>
            </w:r>
          </w:p>
        </w:tc>
      </w:tr>
      <w:tr w:rsidR="00DF326F" w:rsidRPr="00DF326F" w14:paraId="06F63154" w14:textId="77777777" w:rsidTr="00521761">
        <w:trPr>
          <w:trHeight w:val="290"/>
        </w:trPr>
        <w:tc>
          <w:tcPr>
            <w:tcW w:w="3527" w:type="dxa"/>
            <w:noWrap/>
            <w:hideMark/>
          </w:tcPr>
          <w:p w14:paraId="5D556088" w14:textId="77777777" w:rsidR="00DF326F" w:rsidRPr="00DF326F" w:rsidRDefault="00DF326F">
            <w:r w:rsidRPr="00DF326F">
              <w:t>Enterovirus C99</w:t>
            </w:r>
          </w:p>
        </w:tc>
        <w:tc>
          <w:tcPr>
            <w:tcW w:w="1815" w:type="dxa"/>
            <w:noWrap/>
            <w:hideMark/>
          </w:tcPr>
          <w:p w14:paraId="2F652330" w14:textId="77777777" w:rsidR="00DF326F" w:rsidRPr="00DF326F" w:rsidRDefault="00DF326F">
            <w:r w:rsidRPr="00DF326F">
              <w:t>Picornavirales</w:t>
            </w:r>
          </w:p>
        </w:tc>
        <w:tc>
          <w:tcPr>
            <w:tcW w:w="1853" w:type="dxa"/>
            <w:noWrap/>
            <w:hideMark/>
          </w:tcPr>
          <w:p w14:paraId="5603C3D9" w14:textId="77777777" w:rsidR="00DF326F" w:rsidRPr="00DF326F" w:rsidRDefault="00DF326F">
            <w:r w:rsidRPr="00DF326F">
              <w:t>Picornaviridae</w:t>
            </w:r>
          </w:p>
        </w:tc>
        <w:tc>
          <w:tcPr>
            <w:tcW w:w="2298" w:type="dxa"/>
            <w:noWrap/>
            <w:hideMark/>
          </w:tcPr>
          <w:p w14:paraId="697D4CBF" w14:textId="1336C9EA" w:rsidR="00DF326F" w:rsidRPr="00DF326F" w:rsidRDefault="00DF326F">
            <w:r w:rsidRPr="00DF326F">
              <w:t>Enterovirus</w:t>
            </w:r>
          </w:p>
        </w:tc>
      </w:tr>
      <w:tr w:rsidR="00DF326F" w:rsidRPr="00DF326F" w14:paraId="3BFF157D" w14:textId="77777777" w:rsidTr="00521761">
        <w:trPr>
          <w:trHeight w:val="290"/>
        </w:trPr>
        <w:tc>
          <w:tcPr>
            <w:tcW w:w="3527" w:type="dxa"/>
            <w:noWrap/>
            <w:hideMark/>
          </w:tcPr>
          <w:p w14:paraId="2DCF133F" w14:textId="77777777" w:rsidR="00DF326F" w:rsidRPr="00DF326F" w:rsidRDefault="00DF326F">
            <w:r w:rsidRPr="00DF326F">
              <w:t>European Bat Lyssavirus</w:t>
            </w:r>
          </w:p>
        </w:tc>
        <w:tc>
          <w:tcPr>
            <w:tcW w:w="1815" w:type="dxa"/>
            <w:noWrap/>
            <w:hideMark/>
          </w:tcPr>
          <w:p w14:paraId="7C222669" w14:textId="77777777" w:rsidR="00DF326F" w:rsidRPr="00DF326F" w:rsidRDefault="00DF326F">
            <w:r w:rsidRPr="00DF326F">
              <w:t>Mononegavirales</w:t>
            </w:r>
          </w:p>
        </w:tc>
        <w:tc>
          <w:tcPr>
            <w:tcW w:w="1853" w:type="dxa"/>
            <w:noWrap/>
            <w:hideMark/>
          </w:tcPr>
          <w:p w14:paraId="452871C5" w14:textId="77777777" w:rsidR="00DF326F" w:rsidRPr="00DF326F" w:rsidRDefault="00DF326F">
            <w:r w:rsidRPr="00DF326F">
              <w:t>Rhabdoviridae</w:t>
            </w:r>
          </w:p>
        </w:tc>
        <w:tc>
          <w:tcPr>
            <w:tcW w:w="2298" w:type="dxa"/>
            <w:noWrap/>
            <w:hideMark/>
          </w:tcPr>
          <w:p w14:paraId="3BA17480" w14:textId="77777777" w:rsidR="00DF326F" w:rsidRPr="00DF326F" w:rsidRDefault="00DF326F">
            <w:r w:rsidRPr="00DF326F">
              <w:t>Lyssavirus</w:t>
            </w:r>
          </w:p>
        </w:tc>
      </w:tr>
      <w:tr w:rsidR="00DF326F" w:rsidRPr="00DF326F" w14:paraId="45742F15" w14:textId="77777777" w:rsidTr="00521761">
        <w:trPr>
          <w:trHeight w:val="290"/>
        </w:trPr>
        <w:tc>
          <w:tcPr>
            <w:tcW w:w="3527" w:type="dxa"/>
            <w:noWrap/>
            <w:hideMark/>
          </w:tcPr>
          <w:p w14:paraId="43E81EB9" w14:textId="77777777" w:rsidR="00DF326F" w:rsidRPr="00DF326F" w:rsidRDefault="00DF326F">
            <w:r w:rsidRPr="00DF326F">
              <w:t>Feline Immundeficiency Virus</w:t>
            </w:r>
          </w:p>
        </w:tc>
        <w:tc>
          <w:tcPr>
            <w:tcW w:w="1815" w:type="dxa"/>
            <w:noWrap/>
            <w:hideMark/>
          </w:tcPr>
          <w:p w14:paraId="3AEF6F88" w14:textId="77777777" w:rsidR="00DF326F" w:rsidRPr="00DF326F" w:rsidRDefault="00DF326F">
            <w:r w:rsidRPr="00DF326F">
              <w:t>Ortervirales</w:t>
            </w:r>
          </w:p>
        </w:tc>
        <w:tc>
          <w:tcPr>
            <w:tcW w:w="1853" w:type="dxa"/>
            <w:noWrap/>
            <w:hideMark/>
          </w:tcPr>
          <w:p w14:paraId="0E968375" w14:textId="118D30A3" w:rsidR="00DF326F" w:rsidRPr="00DF326F" w:rsidRDefault="00DF326F">
            <w:r w:rsidRPr="00DF326F">
              <w:t>Retroviridae</w:t>
            </w:r>
          </w:p>
        </w:tc>
        <w:tc>
          <w:tcPr>
            <w:tcW w:w="2298" w:type="dxa"/>
            <w:noWrap/>
            <w:hideMark/>
          </w:tcPr>
          <w:p w14:paraId="3F3DEB2F" w14:textId="4F162351" w:rsidR="00DF326F" w:rsidRPr="00DF326F" w:rsidRDefault="00DF326F">
            <w:r w:rsidRPr="00DF326F">
              <w:t>Lentivirus</w:t>
            </w:r>
          </w:p>
        </w:tc>
      </w:tr>
      <w:tr w:rsidR="00DF326F" w:rsidRPr="00DF326F" w14:paraId="7FDE04A5" w14:textId="77777777" w:rsidTr="00521761">
        <w:trPr>
          <w:trHeight w:val="290"/>
        </w:trPr>
        <w:tc>
          <w:tcPr>
            <w:tcW w:w="3527" w:type="dxa"/>
            <w:noWrap/>
            <w:hideMark/>
          </w:tcPr>
          <w:p w14:paraId="153F1DA3" w14:textId="77777777" w:rsidR="00DF326F" w:rsidRPr="00DF326F" w:rsidRDefault="00DF326F">
            <w:r w:rsidRPr="00DF326F">
              <w:lastRenderedPageBreak/>
              <w:t>Feline Leukemia Virus</w:t>
            </w:r>
          </w:p>
        </w:tc>
        <w:tc>
          <w:tcPr>
            <w:tcW w:w="1815" w:type="dxa"/>
            <w:noWrap/>
            <w:hideMark/>
          </w:tcPr>
          <w:p w14:paraId="3160A3FF" w14:textId="77777777" w:rsidR="00DF326F" w:rsidRPr="00DF326F" w:rsidRDefault="00DF326F">
            <w:r w:rsidRPr="00DF326F">
              <w:t>Ortervirales</w:t>
            </w:r>
          </w:p>
        </w:tc>
        <w:tc>
          <w:tcPr>
            <w:tcW w:w="1853" w:type="dxa"/>
            <w:noWrap/>
            <w:hideMark/>
          </w:tcPr>
          <w:p w14:paraId="638046CD" w14:textId="36A95E19" w:rsidR="00DF326F" w:rsidRPr="00DF326F" w:rsidRDefault="00DF326F">
            <w:r w:rsidRPr="00DF326F">
              <w:t>Retroviridae</w:t>
            </w:r>
          </w:p>
        </w:tc>
        <w:tc>
          <w:tcPr>
            <w:tcW w:w="2298" w:type="dxa"/>
            <w:noWrap/>
            <w:hideMark/>
          </w:tcPr>
          <w:p w14:paraId="4B290628" w14:textId="7ECEEDE7" w:rsidR="00DF326F" w:rsidRPr="00DF326F" w:rsidRDefault="00DF326F">
            <w:r w:rsidRPr="00DF326F">
              <w:t>Gammaretrovirus</w:t>
            </w:r>
          </w:p>
        </w:tc>
      </w:tr>
      <w:tr w:rsidR="00DF326F" w:rsidRPr="00DF326F" w14:paraId="4043EC4F" w14:textId="77777777" w:rsidTr="00521761">
        <w:trPr>
          <w:trHeight w:val="290"/>
        </w:trPr>
        <w:tc>
          <w:tcPr>
            <w:tcW w:w="3527" w:type="dxa"/>
            <w:noWrap/>
            <w:hideMark/>
          </w:tcPr>
          <w:p w14:paraId="03651F29" w14:textId="77777777" w:rsidR="00DF326F" w:rsidRPr="00DF326F" w:rsidRDefault="00DF326F">
            <w:r w:rsidRPr="00DF326F">
              <w:t>Feline Morbilivirus</w:t>
            </w:r>
          </w:p>
        </w:tc>
        <w:tc>
          <w:tcPr>
            <w:tcW w:w="1815" w:type="dxa"/>
            <w:noWrap/>
            <w:hideMark/>
          </w:tcPr>
          <w:p w14:paraId="59692D0D" w14:textId="77777777" w:rsidR="00DF326F" w:rsidRPr="00DF326F" w:rsidRDefault="00DF326F">
            <w:r w:rsidRPr="00DF326F">
              <w:t>Mononegavirales</w:t>
            </w:r>
          </w:p>
        </w:tc>
        <w:tc>
          <w:tcPr>
            <w:tcW w:w="1853" w:type="dxa"/>
            <w:noWrap/>
            <w:hideMark/>
          </w:tcPr>
          <w:p w14:paraId="32F23EAA" w14:textId="77777777" w:rsidR="00DF326F" w:rsidRPr="00DF326F" w:rsidRDefault="00DF326F">
            <w:r w:rsidRPr="00DF326F">
              <w:t>Paramyxoviridae</w:t>
            </w:r>
          </w:p>
        </w:tc>
        <w:tc>
          <w:tcPr>
            <w:tcW w:w="2298" w:type="dxa"/>
            <w:noWrap/>
            <w:hideMark/>
          </w:tcPr>
          <w:p w14:paraId="125ACBAA" w14:textId="77777777" w:rsidR="00DF326F" w:rsidRPr="00DF326F" w:rsidRDefault="00DF326F">
            <w:r w:rsidRPr="00DF326F">
              <w:t>Morbillivirus</w:t>
            </w:r>
          </w:p>
        </w:tc>
      </w:tr>
      <w:tr w:rsidR="00DF326F" w:rsidRPr="00DF326F" w14:paraId="52E7FB75" w14:textId="77777777" w:rsidTr="00521761">
        <w:trPr>
          <w:trHeight w:val="290"/>
        </w:trPr>
        <w:tc>
          <w:tcPr>
            <w:tcW w:w="3527" w:type="dxa"/>
            <w:noWrap/>
            <w:hideMark/>
          </w:tcPr>
          <w:p w14:paraId="08CD6B58" w14:textId="77777777" w:rsidR="00DF326F" w:rsidRPr="00DF326F" w:rsidRDefault="00DF326F">
            <w:r w:rsidRPr="00DF326F">
              <w:t>Foot-And-Mouth Disease Virus</w:t>
            </w:r>
          </w:p>
        </w:tc>
        <w:tc>
          <w:tcPr>
            <w:tcW w:w="1815" w:type="dxa"/>
            <w:noWrap/>
            <w:hideMark/>
          </w:tcPr>
          <w:p w14:paraId="4B9BBDE0" w14:textId="77777777" w:rsidR="00DF326F" w:rsidRPr="00DF326F" w:rsidRDefault="00DF326F">
            <w:r w:rsidRPr="00DF326F">
              <w:t>Picornavirales</w:t>
            </w:r>
          </w:p>
        </w:tc>
        <w:tc>
          <w:tcPr>
            <w:tcW w:w="1853" w:type="dxa"/>
            <w:noWrap/>
            <w:hideMark/>
          </w:tcPr>
          <w:p w14:paraId="30D008FA" w14:textId="77777777" w:rsidR="00DF326F" w:rsidRPr="00DF326F" w:rsidRDefault="00DF326F">
            <w:r w:rsidRPr="00DF326F">
              <w:t>Picornaviridae</w:t>
            </w:r>
          </w:p>
        </w:tc>
        <w:tc>
          <w:tcPr>
            <w:tcW w:w="2298" w:type="dxa"/>
            <w:noWrap/>
            <w:hideMark/>
          </w:tcPr>
          <w:p w14:paraId="37F5270D" w14:textId="77777777" w:rsidR="00DF326F" w:rsidRPr="00DF326F" w:rsidRDefault="00DF326F">
            <w:r w:rsidRPr="00DF326F">
              <w:t>Aphthovirus</w:t>
            </w:r>
          </w:p>
        </w:tc>
      </w:tr>
      <w:tr w:rsidR="00DF326F" w:rsidRPr="00DF326F" w14:paraId="008F7C75" w14:textId="77777777" w:rsidTr="00521761">
        <w:trPr>
          <w:trHeight w:val="290"/>
        </w:trPr>
        <w:tc>
          <w:tcPr>
            <w:tcW w:w="3527" w:type="dxa"/>
            <w:noWrap/>
            <w:hideMark/>
          </w:tcPr>
          <w:p w14:paraId="28A69A43" w14:textId="77777777" w:rsidR="00DF326F" w:rsidRPr="00DF326F" w:rsidRDefault="00DF326F">
            <w:r w:rsidRPr="00DF326F">
              <w:t>Getah Virus</w:t>
            </w:r>
          </w:p>
        </w:tc>
        <w:tc>
          <w:tcPr>
            <w:tcW w:w="1815" w:type="dxa"/>
            <w:noWrap/>
            <w:hideMark/>
          </w:tcPr>
          <w:p w14:paraId="1A78BF41" w14:textId="77777777" w:rsidR="00DF326F" w:rsidRPr="00DF326F" w:rsidRDefault="00DF326F">
            <w:r w:rsidRPr="00DF326F">
              <w:t>Martellivirales</w:t>
            </w:r>
          </w:p>
        </w:tc>
        <w:tc>
          <w:tcPr>
            <w:tcW w:w="1853" w:type="dxa"/>
            <w:noWrap/>
            <w:hideMark/>
          </w:tcPr>
          <w:p w14:paraId="254DDBF5" w14:textId="33DE820C" w:rsidR="00DF326F" w:rsidRPr="00DF326F" w:rsidRDefault="00DF326F">
            <w:r w:rsidRPr="00DF326F">
              <w:t>Togaviridae</w:t>
            </w:r>
          </w:p>
        </w:tc>
        <w:tc>
          <w:tcPr>
            <w:tcW w:w="2298" w:type="dxa"/>
            <w:noWrap/>
            <w:hideMark/>
          </w:tcPr>
          <w:p w14:paraId="36FC1A73" w14:textId="16CA97F5" w:rsidR="00DF326F" w:rsidRPr="00DF326F" w:rsidRDefault="00DF326F">
            <w:r w:rsidRPr="00DF326F">
              <w:t>Alphavirus</w:t>
            </w:r>
          </w:p>
        </w:tc>
      </w:tr>
      <w:tr w:rsidR="00DF326F" w:rsidRPr="00DF326F" w14:paraId="10ED8760" w14:textId="77777777" w:rsidTr="00521761">
        <w:trPr>
          <w:trHeight w:val="290"/>
        </w:trPr>
        <w:tc>
          <w:tcPr>
            <w:tcW w:w="3527" w:type="dxa"/>
            <w:noWrap/>
            <w:hideMark/>
          </w:tcPr>
          <w:p w14:paraId="1BA63D58" w14:textId="77777777" w:rsidR="00DF326F" w:rsidRPr="00DF326F" w:rsidRDefault="00DF326F">
            <w:r w:rsidRPr="00DF326F">
              <w:t>Hendra Virus</w:t>
            </w:r>
          </w:p>
        </w:tc>
        <w:tc>
          <w:tcPr>
            <w:tcW w:w="1815" w:type="dxa"/>
            <w:noWrap/>
            <w:hideMark/>
          </w:tcPr>
          <w:p w14:paraId="538C0C38" w14:textId="77777777" w:rsidR="00DF326F" w:rsidRPr="00DF326F" w:rsidRDefault="00DF326F">
            <w:r w:rsidRPr="00DF326F">
              <w:t>Mononegavirales</w:t>
            </w:r>
          </w:p>
        </w:tc>
        <w:tc>
          <w:tcPr>
            <w:tcW w:w="1853" w:type="dxa"/>
            <w:noWrap/>
            <w:hideMark/>
          </w:tcPr>
          <w:p w14:paraId="3EBDAEFA" w14:textId="77777777" w:rsidR="00DF326F" w:rsidRPr="00DF326F" w:rsidRDefault="00DF326F">
            <w:r w:rsidRPr="00DF326F">
              <w:t>Paramyxoviridae</w:t>
            </w:r>
          </w:p>
        </w:tc>
        <w:tc>
          <w:tcPr>
            <w:tcW w:w="2298" w:type="dxa"/>
            <w:noWrap/>
            <w:hideMark/>
          </w:tcPr>
          <w:p w14:paraId="0DEE7AE6" w14:textId="71828F8B" w:rsidR="00DF326F" w:rsidRPr="00DF326F" w:rsidRDefault="00DF326F">
            <w:r w:rsidRPr="00DF326F">
              <w:t>Henipavirus</w:t>
            </w:r>
          </w:p>
        </w:tc>
      </w:tr>
      <w:tr w:rsidR="00DF326F" w:rsidRPr="00DF326F" w14:paraId="7B9AA67F" w14:textId="77777777" w:rsidTr="00521761">
        <w:trPr>
          <w:trHeight w:val="290"/>
        </w:trPr>
        <w:tc>
          <w:tcPr>
            <w:tcW w:w="3527" w:type="dxa"/>
            <w:noWrap/>
            <w:hideMark/>
          </w:tcPr>
          <w:p w14:paraId="036F1BBC" w14:textId="77777777" w:rsidR="00DF326F" w:rsidRPr="00DF326F" w:rsidRDefault="00DF326F">
            <w:r w:rsidRPr="00DF326F">
              <w:t>Hepatitis E Virus</w:t>
            </w:r>
          </w:p>
        </w:tc>
        <w:tc>
          <w:tcPr>
            <w:tcW w:w="1815" w:type="dxa"/>
            <w:noWrap/>
            <w:hideMark/>
          </w:tcPr>
          <w:p w14:paraId="5887B511" w14:textId="77777777" w:rsidR="00DF326F" w:rsidRPr="00DF326F" w:rsidRDefault="00DF326F">
            <w:r w:rsidRPr="00DF326F">
              <w:t>Hepelivirales</w:t>
            </w:r>
          </w:p>
        </w:tc>
        <w:tc>
          <w:tcPr>
            <w:tcW w:w="1853" w:type="dxa"/>
            <w:noWrap/>
            <w:hideMark/>
          </w:tcPr>
          <w:p w14:paraId="693A28BC" w14:textId="77777777" w:rsidR="00DF326F" w:rsidRPr="00DF326F" w:rsidRDefault="00DF326F">
            <w:r w:rsidRPr="00DF326F">
              <w:t>Hepeviridae</w:t>
            </w:r>
          </w:p>
        </w:tc>
        <w:tc>
          <w:tcPr>
            <w:tcW w:w="2298" w:type="dxa"/>
            <w:noWrap/>
            <w:hideMark/>
          </w:tcPr>
          <w:p w14:paraId="7739B326" w14:textId="77777777" w:rsidR="00DF326F" w:rsidRPr="00DF326F" w:rsidRDefault="00DF326F">
            <w:r w:rsidRPr="00DF326F">
              <w:t>Hepevirus</w:t>
            </w:r>
          </w:p>
        </w:tc>
      </w:tr>
      <w:tr w:rsidR="00DF326F" w:rsidRPr="00DF326F" w14:paraId="43BAE00F" w14:textId="77777777" w:rsidTr="00521761">
        <w:trPr>
          <w:trHeight w:val="290"/>
        </w:trPr>
        <w:tc>
          <w:tcPr>
            <w:tcW w:w="3527" w:type="dxa"/>
            <w:noWrap/>
            <w:hideMark/>
          </w:tcPr>
          <w:p w14:paraId="76F25357" w14:textId="48605BD5" w:rsidR="00DF326F" w:rsidRPr="00DF326F" w:rsidRDefault="00D24C5C">
            <w:r w:rsidRPr="00DF326F">
              <w:t>HTLV-1</w:t>
            </w:r>
          </w:p>
        </w:tc>
        <w:tc>
          <w:tcPr>
            <w:tcW w:w="1815" w:type="dxa"/>
            <w:noWrap/>
            <w:hideMark/>
          </w:tcPr>
          <w:p w14:paraId="49741E86" w14:textId="77777777" w:rsidR="00DF326F" w:rsidRPr="00DF326F" w:rsidRDefault="00DF326F">
            <w:r w:rsidRPr="00DF326F">
              <w:t>Ortervirales</w:t>
            </w:r>
          </w:p>
        </w:tc>
        <w:tc>
          <w:tcPr>
            <w:tcW w:w="1853" w:type="dxa"/>
            <w:noWrap/>
            <w:hideMark/>
          </w:tcPr>
          <w:p w14:paraId="06C3E681" w14:textId="2D0811EB" w:rsidR="00DF326F" w:rsidRPr="00DF326F" w:rsidRDefault="00DF326F">
            <w:r w:rsidRPr="00DF326F">
              <w:t>Retroviridae</w:t>
            </w:r>
          </w:p>
        </w:tc>
        <w:tc>
          <w:tcPr>
            <w:tcW w:w="2298" w:type="dxa"/>
            <w:noWrap/>
            <w:hideMark/>
          </w:tcPr>
          <w:p w14:paraId="246EA4F4" w14:textId="1A3EAE76" w:rsidR="00DF326F" w:rsidRPr="00DF326F" w:rsidRDefault="00DF326F">
            <w:r w:rsidRPr="00DF326F">
              <w:t>Deltaretrovirus</w:t>
            </w:r>
          </w:p>
        </w:tc>
      </w:tr>
      <w:tr w:rsidR="00DF326F" w:rsidRPr="00DF326F" w14:paraId="33110EA0" w14:textId="77777777" w:rsidTr="00521761">
        <w:trPr>
          <w:trHeight w:val="290"/>
        </w:trPr>
        <w:tc>
          <w:tcPr>
            <w:tcW w:w="3527" w:type="dxa"/>
            <w:noWrap/>
            <w:hideMark/>
          </w:tcPr>
          <w:p w14:paraId="73327ADC" w14:textId="7BFFD36B" w:rsidR="00DF326F" w:rsidRPr="00DF326F" w:rsidRDefault="00D24C5C">
            <w:r w:rsidRPr="00DF326F">
              <w:t>HTLV-4</w:t>
            </w:r>
          </w:p>
        </w:tc>
        <w:tc>
          <w:tcPr>
            <w:tcW w:w="1815" w:type="dxa"/>
            <w:noWrap/>
            <w:hideMark/>
          </w:tcPr>
          <w:p w14:paraId="72A03AD6" w14:textId="77777777" w:rsidR="00DF326F" w:rsidRPr="00DF326F" w:rsidRDefault="00DF326F">
            <w:r w:rsidRPr="00DF326F">
              <w:t>Ortervirales</w:t>
            </w:r>
          </w:p>
        </w:tc>
        <w:tc>
          <w:tcPr>
            <w:tcW w:w="1853" w:type="dxa"/>
            <w:noWrap/>
            <w:hideMark/>
          </w:tcPr>
          <w:p w14:paraId="07FE19C2" w14:textId="2AA721CA" w:rsidR="00DF326F" w:rsidRPr="00DF326F" w:rsidRDefault="00DF326F">
            <w:r w:rsidRPr="00DF326F">
              <w:t>Retroviridae</w:t>
            </w:r>
          </w:p>
        </w:tc>
        <w:tc>
          <w:tcPr>
            <w:tcW w:w="2298" w:type="dxa"/>
            <w:noWrap/>
            <w:hideMark/>
          </w:tcPr>
          <w:p w14:paraId="3A2EDE40" w14:textId="5E8B186A" w:rsidR="00DF326F" w:rsidRPr="00DF326F" w:rsidRDefault="00DF326F">
            <w:r w:rsidRPr="00DF326F">
              <w:t>Deltaretrovirus</w:t>
            </w:r>
          </w:p>
        </w:tc>
      </w:tr>
      <w:tr w:rsidR="00DF326F" w:rsidRPr="00DF326F" w14:paraId="44A1B0DF" w14:textId="77777777" w:rsidTr="00521761">
        <w:trPr>
          <w:trHeight w:val="290"/>
        </w:trPr>
        <w:tc>
          <w:tcPr>
            <w:tcW w:w="3527" w:type="dxa"/>
            <w:noWrap/>
            <w:hideMark/>
          </w:tcPr>
          <w:p w14:paraId="306ACDA4" w14:textId="77777777" w:rsidR="00DF326F" w:rsidRPr="00DF326F" w:rsidRDefault="00DF326F">
            <w:r w:rsidRPr="00DF326F">
              <w:t>Human Adenovirus</w:t>
            </w:r>
          </w:p>
        </w:tc>
        <w:tc>
          <w:tcPr>
            <w:tcW w:w="1815" w:type="dxa"/>
            <w:noWrap/>
            <w:hideMark/>
          </w:tcPr>
          <w:p w14:paraId="0C5FEB4A" w14:textId="77777777" w:rsidR="00DF326F" w:rsidRPr="00DF326F" w:rsidRDefault="00DF326F">
            <w:r w:rsidRPr="00DF326F">
              <w:t>Rowavirales</w:t>
            </w:r>
          </w:p>
        </w:tc>
        <w:tc>
          <w:tcPr>
            <w:tcW w:w="1853" w:type="dxa"/>
            <w:noWrap/>
            <w:hideMark/>
          </w:tcPr>
          <w:p w14:paraId="56D24023" w14:textId="0E267793" w:rsidR="00DF326F" w:rsidRPr="00DF326F" w:rsidRDefault="00DF326F">
            <w:r w:rsidRPr="00DF326F">
              <w:t>Adenoviridae</w:t>
            </w:r>
          </w:p>
        </w:tc>
        <w:tc>
          <w:tcPr>
            <w:tcW w:w="2298" w:type="dxa"/>
            <w:noWrap/>
            <w:hideMark/>
          </w:tcPr>
          <w:p w14:paraId="5AF358C7" w14:textId="698D8960" w:rsidR="00DF326F" w:rsidRPr="00DF326F" w:rsidRDefault="00DF326F">
            <w:r w:rsidRPr="00DF326F">
              <w:t>Mastadenovirus</w:t>
            </w:r>
          </w:p>
        </w:tc>
      </w:tr>
      <w:tr w:rsidR="00DF326F" w:rsidRPr="00DF326F" w14:paraId="608E4E93" w14:textId="77777777" w:rsidTr="00521761">
        <w:trPr>
          <w:trHeight w:val="290"/>
        </w:trPr>
        <w:tc>
          <w:tcPr>
            <w:tcW w:w="3527" w:type="dxa"/>
            <w:noWrap/>
            <w:hideMark/>
          </w:tcPr>
          <w:p w14:paraId="0A0B280B" w14:textId="77777777" w:rsidR="00DF326F" w:rsidRPr="00DF326F" w:rsidRDefault="00DF326F">
            <w:r w:rsidRPr="00DF326F">
              <w:t>Human Metapneumovirus</w:t>
            </w:r>
          </w:p>
        </w:tc>
        <w:tc>
          <w:tcPr>
            <w:tcW w:w="1815" w:type="dxa"/>
            <w:noWrap/>
            <w:hideMark/>
          </w:tcPr>
          <w:p w14:paraId="690BD6FB" w14:textId="77777777" w:rsidR="00DF326F" w:rsidRPr="00DF326F" w:rsidRDefault="00DF326F">
            <w:r w:rsidRPr="00DF326F">
              <w:t>Mononegavirales</w:t>
            </w:r>
          </w:p>
        </w:tc>
        <w:tc>
          <w:tcPr>
            <w:tcW w:w="1853" w:type="dxa"/>
            <w:noWrap/>
            <w:hideMark/>
          </w:tcPr>
          <w:p w14:paraId="064342BD" w14:textId="14FE125C" w:rsidR="00DF326F" w:rsidRPr="00DF326F" w:rsidRDefault="00DF326F">
            <w:r w:rsidRPr="00DF326F">
              <w:t>Pneumoviridae</w:t>
            </w:r>
          </w:p>
        </w:tc>
        <w:tc>
          <w:tcPr>
            <w:tcW w:w="2298" w:type="dxa"/>
            <w:noWrap/>
            <w:hideMark/>
          </w:tcPr>
          <w:p w14:paraId="5D64012F" w14:textId="62F049B4" w:rsidR="00DF326F" w:rsidRPr="00DF326F" w:rsidRDefault="00DF326F">
            <w:r w:rsidRPr="00DF326F">
              <w:t>Metapneumovirus</w:t>
            </w:r>
          </w:p>
        </w:tc>
      </w:tr>
      <w:tr w:rsidR="00DF326F" w:rsidRPr="00DF326F" w14:paraId="3C04FDD4" w14:textId="77777777" w:rsidTr="00521761">
        <w:trPr>
          <w:trHeight w:val="290"/>
        </w:trPr>
        <w:tc>
          <w:tcPr>
            <w:tcW w:w="3527" w:type="dxa"/>
            <w:noWrap/>
            <w:hideMark/>
          </w:tcPr>
          <w:p w14:paraId="4E6949D3" w14:textId="77777777" w:rsidR="00DF326F" w:rsidRPr="00DF326F" w:rsidRDefault="00DF326F">
            <w:r w:rsidRPr="00DF326F">
              <w:t>Human Norovirus</w:t>
            </w:r>
          </w:p>
        </w:tc>
        <w:tc>
          <w:tcPr>
            <w:tcW w:w="1815" w:type="dxa"/>
            <w:noWrap/>
            <w:hideMark/>
          </w:tcPr>
          <w:p w14:paraId="3841F720" w14:textId="77777777" w:rsidR="00DF326F" w:rsidRPr="00DF326F" w:rsidRDefault="00DF326F">
            <w:r w:rsidRPr="00DF326F">
              <w:t>Picornavirales</w:t>
            </w:r>
          </w:p>
        </w:tc>
        <w:tc>
          <w:tcPr>
            <w:tcW w:w="1853" w:type="dxa"/>
            <w:noWrap/>
            <w:hideMark/>
          </w:tcPr>
          <w:p w14:paraId="55B24770" w14:textId="77777777" w:rsidR="00DF326F" w:rsidRPr="00DF326F" w:rsidRDefault="00DF326F">
            <w:r w:rsidRPr="00DF326F">
              <w:t>Caliciviridae</w:t>
            </w:r>
          </w:p>
        </w:tc>
        <w:tc>
          <w:tcPr>
            <w:tcW w:w="2298" w:type="dxa"/>
            <w:noWrap/>
            <w:hideMark/>
          </w:tcPr>
          <w:p w14:paraId="336B7219" w14:textId="6E761534" w:rsidR="00DF326F" w:rsidRPr="00DF326F" w:rsidRDefault="00DF326F">
            <w:r w:rsidRPr="00DF326F">
              <w:t>Norovirus</w:t>
            </w:r>
          </w:p>
        </w:tc>
      </w:tr>
      <w:tr w:rsidR="00DF326F" w:rsidRPr="00DF326F" w14:paraId="496333DA" w14:textId="77777777" w:rsidTr="00521761">
        <w:trPr>
          <w:trHeight w:val="290"/>
        </w:trPr>
        <w:tc>
          <w:tcPr>
            <w:tcW w:w="3527" w:type="dxa"/>
            <w:noWrap/>
            <w:hideMark/>
          </w:tcPr>
          <w:p w14:paraId="268A7234" w14:textId="77777777" w:rsidR="00DF326F" w:rsidRPr="00DF326F" w:rsidRDefault="00DF326F">
            <w:r w:rsidRPr="00DF326F">
              <w:t>Human Respirovirus 3</w:t>
            </w:r>
          </w:p>
        </w:tc>
        <w:tc>
          <w:tcPr>
            <w:tcW w:w="1815" w:type="dxa"/>
            <w:noWrap/>
            <w:hideMark/>
          </w:tcPr>
          <w:p w14:paraId="284BF39B" w14:textId="77777777" w:rsidR="00DF326F" w:rsidRPr="00DF326F" w:rsidRDefault="00DF326F">
            <w:r w:rsidRPr="00DF326F">
              <w:t>Mononegavirales</w:t>
            </w:r>
          </w:p>
        </w:tc>
        <w:tc>
          <w:tcPr>
            <w:tcW w:w="1853" w:type="dxa"/>
            <w:noWrap/>
            <w:hideMark/>
          </w:tcPr>
          <w:p w14:paraId="04CD5C6D" w14:textId="77777777" w:rsidR="00DF326F" w:rsidRPr="00DF326F" w:rsidRDefault="00DF326F">
            <w:r w:rsidRPr="00DF326F">
              <w:t>Paramyxoviridae</w:t>
            </w:r>
          </w:p>
        </w:tc>
        <w:tc>
          <w:tcPr>
            <w:tcW w:w="2298" w:type="dxa"/>
            <w:noWrap/>
            <w:hideMark/>
          </w:tcPr>
          <w:p w14:paraId="555F7047" w14:textId="1B92DF7C" w:rsidR="00DF326F" w:rsidRPr="00DF326F" w:rsidRDefault="00DF326F">
            <w:r w:rsidRPr="00DF326F">
              <w:t>Respirovirus</w:t>
            </w:r>
          </w:p>
        </w:tc>
      </w:tr>
      <w:tr w:rsidR="00DF326F" w:rsidRPr="00DF326F" w14:paraId="42F3DD37" w14:textId="77777777" w:rsidTr="00521761">
        <w:trPr>
          <w:trHeight w:val="290"/>
        </w:trPr>
        <w:tc>
          <w:tcPr>
            <w:tcW w:w="3527" w:type="dxa"/>
            <w:noWrap/>
            <w:hideMark/>
          </w:tcPr>
          <w:p w14:paraId="7DC906C9" w14:textId="77777777" w:rsidR="00DF326F" w:rsidRPr="00DF326F" w:rsidRDefault="00DF326F">
            <w:r w:rsidRPr="00DF326F">
              <w:t>Human Rhinovirus C</w:t>
            </w:r>
          </w:p>
        </w:tc>
        <w:tc>
          <w:tcPr>
            <w:tcW w:w="1815" w:type="dxa"/>
            <w:noWrap/>
            <w:hideMark/>
          </w:tcPr>
          <w:p w14:paraId="24164FFF" w14:textId="77777777" w:rsidR="00DF326F" w:rsidRPr="00DF326F" w:rsidRDefault="00DF326F">
            <w:r w:rsidRPr="00DF326F">
              <w:t>Picornavirales</w:t>
            </w:r>
          </w:p>
        </w:tc>
        <w:tc>
          <w:tcPr>
            <w:tcW w:w="1853" w:type="dxa"/>
            <w:noWrap/>
            <w:hideMark/>
          </w:tcPr>
          <w:p w14:paraId="0707B099" w14:textId="77777777" w:rsidR="00DF326F" w:rsidRPr="00DF326F" w:rsidRDefault="00DF326F">
            <w:r w:rsidRPr="00DF326F">
              <w:t>Picornaviridae</w:t>
            </w:r>
          </w:p>
        </w:tc>
        <w:tc>
          <w:tcPr>
            <w:tcW w:w="2298" w:type="dxa"/>
            <w:noWrap/>
            <w:hideMark/>
          </w:tcPr>
          <w:p w14:paraId="4D0E9195" w14:textId="12416CE9" w:rsidR="00DF326F" w:rsidRPr="00DF326F" w:rsidRDefault="00DF326F">
            <w:r w:rsidRPr="00DF326F">
              <w:t>Enterovirus</w:t>
            </w:r>
          </w:p>
        </w:tc>
      </w:tr>
      <w:tr w:rsidR="00DF326F" w:rsidRPr="00DF326F" w14:paraId="3677A3CB" w14:textId="77777777" w:rsidTr="00521761">
        <w:trPr>
          <w:trHeight w:val="290"/>
        </w:trPr>
        <w:tc>
          <w:tcPr>
            <w:tcW w:w="3527" w:type="dxa"/>
            <w:noWrap/>
            <w:hideMark/>
          </w:tcPr>
          <w:p w14:paraId="207A69E3" w14:textId="77777777" w:rsidR="00DF326F" w:rsidRPr="00DF326F" w:rsidRDefault="00DF326F">
            <w:r w:rsidRPr="00DF326F">
              <w:t>Influenza A</w:t>
            </w:r>
          </w:p>
        </w:tc>
        <w:tc>
          <w:tcPr>
            <w:tcW w:w="1815" w:type="dxa"/>
            <w:noWrap/>
            <w:hideMark/>
          </w:tcPr>
          <w:p w14:paraId="133CFA51" w14:textId="77777777" w:rsidR="00DF326F" w:rsidRPr="00DF326F" w:rsidRDefault="00DF326F">
            <w:r w:rsidRPr="00DF326F">
              <w:t>Articulavirales</w:t>
            </w:r>
          </w:p>
        </w:tc>
        <w:tc>
          <w:tcPr>
            <w:tcW w:w="1853" w:type="dxa"/>
            <w:noWrap/>
            <w:hideMark/>
          </w:tcPr>
          <w:p w14:paraId="255BA887" w14:textId="77777777" w:rsidR="00DF326F" w:rsidRPr="00DF326F" w:rsidRDefault="00DF326F">
            <w:r w:rsidRPr="00DF326F">
              <w:t>Orthomyxoviridae</w:t>
            </w:r>
          </w:p>
        </w:tc>
        <w:tc>
          <w:tcPr>
            <w:tcW w:w="2298" w:type="dxa"/>
            <w:noWrap/>
            <w:hideMark/>
          </w:tcPr>
          <w:p w14:paraId="485D183C" w14:textId="77777777" w:rsidR="00DF326F" w:rsidRPr="00DF326F" w:rsidRDefault="00DF326F">
            <w:r w:rsidRPr="00DF326F">
              <w:t>Alphainfluenzavirus</w:t>
            </w:r>
          </w:p>
        </w:tc>
      </w:tr>
      <w:tr w:rsidR="00DF326F" w:rsidRPr="00DF326F" w14:paraId="2EC5F0BE" w14:textId="77777777" w:rsidTr="00521761">
        <w:trPr>
          <w:trHeight w:val="290"/>
        </w:trPr>
        <w:tc>
          <w:tcPr>
            <w:tcW w:w="3527" w:type="dxa"/>
            <w:noWrap/>
            <w:hideMark/>
          </w:tcPr>
          <w:p w14:paraId="26D36F1A" w14:textId="77777777" w:rsidR="00DF326F" w:rsidRPr="00DF326F" w:rsidRDefault="00DF326F">
            <w:r w:rsidRPr="00DF326F">
              <w:t>Influenza C</w:t>
            </w:r>
          </w:p>
        </w:tc>
        <w:tc>
          <w:tcPr>
            <w:tcW w:w="1815" w:type="dxa"/>
            <w:noWrap/>
            <w:hideMark/>
          </w:tcPr>
          <w:p w14:paraId="1859EF72" w14:textId="77777777" w:rsidR="00DF326F" w:rsidRPr="00DF326F" w:rsidRDefault="00DF326F">
            <w:r w:rsidRPr="00DF326F">
              <w:t>Articulavirales</w:t>
            </w:r>
          </w:p>
        </w:tc>
        <w:tc>
          <w:tcPr>
            <w:tcW w:w="1853" w:type="dxa"/>
            <w:noWrap/>
            <w:hideMark/>
          </w:tcPr>
          <w:p w14:paraId="4D43A854" w14:textId="77777777" w:rsidR="00DF326F" w:rsidRPr="00DF326F" w:rsidRDefault="00DF326F">
            <w:r w:rsidRPr="00DF326F">
              <w:t>Orthomyxoviridae</w:t>
            </w:r>
          </w:p>
        </w:tc>
        <w:tc>
          <w:tcPr>
            <w:tcW w:w="2298" w:type="dxa"/>
            <w:noWrap/>
            <w:hideMark/>
          </w:tcPr>
          <w:p w14:paraId="379D7608" w14:textId="46DF7B69" w:rsidR="00DF326F" w:rsidRPr="00DF326F" w:rsidRDefault="00DF326F">
            <w:r w:rsidRPr="00DF326F">
              <w:t>Gammainfluenzavirus</w:t>
            </w:r>
          </w:p>
        </w:tc>
      </w:tr>
      <w:tr w:rsidR="00DF326F" w:rsidRPr="00DF326F" w14:paraId="1E07F53D" w14:textId="77777777" w:rsidTr="00521761">
        <w:trPr>
          <w:trHeight w:val="290"/>
        </w:trPr>
        <w:tc>
          <w:tcPr>
            <w:tcW w:w="3527" w:type="dxa"/>
            <w:noWrap/>
            <w:hideMark/>
          </w:tcPr>
          <w:p w14:paraId="7AB168B6" w14:textId="77777777" w:rsidR="00DF326F" w:rsidRPr="00DF326F" w:rsidRDefault="00DF326F">
            <w:r w:rsidRPr="00DF326F">
              <w:t>Lymphocytic Choriomeningitis Virus</w:t>
            </w:r>
          </w:p>
        </w:tc>
        <w:tc>
          <w:tcPr>
            <w:tcW w:w="1815" w:type="dxa"/>
            <w:noWrap/>
            <w:hideMark/>
          </w:tcPr>
          <w:p w14:paraId="030AF719" w14:textId="77777777" w:rsidR="00DF326F" w:rsidRPr="00DF326F" w:rsidRDefault="00DF326F">
            <w:r w:rsidRPr="00DF326F">
              <w:t>Bunyavirales</w:t>
            </w:r>
          </w:p>
        </w:tc>
        <w:tc>
          <w:tcPr>
            <w:tcW w:w="1853" w:type="dxa"/>
            <w:noWrap/>
            <w:hideMark/>
          </w:tcPr>
          <w:p w14:paraId="56B619A0" w14:textId="1C01BD53" w:rsidR="00DF326F" w:rsidRPr="00DF326F" w:rsidRDefault="00DF326F">
            <w:r w:rsidRPr="00DF326F">
              <w:t>Arenaviridae</w:t>
            </w:r>
          </w:p>
        </w:tc>
        <w:tc>
          <w:tcPr>
            <w:tcW w:w="2298" w:type="dxa"/>
            <w:noWrap/>
            <w:hideMark/>
          </w:tcPr>
          <w:p w14:paraId="2301FB07" w14:textId="77FA472C" w:rsidR="00DF326F" w:rsidRPr="00DF326F" w:rsidRDefault="00DF326F">
            <w:r w:rsidRPr="00DF326F">
              <w:t>Mammarenavirus</w:t>
            </w:r>
          </w:p>
        </w:tc>
      </w:tr>
      <w:tr w:rsidR="00DF326F" w:rsidRPr="00DF326F" w14:paraId="31CC79D1" w14:textId="77777777" w:rsidTr="00521761">
        <w:trPr>
          <w:trHeight w:val="290"/>
        </w:trPr>
        <w:tc>
          <w:tcPr>
            <w:tcW w:w="3527" w:type="dxa"/>
            <w:noWrap/>
            <w:hideMark/>
          </w:tcPr>
          <w:p w14:paraId="3257F9C1" w14:textId="77777777" w:rsidR="00DF326F" w:rsidRPr="00DF326F" w:rsidRDefault="00DF326F">
            <w:r w:rsidRPr="00DF326F">
              <w:t>Menangle Virus</w:t>
            </w:r>
          </w:p>
        </w:tc>
        <w:tc>
          <w:tcPr>
            <w:tcW w:w="1815" w:type="dxa"/>
            <w:noWrap/>
            <w:hideMark/>
          </w:tcPr>
          <w:p w14:paraId="74153DB9" w14:textId="77777777" w:rsidR="00DF326F" w:rsidRPr="00DF326F" w:rsidRDefault="00DF326F">
            <w:r w:rsidRPr="00DF326F">
              <w:t>Mononegavirales</w:t>
            </w:r>
          </w:p>
        </w:tc>
        <w:tc>
          <w:tcPr>
            <w:tcW w:w="1853" w:type="dxa"/>
            <w:noWrap/>
            <w:hideMark/>
          </w:tcPr>
          <w:p w14:paraId="6DEDCF86" w14:textId="77777777" w:rsidR="00DF326F" w:rsidRPr="00DF326F" w:rsidRDefault="00DF326F">
            <w:r w:rsidRPr="00DF326F">
              <w:t>Paramyxoviridae</w:t>
            </w:r>
          </w:p>
        </w:tc>
        <w:tc>
          <w:tcPr>
            <w:tcW w:w="2298" w:type="dxa"/>
            <w:noWrap/>
            <w:hideMark/>
          </w:tcPr>
          <w:p w14:paraId="573F487B" w14:textId="4DC2EDC5" w:rsidR="00DF326F" w:rsidRPr="00DF326F" w:rsidRDefault="00DF326F">
            <w:r w:rsidRPr="00DF326F">
              <w:t>Pararubulavirus</w:t>
            </w:r>
          </w:p>
        </w:tc>
      </w:tr>
      <w:tr w:rsidR="00DF326F" w:rsidRPr="00DF326F" w14:paraId="2CDEF176" w14:textId="77777777" w:rsidTr="00521761">
        <w:trPr>
          <w:trHeight w:val="290"/>
        </w:trPr>
        <w:tc>
          <w:tcPr>
            <w:tcW w:w="3527" w:type="dxa"/>
            <w:noWrap/>
            <w:hideMark/>
          </w:tcPr>
          <w:p w14:paraId="0C6A0652" w14:textId="211C0054" w:rsidR="00DF326F" w:rsidRPr="00DF326F" w:rsidRDefault="00D24C5C">
            <w:r w:rsidRPr="00DF326F">
              <w:t>MERS</w:t>
            </w:r>
            <w:r w:rsidR="00DF326F" w:rsidRPr="00DF326F">
              <w:t>-Co</w:t>
            </w:r>
            <w:r w:rsidRPr="00DF326F">
              <w:t>V</w:t>
            </w:r>
          </w:p>
        </w:tc>
        <w:tc>
          <w:tcPr>
            <w:tcW w:w="1815" w:type="dxa"/>
            <w:noWrap/>
            <w:hideMark/>
          </w:tcPr>
          <w:p w14:paraId="5A811E87" w14:textId="77777777" w:rsidR="00DF326F" w:rsidRPr="00DF326F" w:rsidRDefault="00DF326F">
            <w:r w:rsidRPr="00DF326F">
              <w:t>Nidovirales</w:t>
            </w:r>
          </w:p>
        </w:tc>
        <w:tc>
          <w:tcPr>
            <w:tcW w:w="1853" w:type="dxa"/>
            <w:noWrap/>
            <w:hideMark/>
          </w:tcPr>
          <w:p w14:paraId="267CF75D" w14:textId="0CCE28E6" w:rsidR="00DF326F" w:rsidRPr="00DF326F" w:rsidRDefault="00DF326F">
            <w:r w:rsidRPr="00DF326F">
              <w:t>Coronaviridae</w:t>
            </w:r>
          </w:p>
        </w:tc>
        <w:tc>
          <w:tcPr>
            <w:tcW w:w="2298" w:type="dxa"/>
            <w:noWrap/>
            <w:hideMark/>
          </w:tcPr>
          <w:p w14:paraId="232A67DB" w14:textId="13FDF6D5" w:rsidR="00DF326F" w:rsidRPr="00DF326F" w:rsidRDefault="00DF326F">
            <w:r w:rsidRPr="00DF326F">
              <w:t>Betacoronavirus</w:t>
            </w:r>
          </w:p>
        </w:tc>
      </w:tr>
      <w:tr w:rsidR="00DF326F" w:rsidRPr="00DF326F" w14:paraId="6EBBC08E" w14:textId="77777777" w:rsidTr="00521761">
        <w:trPr>
          <w:trHeight w:val="290"/>
        </w:trPr>
        <w:tc>
          <w:tcPr>
            <w:tcW w:w="3527" w:type="dxa"/>
            <w:noWrap/>
            <w:hideMark/>
          </w:tcPr>
          <w:p w14:paraId="7FE1F87B" w14:textId="77777777" w:rsidR="00DF326F" w:rsidRPr="00DF326F" w:rsidRDefault="00DF326F">
            <w:r w:rsidRPr="00DF326F">
              <w:t>Nipah Virus</w:t>
            </w:r>
          </w:p>
        </w:tc>
        <w:tc>
          <w:tcPr>
            <w:tcW w:w="1815" w:type="dxa"/>
            <w:noWrap/>
            <w:hideMark/>
          </w:tcPr>
          <w:p w14:paraId="1B0684DE" w14:textId="77777777" w:rsidR="00DF326F" w:rsidRPr="00DF326F" w:rsidRDefault="00DF326F">
            <w:r w:rsidRPr="00DF326F">
              <w:t>Mononegavirales</w:t>
            </w:r>
          </w:p>
        </w:tc>
        <w:tc>
          <w:tcPr>
            <w:tcW w:w="1853" w:type="dxa"/>
            <w:noWrap/>
            <w:hideMark/>
          </w:tcPr>
          <w:p w14:paraId="6423E7A0" w14:textId="77777777" w:rsidR="00DF326F" w:rsidRPr="00DF326F" w:rsidRDefault="00DF326F">
            <w:r w:rsidRPr="00DF326F">
              <w:t>Paramyxoviridae</w:t>
            </w:r>
          </w:p>
        </w:tc>
        <w:tc>
          <w:tcPr>
            <w:tcW w:w="2298" w:type="dxa"/>
            <w:noWrap/>
            <w:hideMark/>
          </w:tcPr>
          <w:p w14:paraId="5079E10E" w14:textId="56C6B91D" w:rsidR="00DF326F" w:rsidRPr="00DF326F" w:rsidRDefault="00DF326F">
            <w:r w:rsidRPr="00DF326F">
              <w:t>Henipavirus</w:t>
            </w:r>
          </w:p>
        </w:tc>
      </w:tr>
      <w:tr w:rsidR="00DF326F" w:rsidRPr="00DF326F" w14:paraId="3F13E4A5" w14:textId="77777777" w:rsidTr="00521761">
        <w:trPr>
          <w:trHeight w:val="290"/>
        </w:trPr>
        <w:tc>
          <w:tcPr>
            <w:tcW w:w="3527" w:type="dxa"/>
            <w:noWrap/>
            <w:hideMark/>
          </w:tcPr>
          <w:p w14:paraId="33D70C0F" w14:textId="77777777" w:rsidR="00DF326F" w:rsidRPr="00DF326F" w:rsidRDefault="00DF326F">
            <w:r w:rsidRPr="00DF326F">
              <w:t>Peste Des Petits Ruminants Virus</w:t>
            </w:r>
          </w:p>
        </w:tc>
        <w:tc>
          <w:tcPr>
            <w:tcW w:w="1815" w:type="dxa"/>
            <w:noWrap/>
            <w:hideMark/>
          </w:tcPr>
          <w:p w14:paraId="5BF67AAF" w14:textId="77777777" w:rsidR="00DF326F" w:rsidRPr="00DF326F" w:rsidRDefault="00DF326F">
            <w:r w:rsidRPr="00DF326F">
              <w:t>Mononegavirales</w:t>
            </w:r>
          </w:p>
        </w:tc>
        <w:tc>
          <w:tcPr>
            <w:tcW w:w="1853" w:type="dxa"/>
            <w:noWrap/>
            <w:hideMark/>
          </w:tcPr>
          <w:p w14:paraId="19CD603F" w14:textId="77777777" w:rsidR="00DF326F" w:rsidRPr="00DF326F" w:rsidRDefault="00DF326F">
            <w:r w:rsidRPr="00DF326F">
              <w:t>Paramyxoviridae</w:t>
            </w:r>
          </w:p>
        </w:tc>
        <w:tc>
          <w:tcPr>
            <w:tcW w:w="2298" w:type="dxa"/>
            <w:noWrap/>
            <w:hideMark/>
          </w:tcPr>
          <w:p w14:paraId="76F20E1A" w14:textId="77777777" w:rsidR="00DF326F" w:rsidRPr="00DF326F" w:rsidRDefault="00DF326F">
            <w:r w:rsidRPr="00DF326F">
              <w:t>Morbillivirus</w:t>
            </w:r>
          </w:p>
        </w:tc>
      </w:tr>
      <w:tr w:rsidR="00DF326F" w:rsidRPr="00DF326F" w14:paraId="2A686D57" w14:textId="77777777" w:rsidTr="00521761">
        <w:trPr>
          <w:trHeight w:val="290"/>
        </w:trPr>
        <w:tc>
          <w:tcPr>
            <w:tcW w:w="3527" w:type="dxa"/>
            <w:noWrap/>
            <w:hideMark/>
          </w:tcPr>
          <w:p w14:paraId="793768AD" w14:textId="77777777" w:rsidR="00DF326F" w:rsidRPr="00DF326F" w:rsidRDefault="00DF326F">
            <w:r w:rsidRPr="00DF326F">
              <w:t>Pigeon Paramyxovirus 1</w:t>
            </w:r>
          </w:p>
        </w:tc>
        <w:tc>
          <w:tcPr>
            <w:tcW w:w="1815" w:type="dxa"/>
            <w:noWrap/>
            <w:hideMark/>
          </w:tcPr>
          <w:p w14:paraId="5DB7B3C6" w14:textId="77777777" w:rsidR="00DF326F" w:rsidRPr="00DF326F" w:rsidRDefault="00DF326F">
            <w:r w:rsidRPr="00DF326F">
              <w:t>Mononegavirales</w:t>
            </w:r>
          </w:p>
        </w:tc>
        <w:tc>
          <w:tcPr>
            <w:tcW w:w="1853" w:type="dxa"/>
            <w:noWrap/>
            <w:hideMark/>
          </w:tcPr>
          <w:p w14:paraId="6B78A7BE" w14:textId="77777777" w:rsidR="00DF326F" w:rsidRPr="00DF326F" w:rsidRDefault="00DF326F">
            <w:r w:rsidRPr="00DF326F">
              <w:t>Paramyxoviridae</w:t>
            </w:r>
          </w:p>
        </w:tc>
        <w:tc>
          <w:tcPr>
            <w:tcW w:w="2298" w:type="dxa"/>
            <w:noWrap/>
            <w:hideMark/>
          </w:tcPr>
          <w:p w14:paraId="0EC804AF" w14:textId="60F1D68D" w:rsidR="00DF326F" w:rsidRPr="00DF326F" w:rsidRDefault="00DF326F">
            <w:r w:rsidRPr="00DF326F">
              <w:t>Avulavirus</w:t>
            </w:r>
          </w:p>
        </w:tc>
      </w:tr>
      <w:tr w:rsidR="00DF326F" w:rsidRPr="00DF326F" w14:paraId="700E7871" w14:textId="77777777" w:rsidTr="00521761">
        <w:trPr>
          <w:trHeight w:val="290"/>
        </w:trPr>
        <w:tc>
          <w:tcPr>
            <w:tcW w:w="3527" w:type="dxa"/>
            <w:noWrap/>
            <w:hideMark/>
          </w:tcPr>
          <w:p w14:paraId="03376C30" w14:textId="77777777" w:rsidR="00DF326F" w:rsidRPr="00DF326F" w:rsidRDefault="00DF326F">
            <w:r w:rsidRPr="00DF326F">
              <w:t>Puumala Hantavirus</w:t>
            </w:r>
          </w:p>
        </w:tc>
        <w:tc>
          <w:tcPr>
            <w:tcW w:w="1815" w:type="dxa"/>
            <w:noWrap/>
            <w:hideMark/>
          </w:tcPr>
          <w:p w14:paraId="003E2F27" w14:textId="77777777" w:rsidR="00DF326F" w:rsidRPr="00DF326F" w:rsidRDefault="00DF326F">
            <w:r w:rsidRPr="00DF326F">
              <w:t>Bunyavirales</w:t>
            </w:r>
          </w:p>
        </w:tc>
        <w:tc>
          <w:tcPr>
            <w:tcW w:w="1853" w:type="dxa"/>
            <w:noWrap/>
            <w:hideMark/>
          </w:tcPr>
          <w:p w14:paraId="6CA3AA1C" w14:textId="542990C0" w:rsidR="00DF326F" w:rsidRPr="00DF326F" w:rsidRDefault="00DF326F">
            <w:r w:rsidRPr="00DF326F">
              <w:t>Hantaviridae</w:t>
            </w:r>
          </w:p>
        </w:tc>
        <w:tc>
          <w:tcPr>
            <w:tcW w:w="2298" w:type="dxa"/>
            <w:noWrap/>
            <w:hideMark/>
          </w:tcPr>
          <w:p w14:paraId="5DC1D4D3" w14:textId="5DDF0238" w:rsidR="00DF326F" w:rsidRPr="00DF326F" w:rsidRDefault="00DF326F">
            <w:r w:rsidRPr="00DF326F">
              <w:t>Orthohantavirus</w:t>
            </w:r>
          </w:p>
        </w:tc>
      </w:tr>
      <w:tr w:rsidR="00DF326F" w:rsidRPr="00DF326F" w14:paraId="028A0A9A" w14:textId="77777777" w:rsidTr="00521761">
        <w:trPr>
          <w:trHeight w:val="264"/>
        </w:trPr>
        <w:tc>
          <w:tcPr>
            <w:tcW w:w="3527" w:type="dxa"/>
            <w:noWrap/>
            <w:hideMark/>
          </w:tcPr>
          <w:p w14:paraId="762F866D" w14:textId="77777777" w:rsidR="00DF326F" w:rsidRPr="00DF326F" w:rsidRDefault="00DF326F">
            <w:r w:rsidRPr="00DF326F">
              <w:t>Rabbit Hemorrhagic Disease Virus 2</w:t>
            </w:r>
          </w:p>
        </w:tc>
        <w:tc>
          <w:tcPr>
            <w:tcW w:w="1815" w:type="dxa"/>
            <w:hideMark/>
          </w:tcPr>
          <w:p w14:paraId="1844FBB6" w14:textId="77777777" w:rsidR="00DF326F" w:rsidRPr="00DF326F" w:rsidRDefault="00DF326F" w:rsidP="00DF326F">
            <w:pPr>
              <w:spacing w:after="160"/>
            </w:pPr>
            <w:r w:rsidRPr="00DF326F">
              <w:t>Picornavirales</w:t>
            </w:r>
          </w:p>
        </w:tc>
        <w:tc>
          <w:tcPr>
            <w:tcW w:w="1853" w:type="dxa"/>
            <w:noWrap/>
            <w:hideMark/>
          </w:tcPr>
          <w:p w14:paraId="29792F30" w14:textId="77777777" w:rsidR="00DF326F" w:rsidRPr="00DF326F" w:rsidRDefault="00DF326F" w:rsidP="00DF326F">
            <w:pPr>
              <w:spacing w:after="160"/>
            </w:pPr>
            <w:r w:rsidRPr="00DF326F">
              <w:t>Caliciviridae</w:t>
            </w:r>
          </w:p>
        </w:tc>
        <w:tc>
          <w:tcPr>
            <w:tcW w:w="2298" w:type="dxa"/>
            <w:noWrap/>
            <w:hideMark/>
          </w:tcPr>
          <w:p w14:paraId="29141583" w14:textId="77777777" w:rsidR="00DF326F" w:rsidRPr="00DF326F" w:rsidRDefault="00DF326F">
            <w:r w:rsidRPr="00DF326F">
              <w:t>Lagovirus</w:t>
            </w:r>
          </w:p>
        </w:tc>
      </w:tr>
      <w:tr w:rsidR="00DF326F" w:rsidRPr="00DF326F" w14:paraId="46736653" w14:textId="77777777" w:rsidTr="00521761">
        <w:trPr>
          <w:trHeight w:val="290"/>
        </w:trPr>
        <w:tc>
          <w:tcPr>
            <w:tcW w:w="3527" w:type="dxa"/>
            <w:noWrap/>
            <w:hideMark/>
          </w:tcPr>
          <w:p w14:paraId="04C5586B" w14:textId="77777777" w:rsidR="00DF326F" w:rsidRPr="00DF326F" w:rsidRDefault="00DF326F">
            <w:r w:rsidRPr="00DF326F">
              <w:t>Rabies Virus</w:t>
            </w:r>
          </w:p>
        </w:tc>
        <w:tc>
          <w:tcPr>
            <w:tcW w:w="1815" w:type="dxa"/>
            <w:noWrap/>
            <w:hideMark/>
          </w:tcPr>
          <w:p w14:paraId="21DDA345" w14:textId="77777777" w:rsidR="00DF326F" w:rsidRPr="00DF326F" w:rsidRDefault="00DF326F">
            <w:r w:rsidRPr="00DF326F">
              <w:t>Mononegavirales</w:t>
            </w:r>
          </w:p>
        </w:tc>
        <w:tc>
          <w:tcPr>
            <w:tcW w:w="1853" w:type="dxa"/>
            <w:noWrap/>
            <w:hideMark/>
          </w:tcPr>
          <w:p w14:paraId="4ECD407C" w14:textId="77777777" w:rsidR="00DF326F" w:rsidRPr="00DF326F" w:rsidRDefault="00DF326F">
            <w:r w:rsidRPr="00DF326F">
              <w:t>Rhabdoviridae</w:t>
            </w:r>
          </w:p>
        </w:tc>
        <w:tc>
          <w:tcPr>
            <w:tcW w:w="2298" w:type="dxa"/>
            <w:noWrap/>
            <w:hideMark/>
          </w:tcPr>
          <w:p w14:paraId="332FA901" w14:textId="77777777" w:rsidR="00DF326F" w:rsidRPr="00DF326F" w:rsidRDefault="00DF326F">
            <w:r w:rsidRPr="00DF326F">
              <w:t>Lyssavirus</w:t>
            </w:r>
          </w:p>
        </w:tc>
      </w:tr>
      <w:tr w:rsidR="00DF326F" w:rsidRPr="00DF326F" w14:paraId="0FD8C1BF" w14:textId="77777777" w:rsidTr="00521761">
        <w:trPr>
          <w:trHeight w:val="290"/>
        </w:trPr>
        <w:tc>
          <w:tcPr>
            <w:tcW w:w="3527" w:type="dxa"/>
            <w:noWrap/>
            <w:hideMark/>
          </w:tcPr>
          <w:p w14:paraId="54296B9F" w14:textId="77777777" w:rsidR="00DF326F" w:rsidRPr="00DF326F" w:rsidRDefault="00DF326F">
            <w:r w:rsidRPr="00DF326F">
              <w:t>Human Respiratory Syncytial Virus</w:t>
            </w:r>
          </w:p>
        </w:tc>
        <w:tc>
          <w:tcPr>
            <w:tcW w:w="1815" w:type="dxa"/>
            <w:noWrap/>
            <w:hideMark/>
          </w:tcPr>
          <w:p w14:paraId="54129B10" w14:textId="77777777" w:rsidR="00DF326F" w:rsidRPr="00DF326F" w:rsidRDefault="00DF326F">
            <w:r w:rsidRPr="00DF326F">
              <w:t>Mononegavirales</w:t>
            </w:r>
          </w:p>
        </w:tc>
        <w:tc>
          <w:tcPr>
            <w:tcW w:w="1853" w:type="dxa"/>
            <w:noWrap/>
            <w:hideMark/>
          </w:tcPr>
          <w:p w14:paraId="68D388A8" w14:textId="736068E7" w:rsidR="00DF326F" w:rsidRPr="00DF326F" w:rsidRDefault="00DF326F">
            <w:r w:rsidRPr="00DF326F">
              <w:t>Pneumoviridae</w:t>
            </w:r>
          </w:p>
        </w:tc>
        <w:tc>
          <w:tcPr>
            <w:tcW w:w="2298" w:type="dxa"/>
            <w:noWrap/>
            <w:hideMark/>
          </w:tcPr>
          <w:p w14:paraId="162E78B0" w14:textId="65D60141" w:rsidR="00DF326F" w:rsidRPr="00DF326F" w:rsidRDefault="00DF326F">
            <w:r w:rsidRPr="00DF326F">
              <w:t>Orthopneumovirus</w:t>
            </w:r>
          </w:p>
        </w:tc>
      </w:tr>
      <w:tr w:rsidR="00DF326F" w:rsidRPr="00DF326F" w14:paraId="59EA6042" w14:textId="77777777" w:rsidTr="00521761">
        <w:trPr>
          <w:trHeight w:val="290"/>
        </w:trPr>
        <w:tc>
          <w:tcPr>
            <w:tcW w:w="3527" w:type="dxa"/>
            <w:noWrap/>
            <w:hideMark/>
          </w:tcPr>
          <w:p w14:paraId="098D6CA5" w14:textId="77777777" w:rsidR="00DF326F" w:rsidRPr="00DF326F" w:rsidRDefault="00DF326F">
            <w:r w:rsidRPr="00DF326F">
              <w:t>Rotavirus</w:t>
            </w:r>
          </w:p>
        </w:tc>
        <w:tc>
          <w:tcPr>
            <w:tcW w:w="1815" w:type="dxa"/>
            <w:noWrap/>
            <w:hideMark/>
          </w:tcPr>
          <w:p w14:paraId="118DA885" w14:textId="77777777" w:rsidR="00DF326F" w:rsidRPr="00DF326F" w:rsidRDefault="00DF326F">
            <w:r w:rsidRPr="00DF326F">
              <w:t>Reoviridae</w:t>
            </w:r>
          </w:p>
        </w:tc>
        <w:tc>
          <w:tcPr>
            <w:tcW w:w="1853" w:type="dxa"/>
            <w:noWrap/>
            <w:hideMark/>
          </w:tcPr>
          <w:p w14:paraId="0286C119" w14:textId="77777777" w:rsidR="00DF326F" w:rsidRPr="00DF326F" w:rsidRDefault="00DF326F">
            <w:r w:rsidRPr="00DF326F">
              <w:t>Reoviridae</w:t>
            </w:r>
          </w:p>
        </w:tc>
        <w:tc>
          <w:tcPr>
            <w:tcW w:w="2298" w:type="dxa"/>
            <w:noWrap/>
            <w:hideMark/>
          </w:tcPr>
          <w:p w14:paraId="06AA9A34" w14:textId="77777777" w:rsidR="00DF326F" w:rsidRPr="00DF326F" w:rsidRDefault="00DF326F">
            <w:r w:rsidRPr="00DF326F">
              <w:t>Rotavirus</w:t>
            </w:r>
          </w:p>
        </w:tc>
      </w:tr>
      <w:tr w:rsidR="00DF326F" w:rsidRPr="00DF326F" w14:paraId="56BE606D" w14:textId="77777777" w:rsidTr="00521761">
        <w:trPr>
          <w:trHeight w:val="290"/>
        </w:trPr>
        <w:tc>
          <w:tcPr>
            <w:tcW w:w="3527" w:type="dxa"/>
            <w:noWrap/>
            <w:hideMark/>
          </w:tcPr>
          <w:p w14:paraId="0F7BAA9F" w14:textId="24E9ACDD" w:rsidR="00DF326F" w:rsidRPr="00DF326F" w:rsidRDefault="00D24C5C">
            <w:r w:rsidRPr="00DF326F">
              <w:t>SARS-C</w:t>
            </w:r>
            <w:r>
              <w:t>o</w:t>
            </w:r>
            <w:r w:rsidRPr="00DF326F">
              <w:t>V</w:t>
            </w:r>
          </w:p>
        </w:tc>
        <w:tc>
          <w:tcPr>
            <w:tcW w:w="1815" w:type="dxa"/>
            <w:noWrap/>
            <w:hideMark/>
          </w:tcPr>
          <w:p w14:paraId="164D5A79" w14:textId="77777777" w:rsidR="00DF326F" w:rsidRPr="00DF326F" w:rsidRDefault="00DF326F">
            <w:r w:rsidRPr="00DF326F">
              <w:t>Nidovirales</w:t>
            </w:r>
          </w:p>
        </w:tc>
        <w:tc>
          <w:tcPr>
            <w:tcW w:w="1853" w:type="dxa"/>
            <w:noWrap/>
            <w:hideMark/>
          </w:tcPr>
          <w:p w14:paraId="30949D17" w14:textId="0274D5CE" w:rsidR="00DF326F" w:rsidRPr="00DF326F" w:rsidRDefault="00DF326F">
            <w:r w:rsidRPr="00DF326F">
              <w:t>Coronaviridae</w:t>
            </w:r>
          </w:p>
        </w:tc>
        <w:tc>
          <w:tcPr>
            <w:tcW w:w="2298" w:type="dxa"/>
            <w:noWrap/>
            <w:hideMark/>
          </w:tcPr>
          <w:p w14:paraId="505B399F" w14:textId="0A110733" w:rsidR="00DF326F" w:rsidRPr="00DF326F" w:rsidRDefault="00DF326F">
            <w:r w:rsidRPr="00DF326F">
              <w:t>Betacoronavirus</w:t>
            </w:r>
          </w:p>
        </w:tc>
      </w:tr>
      <w:tr w:rsidR="00DF326F" w:rsidRPr="00DF326F" w14:paraId="671CC149" w14:textId="77777777" w:rsidTr="00521761">
        <w:trPr>
          <w:trHeight w:val="290"/>
        </w:trPr>
        <w:tc>
          <w:tcPr>
            <w:tcW w:w="3527" w:type="dxa"/>
            <w:noWrap/>
            <w:hideMark/>
          </w:tcPr>
          <w:p w14:paraId="6086235E" w14:textId="77777777" w:rsidR="00DF326F" w:rsidRPr="00DF326F" w:rsidRDefault="00DF326F">
            <w:r w:rsidRPr="00DF326F">
              <w:t>Seoul Virus</w:t>
            </w:r>
          </w:p>
        </w:tc>
        <w:tc>
          <w:tcPr>
            <w:tcW w:w="1815" w:type="dxa"/>
            <w:noWrap/>
            <w:hideMark/>
          </w:tcPr>
          <w:p w14:paraId="1507AAF6" w14:textId="77777777" w:rsidR="00DF326F" w:rsidRPr="00DF326F" w:rsidRDefault="00DF326F">
            <w:r w:rsidRPr="00DF326F">
              <w:t>Bunyavirales</w:t>
            </w:r>
          </w:p>
        </w:tc>
        <w:tc>
          <w:tcPr>
            <w:tcW w:w="1853" w:type="dxa"/>
            <w:noWrap/>
            <w:hideMark/>
          </w:tcPr>
          <w:p w14:paraId="623662BA" w14:textId="298EA916" w:rsidR="00DF326F" w:rsidRPr="00DF326F" w:rsidRDefault="00DF326F">
            <w:r w:rsidRPr="00DF326F">
              <w:t>Hantaviridae</w:t>
            </w:r>
          </w:p>
        </w:tc>
        <w:tc>
          <w:tcPr>
            <w:tcW w:w="2298" w:type="dxa"/>
            <w:noWrap/>
            <w:hideMark/>
          </w:tcPr>
          <w:p w14:paraId="5B765EB9" w14:textId="6094DBF2" w:rsidR="00DF326F" w:rsidRPr="00DF326F" w:rsidRDefault="00DF326F">
            <w:r w:rsidRPr="00DF326F">
              <w:t>Orthohantavirus</w:t>
            </w:r>
          </w:p>
        </w:tc>
      </w:tr>
      <w:tr w:rsidR="00DF326F" w:rsidRPr="00DF326F" w14:paraId="58F0D4D2" w14:textId="77777777" w:rsidTr="00521761">
        <w:trPr>
          <w:trHeight w:val="290"/>
        </w:trPr>
        <w:tc>
          <w:tcPr>
            <w:tcW w:w="3527" w:type="dxa"/>
            <w:noWrap/>
            <w:hideMark/>
          </w:tcPr>
          <w:p w14:paraId="553004CE" w14:textId="77777777" w:rsidR="00DF326F" w:rsidRPr="00DF326F" w:rsidRDefault="00DF326F">
            <w:r w:rsidRPr="00DF326F">
              <w:t>Severe Fever With Thrombocytopenia Syndrome Virus</w:t>
            </w:r>
          </w:p>
        </w:tc>
        <w:tc>
          <w:tcPr>
            <w:tcW w:w="1815" w:type="dxa"/>
            <w:noWrap/>
            <w:hideMark/>
          </w:tcPr>
          <w:p w14:paraId="2E353345" w14:textId="77777777" w:rsidR="00DF326F" w:rsidRPr="00DF326F" w:rsidRDefault="00DF326F">
            <w:r w:rsidRPr="00DF326F">
              <w:t>Bunyavirales</w:t>
            </w:r>
          </w:p>
        </w:tc>
        <w:tc>
          <w:tcPr>
            <w:tcW w:w="1853" w:type="dxa"/>
            <w:noWrap/>
            <w:hideMark/>
          </w:tcPr>
          <w:p w14:paraId="49FCAF23" w14:textId="6839DEA0" w:rsidR="00DF326F" w:rsidRPr="00DF326F" w:rsidRDefault="00DF326F">
            <w:r w:rsidRPr="00DF326F">
              <w:t>Phenuiviridae</w:t>
            </w:r>
          </w:p>
        </w:tc>
        <w:tc>
          <w:tcPr>
            <w:tcW w:w="2298" w:type="dxa"/>
            <w:noWrap/>
            <w:hideMark/>
          </w:tcPr>
          <w:p w14:paraId="7DD7C015" w14:textId="21B22DF4" w:rsidR="00DF326F" w:rsidRPr="00DF326F" w:rsidRDefault="00DF326F">
            <w:r w:rsidRPr="00DF326F">
              <w:t>Bandavirus</w:t>
            </w:r>
          </w:p>
        </w:tc>
      </w:tr>
      <w:tr w:rsidR="00DF326F" w:rsidRPr="00DF326F" w14:paraId="3641D36F" w14:textId="77777777" w:rsidTr="00521761">
        <w:trPr>
          <w:trHeight w:val="290"/>
        </w:trPr>
        <w:tc>
          <w:tcPr>
            <w:tcW w:w="3527" w:type="dxa"/>
            <w:noWrap/>
            <w:hideMark/>
          </w:tcPr>
          <w:p w14:paraId="2A216B69" w14:textId="77777777" w:rsidR="00DF326F" w:rsidRPr="00DF326F" w:rsidRDefault="00DF326F">
            <w:r w:rsidRPr="00DF326F">
              <w:t>Simian Foamy Virus</w:t>
            </w:r>
          </w:p>
        </w:tc>
        <w:tc>
          <w:tcPr>
            <w:tcW w:w="1815" w:type="dxa"/>
            <w:noWrap/>
            <w:hideMark/>
          </w:tcPr>
          <w:p w14:paraId="5F225CEE" w14:textId="77777777" w:rsidR="00DF326F" w:rsidRPr="00DF326F" w:rsidRDefault="00DF326F">
            <w:r w:rsidRPr="00DF326F">
              <w:t>Ortervirales</w:t>
            </w:r>
          </w:p>
        </w:tc>
        <w:tc>
          <w:tcPr>
            <w:tcW w:w="1853" w:type="dxa"/>
            <w:noWrap/>
            <w:hideMark/>
          </w:tcPr>
          <w:p w14:paraId="445402BB" w14:textId="61388208" w:rsidR="00DF326F" w:rsidRPr="00DF326F" w:rsidRDefault="00DF326F">
            <w:r w:rsidRPr="00DF326F">
              <w:t>Retroviridae</w:t>
            </w:r>
          </w:p>
        </w:tc>
        <w:tc>
          <w:tcPr>
            <w:tcW w:w="2298" w:type="dxa"/>
            <w:noWrap/>
            <w:hideMark/>
          </w:tcPr>
          <w:p w14:paraId="65F9ABD4" w14:textId="12E7C218" w:rsidR="00DF326F" w:rsidRPr="00DF326F" w:rsidRDefault="00DF326F">
            <w:r w:rsidRPr="00DF326F">
              <w:t>Spumavirus</w:t>
            </w:r>
          </w:p>
        </w:tc>
      </w:tr>
      <w:tr w:rsidR="00DF326F" w:rsidRPr="00DF326F" w14:paraId="788AD1CD" w14:textId="77777777" w:rsidTr="00521761">
        <w:trPr>
          <w:trHeight w:val="290"/>
        </w:trPr>
        <w:tc>
          <w:tcPr>
            <w:tcW w:w="3527" w:type="dxa"/>
            <w:noWrap/>
            <w:hideMark/>
          </w:tcPr>
          <w:p w14:paraId="165926FD" w14:textId="77777777" w:rsidR="00DF326F" w:rsidRPr="00DF326F" w:rsidRDefault="00DF326F">
            <w:r w:rsidRPr="00DF326F">
              <w:t>Simian Immunodeficiency Virus</w:t>
            </w:r>
          </w:p>
        </w:tc>
        <w:tc>
          <w:tcPr>
            <w:tcW w:w="1815" w:type="dxa"/>
            <w:noWrap/>
            <w:hideMark/>
          </w:tcPr>
          <w:p w14:paraId="75396D55" w14:textId="77777777" w:rsidR="00DF326F" w:rsidRPr="00DF326F" w:rsidRDefault="00DF326F">
            <w:r w:rsidRPr="00DF326F">
              <w:t>Ortervirales</w:t>
            </w:r>
          </w:p>
        </w:tc>
        <w:tc>
          <w:tcPr>
            <w:tcW w:w="1853" w:type="dxa"/>
            <w:noWrap/>
            <w:hideMark/>
          </w:tcPr>
          <w:p w14:paraId="37244346" w14:textId="0B0C02C1" w:rsidR="00DF326F" w:rsidRPr="00DF326F" w:rsidRDefault="00DF326F">
            <w:r w:rsidRPr="00DF326F">
              <w:t>Retroviridae</w:t>
            </w:r>
          </w:p>
        </w:tc>
        <w:tc>
          <w:tcPr>
            <w:tcW w:w="2298" w:type="dxa"/>
            <w:noWrap/>
            <w:hideMark/>
          </w:tcPr>
          <w:p w14:paraId="0535B5C4" w14:textId="2F2B42DF" w:rsidR="00DF326F" w:rsidRPr="00DF326F" w:rsidRDefault="00DF326F">
            <w:r w:rsidRPr="00DF326F">
              <w:t>Lentivirus</w:t>
            </w:r>
          </w:p>
        </w:tc>
      </w:tr>
      <w:tr w:rsidR="00DF326F" w:rsidRPr="00DF326F" w14:paraId="6AA2B8E4" w14:textId="77777777" w:rsidTr="00521761">
        <w:trPr>
          <w:trHeight w:val="290"/>
        </w:trPr>
        <w:tc>
          <w:tcPr>
            <w:tcW w:w="3527" w:type="dxa"/>
            <w:noWrap/>
            <w:hideMark/>
          </w:tcPr>
          <w:p w14:paraId="009FAF1F" w14:textId="77777777" w:rsidR="00DF326F" w:rsidRPr="00DF326F" w:rsidRDefault="00DF326F">
            <w:r w:rsidRPr="00DF326F">
              <w:t>Simian Type D Retrovirus</w:t>
            </w:r>
          </w:p>
        </w:tc>
        <w:tc>
          <w:tcPr>
            <w:tcW w:w="1815" w:type="dxa"/>
            <w:noWrap/>
            <w:hideMark/>
          </w:tcPr>
          <w:p w14:paraId="090DDF4E" w14:textId="77777777" w:rsidR="00DF326F" w:rsidRPr="00DF326F" w:rsidRDefault="00DF326F">
            <w:r w:rsidRPr="00DF326F">
              <w:t>Ortervirales</w:t>
            </w:r>
          </w:p>
        </w:tc>
        <w:tc>
          <w:tcPr>
            <w:tcW w:w="1853" w:type="dxa"/>
            <w:noWrap/>
            <w:hideMark/>
          </w:tcPr>
          <w:p w14:paraId="743C58CC" w14:textId="10773ADA" w:rsidR="00DF326F" w:rsidRPr="00DF326F" w:rsidRDefault="00DF326F">
            <w:r w:rsidRPr="00DF326F">
              <w:t>Retroviridae</w:t>
            </w:r>
          </w:p>
        </w:tc>
        <w:tc>
          <w:tcPr>
            <w:tcW w:w="2298" w:type="dxa"/>
            <w:noWrap/>
            <w:hideMark/>
          </w:tcPr>
          <w:p w14:paraId="4A278EEB" w14:textId="71E7326D" w:rsidR="00DF326F" w:rsidRPr="00DF326F" w:rsidRDefault="00DF326F">
            <w:r w:rsidRPr="00DF326F">
              <w:t>Betaretrovirus</w:t>
            </w:r>
          </w:p>
        </w:tc>
      </w:tr>
      <w:tr w:rsidR="00DF326F" w:rsidRPr="00DF326F" w14:paraId="11FC81D0" w14:textId="77777777" w:rsidTr="00521761">
        <w:trPr>
          <w:trHeight w:val="290"/>
        </w:trPr>
        <w:tc>
          <w:tcPr>
            <w:tcW w:w="3527" w:type="dxa"/>
            <w:noWrap/>
            <w:hideMark/>
          </w:tcPr>
          <w:p w14:paraId="7F9BF5C4" w14:textId="77777777" w:rsidR="00DF326F" w:rsidRPr="00DF326F" w:rsidRDefault="00DF326F">
            <w:r w:rsidRPr="00DF326F">
              <w:t>Sin Nombre Virus</w:t>
            </w:r>
          </w:p>
        </w:tc>
        <w:tc>
          <w:tcPr>
            <w:tcW w:w="1815" w:type="dxa"/>
            <w:noWrap/>
            <w:hideMark/>
          </w:tcPr>
          <w:p w14:paraId="1D305279" w14:textId="77777777" w:rsidR="00DF326F" w:rsidRPr="00DF326F" w:rsidRDefault="00DF326F">
            <w:r w:rsidRPr="00DF326F">
              <w:t>Bunyavirales</w:t>
            </w:r>
          </w:p>
        </w:tc>
        <w:tc>
          <w:tcPr>
            <w:tcW w:w="1853" w:type="dxa"/>
            <w:noWrap/>
            <w:hideMark/>
          </w:tcPr>
          <w:p w14:paraId="61D89F95" w14:textId="3B8B711A" w:rsidR="00DF326F" w:rsidRPr="00DF326F" w:rsidRDefault="00DF326F">
            <w:r w:rsidRPr="00DF326F">
              <w:t>Hantaviridae</w:t>
            </w:r>
          </w:p>
        </w:tc>
        <w:tc>
          <w:tcPr>
            <w:tcW w:w="2298" w:type="dxa"/>
            <w:noWrap/>
            <w:hideMark/>
          </w:tcPr>
          <w:p w14:paraId="4E6EF6BD" w14:textId="6AF1E669" w:rsidR="00DF326F" w:rsidRPr="00DF326F" w:rsidRDefault="00DF326F">
            <w:r w:rsidRPr="00DF326F">
              <w:t>Orthohantavirus</w:t>
            </w:r>
          </w:p>
        </w:tc>
      </w:tr>
      <w:tr w:rsidR="00DF326F" w:rsidRPr="00DF326F" w14:paraId="4E87DC5B" w14:textId="77777777" w:rsidTr="00521761">
        <w:trPr>
          <w:trHeight w:val="290"/>
        </w:trPr>
        <w:tc>
          <w:tcPr>
            <w:tcW w:w="3527" w:type="dxa"/>
            <w:noWrap/>
            <w:hideMark/>
          </w:tcPr>
          <w:p w14:paraId="1F0CB12D" w14:textId="0E67B1B3" w:rsidR="00DF326F" w:rsidRPr="00DF326F" w:rsidRDefault="00D24C5C">
            <w:r w:rsidRPr="00DF326F">
              <w:t>STLV-1</w:t>
            </w:r>
          </w:p>
        </w:tc>
        <w:tc>
          <w:tcPr>
            <w:tcW w:w="1815" w:type="dxa"/>
            <w:noWrap/>
            <w:hideMark/>
          </w:tcPr>
          <w:p w14:paraId="44F5D00F" w14:textId="77777777" w:rsidR="00DF326F" w:rsidRPr="00DF326F" w:rsidRDefault="00DF326F">
            <w:r w:rsidRPr="00DF326F">
              <w:t>Ortervirales</w:t>
            </w:r>
          </w:p>
        </w:tc>
        <w:tc>
          <w:tcPr>
            <w:tcW w:w="1853" w:type="dxa"/>
            <w:noWrap/>
            <w:hideMark/>
          </w:tcPr>
          <w:p w14:paraId="253B9895" w14:textId="5DB8B1E9" w:rsidR="00DF326F" w:rsidRPr="00DF326F" w:rsidRDefault="00DF326F">
            <w:r w:rsidRPr="00DF326F">
              <w:t>Retroviridae</w:t>
            </w:r>
          </w:p>
        </w:tc>
        <w:tc>
          <w:tcPr>
            <w:tcW w:w="2298" w:type="dxa"/>
            <w:noWrap/>
            <w:hideMark/>
          </w:tcPr>
          <w:p w14:paraId="7A594A64" w14:textId="13BA22C8" w:rsidR="00DF326F" w:rsidRPr="00DF326F" w:rsidRDefault="00DF326F">
            <w:r w:rsidRPr="00DF326F">
              <w:t>Deltaretrovirus</w:t>
            </w:r>
          </w:p>
        </w:tc>
      </w:tr>
      <w:tr w:rsidR="00DF326F" w:rsidRPr="00DF326F" w14:paraId="7AAFD33B" w14:textId="77777777" w:rsidTr="00521761">
        <w:trPr>
          <w:trHeight w:val="290"/>
        </w:trPr>
        <w:tc>
          <w:tcPr>
            <w:tcW w:w="3527" w:type="dxa"/>
            <w:noWrap/>
            <w:hideMark/>
          </w:tcPr>
          <w:p w14:paraId="4D1D7CFA" w14:textId="77777777" w:rsidR="00DF326F" w:rsidRPr="00DF326F" w:rsidRDefault="00DF326F">
            <w:r w:rsidRPr="00DF326F">
              <w:t>Variegated Squirrel Bornavirus 1</w:t>
            </w:r>
          </w:p>
        </w:tc>
        <w:tc>
          <w:tcPr>
            <w:tcW w:w="1815" w:type="dxa"/>
            <w:noWrap/>
            <w:hideMark/>
          </w:tcPr>
          <w:p w14:paraId="7F506E90" w14:textId="77777777" w:rsidR="00DF326F" w:rsidRPr="00DF326F" w:rsidRDefault="00DF326F">
            <w:r w:rsidRPr="00DF326F">
              <w:t>Mononegavirales</w:t>
            </w:r>
          </w:p>
        </w:tc>
        <w:tc>
          <w:tcPr>
            <w:tcW w:w="1853" w:type="dxa"/>
            <w:noWrap/>
            <w:hideMark/>
          </w:tcPr>
          <w:p w14:paraId="4BAE9228" w14:textId="14DD7D96" w:rsidR="00DF326F" w:rsidRPr="00DF326F" w:rsidRDefault="00DF326F">
            <w:r w:rsidRPr="00DF326F">
              <w:t>Bornaviridae</w:t>
            </w:r>
          </w:p>
        </w:tc>
        <w:tc>
          <w:tcPr>
            <w:tcW w:w="2298" w:type="dxa"/>
            <w:noWrap/>
            <w:hideMark/>
          </w:tcPr>
          <w:p w14:paraId="0329EE83" w14:textId="5D55718B" w:rsidR="00DF326F" w:rsidRPr="00DF326F" w:rsidRDefault="00DF326F">
            <w:r w:rsidRPr="00DF326F">
              <w:t>Orthobornavirus</w:t>
            </w:r>
          </w:p>
        </w:tc>
      </w:tr>
      <w:tr w:rsidR="00DF326F" w:rsidRPr="00DF326F" w14:paraId="29D81ACC" w14:textId="77777777" w:rsidTr="00521761">
        <w:trPr>
          <w:trHeight w:val="290"/>
        </w:trPr>
        <w:tc>
          <w:tcPr>
            <w:tcW w:w="3527" w:type="dxa"/>
            <w:noWrap/>
            <w:hideMark/>
          </w:tcPr>
          <w:p w14:paraId="46476EC1" w14:textId="77777777" w:rsidR="00DF326F" w:rsidRPr="00DF326F" w:rsidRDefault="00DF326F">
            <w:r w:rsidRPr="00DF326F">
              <w:t>West Caucasian Bat Lyssavirus</w:t>
            </w:r>
          </w:p>
        </w:tc>
        <w:tc>
          <w:tcPr>
            <w:tcW w:w="1815" w:type="dxa"/>
            <w:noWrap/>
            <w:hideMark/>
          </w:tcPr>
          <w:p w14:paraId="3D70B74F" w14:textId="77777777" w:rsidR="00DF326F" w:rsidRPr="00DF326F" w:rsidRDefault="00DF326F">
            <w:r w:rsidRPr="00DF326F">
              <w:t>Mononegavirales</w:t>
            </w:r>
          </w:p>
        </w:tc>
        <w:tc>
          <w:tcPr>
            <w:tcW w:w="1853" w:type="dxa"/>
            <w:noWrap/>
            <w:hideMark/>
          </w:tcPr>
          <w:p w14:paraId="28351955" w14:textId="77777777" w:rsidR="00DF326F" w:rsidRPr="00DF326F" w:rsidRDefault="00DF326F">
            <w:r w:rsidRPr="00DF326F">
              <w:t>Rhabdoviridae</w:t>
            </w:r>
          </w:p>
        </w:tc>
        <w:tc>
          <w:tcPr>
            <w:tcW w:w="2298" w:type="dxa"/>
            <w:noWrap/>
            <w:hideMark/>
          </w:tcPr>
          <w:p w14:paraId="18199E3C" w14:textId="77777777" w:rsidR="00DF326F" w:rsidRPr="00DF326F" w:rsidRDefault="00DF326F">
            <w:r w:rsidRPr="00DF326F">
              <w:t>Lyssavirus</w:t>
            </w:r>
          </w:p>
        </w:tc>
      </w:tr>
    </w:tbl>
    <w:p w14:paraId="3757D4CD" w14:textId="769E2A1E" w:rsidR="00BD156C" w:rsidRDefault="00BD156C"/>
    <w:p w14:paraId="2CC2BEC8" w14:textId="590228E3" w:rsidR="00DF326F" w:rsidRDefault="00DF326F"/>
    <w:p w14:paraId="42E76A20" w14:textId="589FF6C1" w:rsidR="00DF326F" w:rsidRDefault="00DF326F"/>
    <w:p w14:paraId="0BCA2B70" w14:textId="77777777" w:rsidR="00DF326F" w:rsidRPr="00884D40" w:rsidRDefault="00DF326F"/>
    <w:p w14:paraId="5C278E72" w14:textId="77777777" w:rsidR="006601BB" w:rsidRPr="006601BB" w:rsidRDefault="002A1A98" w:rsidP="006601BB">
      <w:pPr>
        <w:pStyle w:val="EndNoteBibliography"/>
        <w:spacing w:after="0"/>
        <w:ind w:left="720" w:hanging="720"/>
      </w:pPr>
      <w:r>
        <w:lastRenderedPageBreak/>
        <w:fldChar w:fldCharType="begin"/>
      </w:r>
      <w:r>
        <w:instrText xml:space="preserve"> ADDIN EN.REFLIST </w:instrText>
      </w:r>
      <w:r>
        <w:fldChar w:fldCharType="separate"/>
      </w:r>
      <w:r w:rsidR="006601BB" w:rsidRPr="006601BB">
        <w:t>BECKER, D. J., A. D. WASHBURNE, C. L. FAUST, J. R. C. PULLIAM, E. A. MORDECAI, J. O. LLOYD-SMITH, ANDR. K. PLOWRIGHT. 2019. Dynamic and integrative approaches to understanding pathogen spillover. Philos Trans R Soc Lond B Biol Sci 374: 20190014.</w:t>
      </w:r>
    </w:p>
    <w:p w14:paraId="1469C00B" w14:textId="77777777" w:rsidR="006601BB" w:rsidRPr="006601BB" w:rsidRDefault="006601BB" w:rsidP="006601BB">
      <w:pPr>
        <w:pStyle w:val="EndNoteBibliography"/>
        <w:spacing w:after="0"/>
        <w:ind w:left="720" w:hanging="720"/>
      </w:pPr>
      <w:r w:rsidRPr="006601BB">
        <w:t>BEINEKE, A., W. BAUMGÄRTNER, ANDP. WOHLSEIN. 2015. Cross-species transmission of canine distemper virus—an update. One Health 1: 49-59.</w:t>
      </w:r>
    </w:p>
    <w:p w14:paraId="6EF89AE4" w14:textId="77777777" w:rsidR="006601BB" w:rsidRPr="006601BB" w:rsidRDefault="006601BB" w:rsidP="006601BB">
      <w:pPr>
        <w:pStyle w:val="EndNoteBibliography"/>
        <w:spacing w:after="0"/>
        <w:ind w:left="720" w:hanging="720"/>
      </w:pPr>
      <w:r w:rsidRPr="006601BB">
        <w:t>BLAGODATSKI, A., K. TRUTNEVA, O. GLAZOVA, O. MITYAEVA, L. SHEVKOVA, E. KEGELES, N. ONYANOV, K. FEDE, A. MAZNINA, E. KHAVINA, S. J. YEO, H. PARK, ANDP. VOLCHKOV. 2021. Avian Influenza in Wild Birds and Poultry: Dissemination Pathways, Monitoring Methods, and Virus Ecology. Pathogens 10.</w:t>
      </w:r>
    </w:p>
    <w:p w14:paraId="3286A00E" w14:textId="77777777" w:rsidR="006601BB" w:rsidRPr="006601BB" w:rsidRDefault="006601BB" w:rsidP="006601BB">
      <w:pPr>
        <w:pStyle w:val="EndNoteBibliography"/>
        <w:spacing w:after="0"/>
        <w:ind w:left="720" w:hanging="720"/>
      </w:pPr>
      <w:r w:rsidRPr="006601BB">
        <w:t>BORREMANS, B., C. FAUST, K. R. MANLOVE, S. H. SOKOLOW, ANDJ. O. LLOYD-SMITH. 2019. Cross-species pathogen spillover across ecosystem boundaries: mechanisms and theory. Philos Trans R Soc Lond B Biol Sci 374: 20180344.</w:t>
      </w:r>
    </w:p>
    <w:p w14:paraId="3327CD39" w14:textId="77777777" w:rsidR="006601BB" w:rsidRPr="006601BB" w:rsidRDefault="006601BB" w:rsidP="006601BB">
      <w:pPr>
        <w:pStyle w:val="EndNoteBibliography"/>
        <w:spacing w:after="0"/>
        <w:ind w:left="720" w:hanging="720"/>
      </w:pPr>
      <w:r w:rsidRPr="006601BB">
        <w:t>COSTA, T., A. J. CHAVES, R. VALLE, A. DARJI, D. VAN RIEL, T. KUIKEN, N. MAJO, ANDA. RAMIS. 2012. Distribution patterns of influenza virus receptors and viral attachment patterns in the respiratory and intestinal tracts of seven avian species. Vet Res 43: 28.</w:t>
      </w:r>
    </w:p>
    <w:p w14:paraId="035C5607" w14:textId="77777777" w:rsidR="006601BB" w:rsidRPr="006601BB" w:rsidRDefault="006601BB" w:rsidP="006601BB">
      <w:pPr>
        <w:pStyle w:val="EndNoteBibliography"/>
        <w:spacing w:after="0"/>
        <w:ind w:left="720" w:hanging="720"/>
      </w:pPr>
      <w:r w:rsidRPr="006601BB">
        <w:t>DE GRAAF, M., ANDR. A. FOUCHIER. 2014. Role of receptor binding specificity in influenza A virus transmission and pathogenesis. EMBO J 33: 823-841.</w:t>
      </w:r>
    </w:p>
    <w:p w14:paraId="71E8DEBA" w14:textId="77777777" w:rsidR="006601BB" w:rsidRPr="006601BB" w:rsidRDefault="006601BB" w:rsidP="006601BB">
      <w:pPr>
        <w:pStyle w:val="EndNoteBibliography"/>
        <w:spacing w:after="0"/>
        <w:ind w:left="720" w:hanging="720"/>
      </w:pPr>
      <w:r w:rsidRPr="006601BB">
        <w:t>DEVAUX, C. A., O. MEDIANNIKOV, H. MEDKOUR, ANDD. RAOULT. 2019. Infectious disease risk across the growing human-non human primate interface: A review of the evidence. Frontiers in Public Health 7: 305.</w:t>
      </w:r>
    </w:p>
    <w:p w14:paraId="266776FD" w14:textId="77777777" w:rsidR="006601BB" w:rsidRPr="006601BB" w:rsidRDefault="006601BB" w:rsidP="006601BB">
      <w:pPr>
        <w:pStyle w:val="EndNoteBibliography"/>
        <w:spacing w:after="0"/>
        <w:ind w:left="720" w:hanging="720"/>
      </w:pPr>
      <w:r w:rsidRPr="006601BB">
        <w:t>DUQUE, H., ANDB. BAXT. 2003. Foot-and-mouth disease virus receptors: comparison of bovine alpha(V) integrin utilization by type A and O viruses. J Virol 77: 2500-2511.</w:t>
      </w:r>
    </w:p>
    <w:p w14:paraId="26A7927E" w14:textId="77777777" w:rsidR="006601BB" w:rsidRPr="006601BB" w:rsidRDefault="006601BB" w:rsidP="006601BB">
      <w:pPr>
        <w:pStyle w:val="EndNoteBibliography"/>
        <w:spacing w:after="0"/>
        <w:ind w:left="720" w:hanging="720"/>
      </w:pPr>
      <w:r w:rsidRPr="006601BB">
        <w:t>ELLWANGER, J. H., ANDJ. A. B. CHIES. 2021. Zoonotic spillover: Understanding basic aspects for better prevention. Genet Mol Biol 44: e20200355.</w:t>
      </w:r>
    </w:p>
    <w:p w14:paraId="28505AA7" w14:textId="77777777" w:rsidR="006601BB" w:rsidRPr="006601BB" w:rsidRDefault="006601BB" w:rsidP="006601BB">
      <w:pPr>
        <w:pStyle w:val="EndNoteBibliography"/>
        <w:spacing w:after="0"/>
        <w:ind w:left="720" w:hanging="720"/>
      </w:pPr>
      <w:r w:rsidRPr="006601BB">
        <w:t>ENGERING, A., L. HOGERWERF, ANDJ. SLINGENBERGH. 2013. Pathogen-host-environment interplay and disease emergence. Emerg Microbes Infect 2: e5.</w:t>
      </w:r>
    </w:p>
    <w:p w14:paraId="33E49989" w14:textId="77777777" w:rsidR="006601BB" w:rsidRPr="006601BB" w:rsidRDefault="006601BB" w:rsidP="006601BB">
      <w:pPr>
        <w:pStyle w:val="EndNoteBibliography"/>
        <w:spacing w:after="0"/>
        <w:ind w:left="720" w:hanging="720"/>
      </w:pPr>
      <w:r w:rsidRPr="006601BB">
        <w:t>GALILI, T. 2015. dendextend: an R package for visualizing, adjusting and comparing trees of hierarchical clustering. Bioinformatics 31: 3718-3720.</w:t>
      </w:r>
    </w:p>
    <w:p w14:paraId="151B9059" w14:textId="77777777" w:rsidR="006601BB" w:rsidRPr="006601BB" w:rsidRDefault="006601BB" w:rsidP="006601BB">
      <w:pPr>
        <w:pStyle w:val="EndNoteBibliography"/>
        <w:spacing w:after="0"/>
        <w:ind w:left="720" w:hanging="720"/>
      </w:pPr>
      <w:r w:rsidRPr="006601BB">
        <w:t>GOTTI, C., ANDF. CLEMENTI. 2004. Neuronal nicotinic receptors: from structure to pathology. Prog Neurobiol 74: 363-396.</w:t>
      </w:r>
    </w:p>
    <w:p w14:paraId="3F58680F" w14:textId="77777777" w:rsidR="006601BB" w:rsidRPr="006601BB" w:rsidRDefault="006601BB" w:rsidP="006601BB">
      <w:pPr>
        <w:pStyle w:val="EndNoteBibliography"/>
        <w:spacing w:after="0"/>
        <w:ind w:left="720" w:hanging="720"/>
      </w:pPr>
      <w:r w:rsidRPr="006601BB">
        <w:t>GOWER, J. C. 1971. A General Coefficient of Similarity and Some of Its Properties. Biometrics 27: 857-871.</w:t>
      </w:r>
    </w:p>
    <w:p w14:paraId="4467DD7B" w14:textId="77777777" w:rsidR="006601BB" w:rsidRPr="006601BB" w:rsidRDefault="006601BB" w:rsidP="006601BB">
      <w:pPr>
        <w:pStyle w:val="EndNoteBibliography"/>
        <w:spacing w:after="0"/>
        <w:ind w:left="720" w:hanging="720"/>
      </w:pPr>
      <w:r w:rsidRPr="006601BB">
        <w:t>GUTH, S., E. VISHER, M. BOOTS, ANDC. E. BROOK. 2019. Host phylogenetic distance drives trends in virus virulence and transmissibility across the animal-human interface. Philos Trans R Soc Lond B Biol Sci 374: 20190296.</w:t>
      </w:r>
    </w:p>
    <w:p w14:paraId="357084D2" w14:textId="77777777" w:rsidR="006601BB" w:rsidRPr="006601BB" w:rsidRDefault="006601BB" w:rsidP="006601BB">
      <w:pPr>
        <w:pStyle w:val="EndNoteBibliography"/>
        <w:spacing w:after="0"/>
        <w:ind w:left="720" w:hanging="720"/>
      </w:pPr>
      <w:r w:rsidRPr="006601BB">
        <w:t>HANSBRO, P. M., S. WARNER, J. P. TRACEY, K. E. ARZEY, P. SELLECK, K. O'RILEY, E. L. BECKETT, C. BUNN, P. D. KIRKLAND, D. VIJAYKRISHNA, B. OLSEN, ANDA. C. HURT. 2010. Surveillance and analysis of avian influenza viruses, Australia. Emerg Infect Dis 16: 1896-1904.</w:t>
      </w:r>
    </w:p>
    <w:p w14:paraId="12009558" w14:textId="77777777" w:rsidR="006601BB" w:rsidRPr="006601BB" w:rsidRDefault="006601BB" w:rsidP="006601BB">
      <w:pPr>
        <w:pStyle w:val="EndNoteBibliography"/>
        <w:spacing w:after="0"/>
        <w:ind w:left="720" w:hanging="720"/>
      </w:pPr>
      <w:r w:rsidRPr="006601BB">
        <w:t>HOU, Y. J., K. OKUDA, C. E. EDWARDS, D. R. MARTINEZ, T. ASAKURA, K. H. DINNON, T. KATO, R. E. LEE, B. L. YOUNT, ANDT. M. MASCENIK. 2020. SARS-CoV-2 reverse genetics reveals a variable infection gradient in the respiratory tract. Cell 182: 429-446. e414.</w:t>
      </w:r>
    </w:p>
    <w:p w14:paraId="0562C9F6" w14:textId="77777777" w:rsidR="006601BB" w:rsidRPr="006601BB" w:rsidRDefault="006601BB" w:rsidP="006601BB">
      <w:pPr>
        <w:pStyle w:val="EndNoteBibliography"/>
        <w:spacing w:after="0"/>
        <w:ind w:left="720" w:hanging="720"/>
      </w:pPr>
      <w:r w:rsidRPr="006601BB">
        <w:t>KASSAMBARA, A., ANDF. MUNDT. 2017. Package ‘factoextra’. Extract and visualize the results of multivariate data analyses 76.</w:t>
      </w:r>
    </w:p>
    <w:p w14:paraId="65EF0E55" w14:textId="77777777" w:rsidR="006601BB" w:rsidRPr="006601BB" w:rsidRDefault="006601BB" w:rsidP="006601BB">
      <w:pPr>
        <w:pStyle w:val="EndNoteBibliography"/>
        <w:spacing w:after="0"/>
        <w:ind w:left="720" w:hanging="720"/>
      </w:pPr>
      <w:r w:rsidRPr="006601BB">
        <w:t>KUCHIPUDI, S. V., R. K. NELLI, A. GONTU, R. SATYAKUMAR, M. SURENDRAN NAIR, ANDM. SUBBIAH. 2021. Sialic Acid Receptors: The Key to Solving the Enigma of Zoonotic Virus Spillover. Viruses 13.</w:t>
      </w:r>
    </w:p>
    <w:p w14:paraId="3A15C59E" w14:textId="77777777" w:rsidR="006601BB" w:rsidRPr="006601BB" w:rsidRDefault="006601BB" w:rsidP="006601BB">
      <w:pPr>
        <w:pStyle w:val="EndNoteBibliography"/>
        <w:spacing w:after="0"/>
        <w:ind w:left="720" w:hanging="720"/>
      </w:pPr>
      <w:r w:rsidRPr="006601BB">
        <w:t>KUMLIN, U., S. OLOFSSON, K. DIMOCK, ANDN. ARNBERG. 2008. Sialic acid tissue distribution and influenza virus tropism. Influenza and other respiratory viruses 2: 147-154.</w:t>
      </w:r>
    </w:p>
    <w:p w14:paraId="522355AB" w14:textId="77777777" w:rsidR="006601BB" w:rsidRPr="006601BB" w:rsidRDefault="006601BB" w:rsidP="006601BB">
      <w:pPr>
        <w:pStyle w:val="EndNoteBibliography"/>
        <w:spacing w:after="0"/>
        <w:ind w:left="720" w:hanging="720"/>
      </w:pPr>
      <w:r w:rsidRPr="006601BB">
        <w:lastRenderedPageBreak/>
        <w:t>LAJEUNESSE, M. J. 2016. Facilitating systematic reviews, data extraction, and meta-analysis with the metagear package for R. . Methods in Ecology and Evolution 7: 323-330.</w:t>
      </w:r>
    </w:p>
    <w:p w14:paraId="7670A081" w14:textId="77777777" w:rsidR="006601BB" w:rsidRPr="006601BB" w:rsidRDefault="006601BB" w:rsidP="006601BB">
      <w:pPr>
        <w:pStyle w:val="EndNoteBibliography"/>
        <w:spacing w:after="0"/>
        <w:ind w:left="720" w:hanging="720"/>
      </w:pPr>
      <w:r w:rsidRPr="006601BB">
        <w:t>LE NOVERE, N., ANDJ. P. CHANGEUX. 1995. Molecular evolution of the nicotinic acetylcholine receptor: an example of multigene family in excitable cells. J Mol Evol 40: 155-172.</w:t>
      </w:r>
    </w:p>
    <w:p w14:paraId="42EF0D7B" w14:textId="77777777" w:rsidR="006601BB" w:rsidRPr="006601BB" w:rsidRDefault="006601BB" w:rsidP="006601BB">
      <w:pPr>
        <w:pStyle w:val="EndNoteBibliography"/>
        <w:spacing w:after="0"/>
        <w:ind w:left="720" w:hanging="720"/>
      </w:pPr>
      <w:r w:rsidRPr="006601BB">
        <w:t>LE, S., JOSSE, J., HUSSON, F. 2008. FactoMineR: An R Package for Multivariate Analysis. Journal of Statistical Software 25: 1-18.</w:t>
      </w:r>
    </w:p>
    <w:p w14:paraId="57752BF1" w14:textId="77777777" w:rsidR="006601BB" w:rsidRPr="006601BB" w:rsidRDefault="006601BB" w:rsidP="006601BB">
      <w:pPr>
        <w:pStyle w:val="EndNoteBibliography"/>
        <w:spacing w:after="0"/>
        <w:ind w:left="720" w:hanging="720"/>
      </w:pPr>
      <w:r w:rsidRPr="006601BB">
        <w:t>MA, W., R. E. KAHN, ANDJ. A. RICHT. 2008. The pig as a mixing vessel for influenza viruses: Human and veterinary implications. J Mol Genet Med 3: 158-166.</w:t>
      </w:r>
    </w:p>
    <w:p w14:paraId="00C35236" w14:textId="77777777" w:rsidR="006601BB" w:rsidRPr="006601BB" w:rsidRDefault="006601BB" w:rsidP="006601BB">
      <w:pPr>
        <w:pStyle w:val="EndNoteBibliography"/>
        <w:spacing w:after="0"/>
        <w:ind w:left="720" w:hanging="720"/>
      </w:pPr>
      <w:r w:rsidRPr="006601BB">
        <w:t>MAECHLER, M., ROUSSEEUW, P., STRUYF, A., HUBERT, M., HORNIK, K. 2022. cluster:  Cluster Analysis Basics and Extensions. . pp.</w:t>
      </w:r>
    </w:p>
    <w:p w14:paraId="043BFC18" w14:textId="77777777" w:rsidR="006601BB" w:rsidRPr="006601BB" w:rsidRDefault="006601BB" w:rsidP="006601BB">
      <w:pPr>
        <w:pStyle w:val="EndNoteBibliography"/>
        <w:spacing w:after="0"/>
        <w:ind w:left="720" w:hanging="720"/>
      </w:pPr>
      <w:r w:rsidRPr="006601BB">
        <w:t>MARSTON, D. A., A. C. BANYARD, L. M. MCELHINNEY, C. M. FREULING, S. FINKE, X. DE LAMBALLERIE, T. MULLER, ANDA. R. FOOKS. 2018. The lyssavirus host-specificity conundrum-rabies virus-the exception not the rule. Curr Opin Virol 28: 68-73.</w:t>
      </w:r>
    </w:p>
    <w:p w14:paraId="1CEFE253" w14:textId="77777777" w:rsidR="006601BB" w:rsidRPr="006601BB" w:rsidRDefault="006601BB" w:rsidP="006601BB">
      <w:pPr>
        <w:pStyle w:val="EndNoteBibliography"/>
        <w:spacing w:after="0"/>
        <w:ind w:left="720" w:hanging="720"/>
      </w:pPr>
      <w:r w:rsidRPr="006601BB">
        <w:t>MOLLENTZE, N., S. A. BABAYAN, ANDD. G. STREICKER. 2021. Identifying and prioritizing potential human-infecting viruses from their genome sequences. PLOS Biology 19: e3001390.</w:t>
      </w:r>
    </w:p>
    <w:p w14:paraId="6B697714" w14:textId="77777777" w:rsidR="006601BB" w:rsidRPr="006601BB" w:rsidRDefault="006601BB" w:rsidP="006601BB">
      <w:pPr>
        <w:pStyle w:val="EndNoteBibliography"/>
        <w:spacing w:after="0"/>
        <w:ind w:left="720" w:hanging="720"/>
      </w:pPr>
      <w:r w:rsidRPr="006601BB">
        <w:t>MOLLENTZE, N., D. G. STREICKER, P. R. MURCIA, K. HAMPSON, ANDR. BIEK. 2020. Virulence mismatches in index hosts shape the outcomes of cross-species transmission. Proc Natl Acad Sci U S A 117: 28859-28866.</w:t>
      </w:r>
    </w:p>
    <w:p w14:paraId="486122B9" w14:textId="77777777" w:rsidR="006601BB" w:rsidRPr="006601BB" w:rsidRDefault="006601BB" w:rsidP="006601BB">
      <w:pPr>
        <w:pStyle w:val="EndNoteBibliography"/>
        <w:spacing w:after="0"/>
        <w:ind w:left="720" w:hanging="720"/>
      </w:pPr>
      <w:r w:rsidRPr="006601BB">
        <w:t>MUEHLENBEIN, M. P. 2016. Disease and human/animal interactions. Annual Review of Anthropology 45: 395-416.</w:t>
      </w:r>
    </w:p>
    <w:p w14:paraId="4E474756" w14:textId="77777777" w:rsidR="006601BB" w:rsidRPr="006601BB" w:rsidRDefault="006601BB" w:rsidP="006601BB">
      <w:pPr>
        <w:pStyle w:val="EndNoteBibliography"/>
        <w:spacing w:after="0"/>
        <w:ind w:left="720" w:hanging="720"/>
      </w:pPr>
      <w:r w:rsidRPr="006601BB">
        <w:t>OLIVAL, K. J., P. R. HOSSEINI, C. ZAMBRANA-TORRELIO, N. ROSS, T. L. BOGICH, ANDP. DASZAK. 2017. Host and viral traits predict zoonotic spillover from mammals. Nature 546: 646-650.</w:t>
      </w:r>
    </w:p>
    <w:p w14:paraId="549514EE" w14:textId="77777777" w:rsidR="006601BB" w:rsidRPr="006601BB" w:rsidRDefault="006601BB" w:rsidP="006601BB">
      <w:pPr>
        <w:pStyle w:val="EndNoteBibliography"/>
        <w:spacing w:after="0"/>
        <w:ind w:left="720" w:hanging="720"/>
      </w:pPr>
      <w:r w:rsidRPr="006601BB">
        <w:t>PAGE, M. J., J. E. MCKENZIE, P. M. BOSSUYT, I. BOUTRON, T. C. HOFFMANN, C. D. MULROW, L. SHAMSEER, J. M. TETZLAFF, E. A. AKL, S. E. BRENNAN, R. CHOU, J. GLANVILLE, J. M. GRIMSHAW, A. HRÓBJARTSSON, M. M. LALU, T. LI, E. W. LODER, E. MAYO-WILSON, S. MCDONALD, L. A. MCGUINNESS, L. A. STEWART, J. THOMAS, A. C. TRICCO, V. A. WELCH, P. WHITING, ANDD. MOHER. 2021. The PRISMA 2020 statement: an updated guideline for reporting systematic reviews. Bmj 372: n71.</w:t>
      </w:r>
    </w:p>
    <w:p w14:paraId="178ADC55" w14:textId="77777777" w:rsidR="006601BB" w:rsidRPr="006601BB" w:rsidRDefault="006601BB" w:rsidP="006601BB">
      <w:pPr>
        <w:pStyle w:val="EndNoteBibliography"/>
        <w:spacing w:after="0"/>
        <w:ind w:left="720" w:hanging="720"/>
      </w:pPr>
      <w:r w:rsidRPr="006601BB">
        <w:t>PARK, A. W. 2019. Phylogenetic aggregation increases zoonotic potential of mammalian viruses. Biol Lett 15: 20190668.</w:t>
      </w:r>
    </w:p>
    <w:p w14:paraId="5C8B6484" w14:textId="77777777" w:rsidR="006601BB" w:rsidRPr="006601BB" w:rsidRDefault="006601BB" w:rsidP="006601BB">
      <w:pPr>
        <w:pStyle w:val="EndNoteBibliography"/>
        <w:spacing w:after="0"/>
        <w:ind w:left="720" w:hanging="720"/>
      </w:pPr>
      <w:r w:rsidRPr="006601BB">
        <w:t>PENAKALAPATI, G., J. SWARTHOUT, M. J. DELAHOY, L. MCALILEY, B. WODNIK, K. LEVY, ANDM. C. FREEMAN. 2017. Exposure to Animal Feces and Human Health: A Systematic Review and Proposed Research Priorities. Environ Sci Technol 51: 11537-11552.</w:t>
      </w:r>
    </w:p>
    <w:p w14:paraId="2B4A3D29" w14:textId="77777777" w:rsidR="006601BB" w:rsidRPr="006601BB" w:rsidRDefault="006601BB" w:rsidP="006601BB">
      <w:pPr>
        <w:pStyle w:val="EndNoteBibliography"/>
        <w:spacing w:after="0"/>
        <w:ind w:left="720" w:hanging="720"/>
      </w:pPr>
      <w:r w:rsidRPr="006601BB">
        <w:t>PLOWRIGHT, R. K., C. R. PARRISH, H. MCCALLUM, P. J. HUDSON, A. I. KO, A. L. GRAHAM, ANDJ. O. LLOYD-SMITH. 2017. Pathways to zoonotic spillover. Nat Rev Microbiol 15: 502-510.</w:t>
      </w:r>
    </w:p>
    <w:p w14:paraId="0FB4C464" w14:textId="77777777" w:rsidR="006601BB" w:rsidRPr="006601BB" w:rsidRDefault="006601BB" w:rsidP="006601BB">
      <w:pPr>
        <w:pStyle w:val="EndNoteBibliography"/>
        <w:spacing w:after="0"/>
        <w:ind w:left="720" w:hanging="720"/>
      </w:pPr>
      <w:r w:rsidRPr="006601BB">
        <w:t>POSIT TEAM. 2022. RStudio: Integrated Development Environment for R. Posit  Software, Boston, MA. pp.</w:t>
      </w:r>
    </w:p>
    <w:p w14:paraId="462808F4" w14:textId="77777777" w:rsidR="006601BB" w:rsidRPr="006601BB" w:rsidRDefault="006601BB" w:rsidP="006601BB">
      <w:pPr>
        <w:pStyle w:val="EndNoteBibliography"/>
        <w:spacing w:after="0"/>
        <w:ind w:left="720" w:hanging="720"/>
      </w:pPr>
      <w:r w:rsidRPr="006601BB">
        <w:t>PULLIAM, J. R., ANDJ. DUSHOFF. 2009. Ability to replicate in the cytoplasm predicts zoonotic transmission of livestock viruses. J Infect Dis 199: 565-568.</w:t>
      </w:r>
    </w:p>
    <w:p w14:paraId="700D88DC" w14:textId="77777777" w:rsidR="006601BB" w:rsidRPr="006601BB" w:rsidRDefault="006601BB" w:rsidP="006601BB">
      <w:pPr>
        <w:pStyle w:val="EndNoteBibliography"/>
        <w:ind w:left="720" w:hanging="720"/>
      </w:pPr>
      <w:r w:rsidRPr="006601BB">
        <w:t>R CORE TEAM. 2022. R: A language and environment for statistical computing. R</w:t>
      </w:r>
    </w:p>
    <w:p w14:paraId="38D11485" w14:textId="77777777" w:rsidR="006601BB" w:rsidRPr="006601BB" w:rsidRDefault="006601BB" w:rsidP="006601BB">
      <w:pPr>
        <w:pStyle w:val="EndNoteBibliography"/>
        <w:spacing w:after="0"/>
        <w:ind w:left="720" w:hanging="720"/>
      </w:pPr>
      <w:r w:rsidRPr="006601BB">
        <w:t xml:space="preserve">  Foundation for Statistical Computing, Vienna, Austria. pp.</w:t>
      </w:r>
    </w:p>
    <w:p w14:paraId="71D06E42" w14:textId="77777777" w:rsidR="006601BB" w:rsidRPr="006601BB" w:rsidRDefault="006601BB" w:rsidP="006601BB">
      <w:pPr>
        <w:pStyle w:val="EndNoteBibliography"/>
        <w:spacing w:after="0"/>
        <w:ind w:left="720" w:hanging="720"/>
      </w:pPr>
      <w:r w:rsidRPr="006601BB">
        <w:t>RENDON-MARIN, S., R. DA FONTOURA BUDASZEWSKI, C. W. CANAL, ANDJ. RUIZ-SAENZ. 2019. Tropism and molecular pathogenesis of canine distemper virus. Virol J 16: 30.</w:t>
      </w:r>
    </w:p>
    <w:p w14:paraId="551D56C4" w14:textId="77777777" w:rsidR="006601BB" w:rsidRPr="006601BB" w:rsidRDefault="006601BB" w:rsidP="006601BB">
      <w:pPr>
        <w:pStyle w:val="EndNoteBibliography"/>
        <w:spacing w:after="0"/>
        <w:ind w:left="720" w:hanging="720"/>
      </w:pPr>
      <w:r w:rsidRPr="006601BB">
        <w:t xml:space="preserve">RUIZ-ARAVENA, M., C. MCKEE, A. GAMBLE, T. LUNN, A. MORRIS, C. E. SNEDDEN, C. K. YINDA, J. R. PORT, D. W. BUCHHOLZ, Y. Y. YEO, C. FAUST, E. JAX, L. DEE, D. N. JONES, M. K. KESSLER, C. FALVO, D. CROWLEY, N. BHARTI, C. E. BROOK, H. C. AGUILAR, A. J. PEEL, O. RESTIF, T. SCHOUNTZ, C. R. PARRISH, E. S. GURLEY, J. O. LLOYD-SMITH, P. J. HUDSON, V. J. MUNSTER, ANDR. K. PLOWRIGHT. </w:t>
      </w:r>
      <w:r w:rsidRPr="006601BB">
        <w:lastRenderedPageBreak/>
        <w:t>2022. Ecology, evolution and spillover of coronaviruses from bats. Nat Rev Microbiol 20: 299-314.</w:t>
      </w:r>
    </w:p>
    <w:p w14:paraId="668F5994" w14:textId="77777777" w:rsidR="006601BB" w:rsidRPr="006601BB" w:rsidRDefault="006601BB" w:rsidP="006601BB">
      <w:pPr>
        <w:pStyle w:val="EndNoteBibliography"/>
        <w:spacing w:after="0"/>
        <w:ind w:left="720" w:hanging="720"/>
      </w:pPr>
      <w:r w:rsidRPr="006601BB">
        <w:t>SATO, S., ANDH. KIYONO. 2012. The mucosal immune system of the respiratory tract. Curr Opin Virol 2: 225-232.</w:t>
      </w:r>
    </w:p>
    <w:p w14:paraId="4AD42143" w14:textId="77777777" w:rsidR="006601BB" w:rsidRPr="006601BB" w:rsidRDefault="006601BB" w:rsidP="006601BB">
      <w:pPr>
        <w:pStyle w:val="EndNoteBibliography"/>
        <w:spacing w:after="0"/>
        <w:ind w:left="720" w:hanging="720"/>
      </w:pPr>
      <w:r w:rsidRPr="006601BB">
        <w:t>VALERO-RELLO, A., ANDR. SANJUÁN. 2022. Enveloped viruses show increased propensity to cross-species transmission and zoonosis. bioRxiv: 2022.2007.2029.501861.</w:t>
      </w:r>
    </w:p>
    <w:p w14:paraId="62ABCB47" w14:textId="77777777" w:rsidR="006601BB" w:rsidRPr="006601BB" w:rsidRDefault="006601BB" w:rsidP="006601BB">
      <w:pPr>
        <w:pStyle w:val="EndNoteBibliography"/>
        <w:spacing w:after="0"/>
        <w:ind w:left="720" w:hanging="720"/>
      </w:pPr>
      <w:r w:rsidRPr="006601BB">
        <w:t>VIJAYKRISHNA, D., L. POON, H. ZHU, S. MA, O. LI, C. CHEUNG, G. SMITH, J. PEIRIS, ANDY. GUAN. 2010. Reassortment of pandemic H1N1/2009 influenza A virus in swine. Science 328: 1529-1529.</w:t>
      </w:r>
    </w:p>
    <w:p w14:paraId="372FC8A5" w14:textId="77777777" w:rsidR="006601BB" w:rsidRPr="006601BB" w:rsidRDefault="006601BB" w:rsidP="006601BB">
      <w:pPr>
        <w:pStyle w:val="EndNoteBibliography"/>
        <w:spacing w:after="0"/>
        <w:ind w:left="720" w:hanging="720"/>
      </w:pPr>
      <w:r w:rsidRPr="006601BB">
        <w:t>WANG, C. C., K. A. PRATHER, J. SZNITMAN, J. L. JIMENEZ, S. S. LAKDAWALA, Z. TUFEKCI, ANDL. C. MARR. 2021. Airborne transmission of respiratory viruses. Science 373: eabd9149.</w:t>
      </w:r>
    </w:p>
    <w:p w14:paraId="5B7060DD" w14:textId="77777777" w:rsidR="006601BB" w:rsidRPr="006601BB" w:rsidRDefault="006601BB" w:rsidP="006601BB">
      <w:pPr>
        <w:pStyle w:val="EndNoteBibliography"/>
        <w:spacing w:after="0"/>
        <w:ind w:left="720" w:hanging="720"/>
      </w:pPr>
      <w:r w:rsidRPr="006601BB">
        <w:t>WIDAGDO, W. R., V. S.;SCHIPPER, D.;KOLIJN, K.;VAN LEENDERS, GJLH;BOSCH, B. J.;BENSAID, A.;SEGALÉS, J.;BAUMGÄRTNER, W.;OSTERHAUS, ADME;KOOPMANS, M. P.;VAN DEN BRAND, J. M. A.;HAAGMANS, B. L. 2016. Differential Expression of the Middle East Respiratory Syndrome Coronavirus Receptor in the Upper Respiratory Tracts of Humans and Dromedary Camels. J Virol 90: 4838-4842.</w:t>
      </w:r>
    </w:p>
    <w:p w14:paraId="33B52700" w14:textId="77777777" w:rsidR="006601BB" w:rsidRPr="006601BB" w:rsidRDefault="006601BB" w:rsidP="006601BB">
      <w:pPr>
        <w:pStyle w:val="EndNoteBibliography"/>
        <w:spacing w:after="0"/>
        <w:ind w:left="720" w:hanging="720"/>
      </w:pPr>
      <w:r w:rsidRPr="006601BB">
        <w:t>WOOLHOUSE, M., F. SCOTT, Z. HUDSON, R. HOWEY, ANDM. CHASE-TOPPING. 2012. Human viruses: discovery and emergence. Philos Trans R Soc Lond B Biol Sci 367: 2864-2871.</w:t>
      </w:r>
    </w:p>
    <w:p w14:paraId="0914296C" w14:textId="77777777" w:rsidR="006601BB" w:rsidRPr="006601BB" w:rsidRDefault="006601BB" w:rsidP="006601BB">
      <w:pPr>
        <w:pStyle w:val="EndNoteBibliography"/>
        <w:ind w:left="720" w:hanging="720"/>
      </w:pPr>
      <w:r w:rsidRPr="006601BB">
        <w:t>ZHANG, X., F. L. CUNNINGHAM, L. LI, K. HANSON-DORR, L. LIU, K. WATERS, M. GUAN, A. K. OLIVIER, B. S. SCHMIT, J. M. NOLTING, A. S. BOWMAN, M. K. TORCHETTI, T. J. DELIBERTO, ANDX. F. WAN. 2020. Tissue Tropisms of Avian Influenza A Viruses Affect Their Spillovers from Wild Birds to Pigs. J Virol 94.</w:t>
      </w:r>
    </w:p>
    <w:p w14:paraId="42F5C88F" w14:textId="17E00B09" w:rsidR="00BD65F0" w:rsidRDefault="002A1A98">
      <w:r>
        <w:fldChar w:fldCharType="end"/>
      </w:r>
    </w:p>
    <w:sectPr w:rsidR="00BD65F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ole LYNN Gottdenker" w:date="2022-10-19T12:18:00Z" w:initials="NLG">
    <w:p w14:paraId="1CEF9297" w14:textId="77777777" w:rsidR="00C73CA8" w:rsidRDefault="00C73CA8" w:rsidP="00C73CA8">
      <w:pPr>
        <w:pStyle w:val="CommentText"/>
      </w:pPr>
      <w:r>
        <w:rPr>
          <w:rStyle w:val="CommentReference"/>
        </w:rPr>
        <w:annotationRef/>
      </w:r>
      <w:r>
        <w:t>Such as- examples of this in the literature- show where conceptual gaps lie in linking pathology/pathogenesis to disease ecology/epidemiology</w:t>
      </w:r>
    </w:p>
  </w:comment>
  <w:comment w:id="2" w:author="Nicole LYNN Gottdenker" w:date="2022-10-19T11:45:00Z" w:initials="NLG">
    <w:p w14:paraId="62978435" w14:textId="68539E74" w:rsidR="00C34951" w:rsidRDefault="00C34951">
      <w:pPr>
        <w:pStyle w:val="CommentText"/>
      </w:pPr>
      <w:r>
        <w:rPr>
          <w:rStyle w:val="CommentReference"/>
        </w:rPr>
        <w:annotationRef/>
      </w:r>
      <w:hyperlink r:id="rId1" w:history="1">
        <w:r w:rsidRPr="00597D35">
          <w:rPr>
            <w:rStyle w:val="Hyperlink"/>
            <w:b/>
            <w:bCs/>
          </w:rPr>
          <w:t>Cellular and immunological mechanisms influence host-adapted phenotypes in a vector-borne microparasite</w:t>
        </w:r>
      </w:hyperlink>
    </w:p>
    <w:p w14:paraId="69B7D019" w14:textId="77777777" w:rsidR="00C34951" w:rsidRDefault="00C34951">
      <w:pPr>
        <w:pStyle w:val="CommentText"/>
      </w:pPr>
      <w:r>
        <w:t>Lin, YP ; Tufts, DM ; (...); Diuk-Wasser, MA</w:t>
      </w:r>
    </w:p>
    <w:p w14:paraId="4BB75009" w14:textId="77777777" w:rsidR="00C34951" w:rsidRDefault="00C34951">
      <w:pPr>
        <w:pStyle w:val="CommentText"/>
      </w:pPr>
      <w:r>
        <w:rPr>
          <w:color w:val="616161"/>
          <w:highlight w:val="white"/>
        </w:rPr>
        <w:t>Feb 23 2022 |</w:t>
      </w:r>
      <w:hyperlink r:id="rId2" w:history="1">
        <w:r w:rsidRPr="00597D35">
          <w:rPr>
            <w:rStyle w:val="Hyperlink"/>
          </w:rPr>
          <w:t>PROCEEDINGS OF THE ROYAL SOCIETY B-BIOLOGICAL SCIENCES</w:t>
        </w:r>
      </w:hyperlink>
      <w:r>
        <w:rPr>
          <w:color w:val="000000"/>
          <w:highlight w:val="white"/>
        </w:rPr>
        <w:br/>
      </w:r>
    </w:p>
    <w:p w14:paraId="4AB18B1E" w14:textId="77777777" w:rsidR="00C34951" w:rsidRDefault="00C34951" w:rsidP="00597D35">
      <w:pPr>
        <w:pStyle w:val="CommentText"/>
      </w:pPr>
      <w:r>
        <w:t>Check out the other articles citing this one- there are some that are relevant</w:t>
      </w:r>
    </w:p>
  </w:comment>
  <w:comment w:id="3" w:author="Nicole LYNN Gottdenker" w:date="2022-10-19T12:22:00Z" w:initials="NLG">
    <w:p w14:paraId="2B626E6B" w14:textId="77777777" w:rsidR="00C11DC6" w:rsidRDefault="00C11DC6" w:rsidP="005B59DB">
      <w:pPr>
        <w:pStyle w:val="CommentText"/>
      </w:pPr>
      <w:r>
        <w:rPr>
          <w:rStyle w:val="CommentReference"/>
        </w:rPr>
        <w:annotationRef/>
      </w:r>
      <w:r>
        <w:t xml:space="preserve">Something like that- think again about the overal cross species model- I actually think keeping a very general  mathematical x species transmission model as a 'template' for the paper would be useful. </w:t>
      </w:r>
    </w:p>
  </w:comment>
  <w:comment w:id="4" w:author="Nicole LYNN Gottdenker" w:date="2022-10-19T12:55:00Z" w:initials="NLG">
    <w:p w14:paraId="02F87D26" w14:textId="77777777" w:rsidR="00CD44B5" w:rsidRDefault="00CD44B5" w:rsidP="009E2491">
      <w:pPr>
        <w:pStyle w:val="CommentText"/>
      </w:pPr>
      <w:r>
        <w:rPr>
          <w:rStyle w:val="CommentReference"/>
        </w:rPr>
        <w:annotationRef/>
      </w:r>
      <w:r>
        <w:t>Or at least conceptualyl in intro and discussion</w:t>
      </w:r>
    </w:p>
  </w:comment>
  <w:comment w:id="5" w:author="Nicole LYNN Gottdenker" w:date="2022-10-19T12:56:00Z" w:initials="NLG">
    <w:p w14:paraId="3E5F68B3" w14:textId="77777777" w:rsidR="00CD44B5" w:rsidRDefault="00CD44B5" w:rsidP="002C4D04">
      <w:pPr>
        <w:pStyle w:val="CommentText"/>
      </w:pPr>
      <w:r>
        <w:rPr>
          <w:rStyle w:val="CommentReference"/>
        </w:rPr>
        <w:annotationRef/>
      </w:r>
      <w:r>
        <w:t>You need a diagram with search terms and then number of papers at the different steps.</w:t>
      </w:r>
    </w:p>
  </w:comment>
  <w:comment w:id="6" w:author="Nicole LYNN Gottdenker" w:date="2022-10-19T12:56:00Z" w:initials="NLG">
    <w:p w14:paraId="021E392A" w14:textId="77777777" w:rsidR="00CD44B5" w:rsidRDefault="00CD44B5" w:rsidP="000A1F37">
      <w:pPr>
        <w:pStyle w:val="CommentText"/>
      </w:pPr>
      <w:r>
        <w:rPr>
          <w:rStyle w:val="CommentReference"/>
        </w:rPr>
        <w:annotationRef/>
      </w:r>
      <w:r>
        <w:t>Search terms?</w:t>
      </w:r>
    </w:p>
  </w:comment>
  <w:comment w:id="7" w:author="Nicole LYNN Gottdenker" w:date="2022-10-19T16:01:00Z" w:initials="NLG">
    <w:p w14:paraId="2D94D920" w14:textId="77777777" w:rsidR="00A94849" w:rsidRDefault="00A94849" w:rsidP="00B740E0">
      <w:pPr>
        <w:pStyle w:val="CommentText"/>
      </w:pPr>
      <w:r>
        <w:rPr>
          <w:rStyle w:val="CommentReference"/>
        </w:rPr>
        <w:annotationRef/>
      </w:r>
      <w:r>
        <w:t xml:space="preserve">So- I am not sure of search terms -I am thinking you might have more viruses? Did you limit to only directly transmitted? </w:t>
      </w:r>
    </w:p>
  </w:comment>
  <w:comment w:id="8" w:author="Nicole LYNN Gottdenker" w:date="2022-10-19T13:24:00Z" w:initials="NLG">
    <w:p w14:paraId="2446A442" w14:textId="3D898157" w:rsidR="00142773" w:rsidRDefault="00142773" w:rsidP="00FC6C9F">
      <w:pPr>
        <w:pStyle w:val="CommentText"/>
      </w:pPr>
      <w:r>
        <w:rPr>
          <w:rStyle w:val="CommentReference"/>
        </w:rPr>
        <w:annotationRef/>
      </w:r>
      <w:r>
        <w:t>In the diagram looks like CT_lymphocytes and zoonotic clustered together</w:t>
      </w:r>
    </w:p>
  </w:comment>
  <w:comment w:id="9" w:author="Nicole LYNN Gottdenker" w:date="2022-10-19T15:49:00Z" w:initials="NLG">
    <w:p w14:paraId="55FB5E2B" w14:textId="77777777" w:rsidR="00A53E60" w:rsidRDefault="00A53E60" w:rsidP="00A53E60">
      <w:pPr>
        <w:pStyle w:val="CommentText"/>
      </w:pPr>
      <w:r>
        <w:rPr>
          <w:rStyle w:val="CommentReference"/>
        </w:rPr>
        <w:annotationRef/>
      </w:r>
      <w:r>
        <w:t>What is HSPG?</w:t>
      </w:r>
    </w:p>
  </w:comment>
  <w:comment w:id="10" w:author="Nicole LYNN Gottdenker" w:date="2022-10-19T15:57:00Z" w:initials="NLG">
    <w:p w14:paraId="275879C7" w14:textId="77777777" w:rsidR="00A53E60" w:rsidRDefault="00A53E60" w:rsidP="00A53E60">
      <w:pPr>
        <w:pStyle w:val="CommentText"/>
      </w:pPr>
      <w:r>
        <w:rPr>
          <w:rStyle w:val="CommentReference"/>
        </w:rPr>
        <w:annotationRef/>
      </w:r>
      <w:r>
        <w:t>Also zoonotic an non-zoonotic ellipses overlap- do they not?</w:t>
      </w:r>
    </w:p>
  </w:comment>
  <w:comment w:id="11" w:author="Nicole LYNN Gottdenker" w:date="2022-10-19T14:48:00Z" w:initials="NLG">
    <w:p w14:paraId="3B66BF2B" w14:textId="77777777" w:rsidR="00132795" w:rsidRDefault="00132795" w:rsidP="006B6DCB">
      <w:pPr>
        <w:pStyle w:val="CommentText"/>
      </w:pPr>
      <w:r>
        <w:rPr>
          <w:rStyle w:val="CommentReference"/>
        </w:rPr>
        <w:annotationRef/>
      </w:r>
      <w:r>
        <w:t>What do you mean by 'only the distinct viruses?</w:t>
      </w:r>
    </w:p>
  </w:comment>
  <w:comment w:id="12" w:author="Nicole LYNN Gottdenker" w:date="2022-10-19T14:48:00Z" w:initials="NLG">
    <w:p w14:paraId="769B64BE" w14:textId="77777777" w:rsidR="00132795" w:rsidRDefault="00132795" w:rsidP="00260438">
      <w:pPr>
        <w:pStyle w:val="CommentText"/>
      </w:pPr>
      <w:r>
        <w:rPr>
          <w:rStyle w:val="CommentReference"/>
        </w:rPr>
        <w:annotationRef/>
      </w:r>
      <w:r>
        <w:t>I can't see image below</w:t>
      </w:r>
    </w:p>
  </w:comment>
  <w:comment w:id="13" w:author="Nicole LYNN Gottdenker" w:date="2022-10-19T15:50:00Z" w:initials="NLG">
    <w:p w14:paraId="0FA73042" w14:textId="02C5ABEB" w:rsidR="00376E97" w:rsidRDefault="00376E97" w:rsidP="00094C8C">
      <w:pPr>
        <w:pStyle w:val="CommentText"/>
      </w:pPr>
      <w:r>
        <w:rPr>
          <w:rStyle w:val="CommentReference"/>
        </w:rPr>
        <w:annotationRef/>
      </w:r>
      <w:r>
        <w:t>You could also do the analysis that looks like a phylogram as well to see any clustered associations</w:t>
      </w:r>
    </w:p>
  </w:comment>
  <w:comment w:id="14" w:author="Nicole LYNN Gottdenker" w:date="2022-10-19T15:55:00Z" w:initials="NLG">
    <w:p w14:paraId="1B7BF7AE" w14:textId="77777777" w:rsidR="00376E97" w:rsidRDefault="00376E97" w:rsidP="009E2056">
      <w:pPr>
        <w:pStyle w:val="CommentText"/>
      </w:pPr>
      <w:r>
        <w:rPr>
          <w:rStyle w:val="CommentReference"/>
        </w:rPr>
        <w:annotationRef/>
      </w:r>
      <w:r>
        <w:t>So you have analyzed cell type but not receptor mechanism details, yet, correct?</w:t>
      </w:r>
    </w:p>
  </w:comment>
  <w:comment w:id="24" w:author="Nicole LYNN Gottdenker" w:date="2022-10-19T15:58:00Z" w:initials="NLG">
    <w:p w14:paraId="3414DFBF" w14:textId="77777777" w:rsidR="00C06652" w:rsidRDefault="00C06652" w:rsidP="00C06652">
      <w:pPr>
        <w:pStyle w:val="CommentText"/>
      </w:pPr>
      <w:r>
        <w:rPr>
          <w:rStyle w:val="CommentReference"/>
        </w:rPr>
        <w:annotationRef/>
      </w:r>
      <w:r>
        <w:t>Do you have filoviruses in here as well?</w:t>
      </w:r>
    </w:p>
  </w:comment>
  <w:comment w:id="37" w:author="Nicole LYNN Gottdenker" w:date="2022-10-19T15:59:00Z" w:initials="NLG">
    <w:p w14:paraId="602D6AD3" w14:textId="77777777" w:rsidR="00C06652" w:rsidRDefault="00C06652" w:rsidP="00C06652">
      <w:pPr>
        <w:pStyle w:val="CommentText"/>
      </w:pPr>
      <w:r>
        <w:rPr>
          <w:rStyle w:val="CommentReference"/>
        </w:rPr>
        <w:annotationRef/>
      </w:r>
      <w:r>
        <w:t>This is interesting</w:t>
      </w:r>
    </w:p>
    <w:p w14:paraId="496819F6" w14:textId="77777777" w:rsidR="00C06652" w:rsidRDefault="00C06652" w:rsidP="00C06652">
      <w:pPr>
        <w:pStyle w:val="CommentText"/>
      </w:pPr>
      <w:r>
        <w:t xml:space="preserve">Also is WNV included in here? (+ stranded RNA virus) JEV complex </w:t>
      </w:r>
    </w:p>
    <w:p w14:paraId="39B8CF21" w14:textId="77777777" w:rsidR="00C06652" w:rsidRDefault="00C06652" w:rsidP="00C06652">
      <w:pPr>
        <w:pStyle w:val="CommentText"/>
      </w:pPr>
      <w:r>
        <w:t>Likes monocytes, neurons, heart</w:t>
      </w:r>
    </w:p>
  </w:comment>
  <w:comment w:id="38" w:author="Nicole LYNN Gottdenker" w:date="2022-10-19T16:00:00Z" w:initials="NLG">
    <w:p w14:paraId="01EEF9E3" w14:textId="77777777" w:rsidR="00C06652" w:rsidRDefault="00C06652" w:rsidP="00C06652">
      <w:pPr>
        <w:pStyle w:val="CommentText"/>
      </w:pPr>
      <w:r>
        <w:rPr>
          <w:rStyle w:val="CommentReference"/>
        </w:rPr>
        <w:annotationRef/>
      </w:r>
      <w:r>
        <w:t>Do you have the list of viruses?</w:t>
      </w:r>
    </w:p>
  </w:comment>
  <w:comment w:id="44" w:author="Nicole LYNN Gottdenker" w:date="2022-10-19T12:23:00Z" w:initials="NLG">
    <w:p w14:paraId="5BA4638E" w14:textId="77777777" w:rsidR="00AC1410" w:rsidRDefault="00AC1410" w:rsidP="00AC1410">
      <w:pPr>
        <w:pStyle w:val="CommentText"/>
      </w:pPr>
      <w:r>
        <w:rPr>
          <w:rStyle w:val="CommentReference"/>
        </w:rPr>
        <w:annotationRef/>
      </w:r>
      <w:r>
        <w:t xml:space="preserve">I don't know what that is trying to say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9297" w15:done="1"/>
  <w15:commentEx w15:paraId="4AB18B1E" w15:done="1"/>
  <w15:commentEx w15:paraId="2B626E6B" w15:done="1"/>
  <w15:commentEx w15:paraId="02F87D26" w15:paraIdParent="2B626E6B" w15:done="1"/>
  <w15:commentEx w15:paraId="3E5F68B3" w15:done="1"/>
  <w15:commentEx w15:paraId="021E392A" w15:paraIdParent="3E5F68B3" w15:done="1"/>
  <w15:commentEx w15:paraId="2D94D920" w15:paraIdParent="3E5F68B3" w15:done="1"/>
  <w15:commentEx w15:paraId="2446A442" w15:done="1"/>
  <w15:commentEx w15:paraId="55FB5E2B" w15:done="1"/>
  <w15:commentEx w15:paraId="275879C7" w15:paraIdParent="55FB5E2B" w15:done="1"/>
  <w15:commentEx w15:paraId="3B66BF2B" w15:done="1"/>
  <w15:commentEx w15:paraId="769B64BE" w15:paraIdParent="3B66BF2B" w15:done="1"/>
  <w15:commentEx w15:paraId="0FA73042" w15:done="1"/>
  <w15:commentEx w15:paraId="1B7BF7AE" w15:done="1"/>
  <w15:commentEx w15:paraId="3414DFBF" w15:done="1"/>
  <w15:commentEx w15:paraId="39B8CF21" w15:done="1"/>
  <w15:commentEx w15:paraId="01EEF9E3" w15:paraIdParent="39B8CF21" w15:done="1"/>
  <w15:commentEx w15:paraId="5BA4638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698B" w16cex:dateUtc="2022-10-19T16:18:00Z"/>
  <w16cex:commentExtensible w16cex:durableId="26FA61E4" w16cex:dateUtc="2022-10-19T15:45:00Z"/>
  <w16cex:commentExtensible w16cex:durableId="26FA6AA0" w16cex:dateUtc="2022-10-19T16:22:00Z"/>
  <w16cex:commentExtensible w16cex:durableId="26FA7252" w16cex:dateUtc="2022-10-19T16:55:00Z"/>
  <w16cex:commentExtensible w16cex:durableId="26FA727C" w16cex:dateUtc="2022-10-19T16:56:00Z"/>
  <w16cex:commentExtensible w16cex:durableId="26FA7299" w16cex:dateUtc="2022-10-19T16:56:00Z"/>
  <w16cex:commentExtensible w16cex:durableId="26FA9DCB" w16cex:dateUtc="2022-10-19T20:01:00Z"/>
  <w16cex:commentExtensible w16cex:durableId="26FA7913" w16cex:dateUtc="2022-10-19T17:24:00Z"/>
  <w16cex:commentExtensible w16cex:durableId="26FA9B22" w16cex:dateUtc="2022-10-19T19:49:00Z"/>
  <w16cex:commentExtensible w16cex:durableId="26FA9CEB" w16cex:dateUtc="2022-10-19T19:57:00Z"/>
  <w16cex:commentExtensible w16cex:durableId="26FA8CAB" w16cex:dateUtc="2022-10-19T18:48:00Z"/>
  <w16cex:commentExtensible w16cex:durableId="26FA8CD8" w16cex:dateUtc="2022-10-19T18:48:00Z"/>
  <w16cex:commentExtensible w16cex:durableId="26FA9B55" w16cex:dateUtc="2022-10-19T19:50:00Z"/>
  <w16cex:commentExtensible w16cex:durableId="26FA9C8A" w16cex:dateUtc="2022-10-19T19:55:00Z"/>
  <w16cex:commentExtensible w16cex:durableId="27B4865B" w16cex:dateUtc="2022-10-19T19:58:00Z"/>
  <w16cex:commentExtensible w16cex:durableId="27B486E7" w16cex:dateUtc="2022-10-19T19:59:00Z"/>
  <w16cex:commentExtensible w16cex:durableId="27B486E6" w16cex:dateUtc="2022-10-19T20:00:00Z"/>
  <w16cex:commentExtensible w16cex:durableId="27B48A9B" w16cex:dateUtc="2022-10-19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9297" w16cid:durableId="26FA698B"/>
  <w16cid:commentId w16cid:paraId="4AB18B1E" w16cid:durableId="26FA61E4"/>
  <w16cid:commentId w16cid:paraId="2B626E6B" w16cid:durableId="26FA6AA0"/>
  <w16cid:commentId w16cid:paraId="02F87D26" w16cid:durableId="26FA7252"/>
  <w16cid:commentId w16cid:paraId="3E5F68B3" w16cid:durableId="26FA727C"/>
  <w16cid:commentId w16cid:paraId="021E392A" w16cid:durableId="26FA7299"/>
  <w16cid:commentId w16cid:paraId="2D94D920" w16cid:durableId="26FA9DCB"/>
  <w16cid:commentId w16cid:paraId="2446A442" w16cid:durableId="26FA7913"/>
  <w16cid:commentId w16cid:paraId="55FB5E2B" w16cid:durableId="26FA9B22"/>
  <w16cid:commentId w16cid:paraId="275879C7" w16cid:durableId="26FA9CEB"/>
  <w16cid:commentId w16cid:paraId="3B66BF2B" w16cid:durableId="26FA8CAB"/>
  <w16cid:commentId w16cid:paraId="769B64BE" w16cid:durableId="26FA8CD8"/>
  <w16cid:commentId w16cid:paraId="0FA73042" w16cid:durableId="26FA9B55"/>
  <w16cid:commentId w16cid:paraId="1B7BF7AE" w16cid:durableId="26FA9C8A"/>
  <w16cid:commentId w16cid:paraId="3414DFBF" w16cid:durableId="27B4865B"/>
  <w16cid:commentId w16cid:paraId="39B8CF21" w16cid:durableId="27B486E7"/>
  <w16cid:commentId w16cid:paraId="01EEF9E3" w16cid:durableId="27B486E6"/>
  <w16cid:commentId w16cid:paraId="5BA4638E" w16cid:durableId="27B48A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A6595"/>
    <w:multiLevelType w:val="multilevel"/>
    <w:tmpl w:val="80C8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92396"/>
    <w:multiLevelType w:val="hybridMultilevel"/>
    <w:tmpl w:val="CA606ABE"/>
    <w:lvl w:ilvl="0" w:tplc="5ADE7662">
      <w:start w:val="1"/>
      <w:numFmt w:val="bullet"/>
      <w:lvlText w:val=""/>
      <w:lvlJc w:val="left"/>
      <w:pPr>
        <w:tabs>
          <w:tab w:val="num" w:pos="720"/>
        </w:tabs>
        <w:ind w:left="720" w:hanging="360"/>
      </w:pPr>
      <w:rPr>
        <w:rFonts w:ascii="Wingdings 3" w:hAnsi="Wingdings 3" w:hint="default"/>
      </w:rPr>
    </w:lvl>
    <w:lvl w:ilvl="1" w:tplc="E740263A">
      <w:start w:val="1"/>
      <w:numFmt w:val="bullet"/>
      <w:lvlText w:val=""/>
      <w:lvlJc w:val="left"/>
      <w:pPr>
        <w:tabs>
          <w:tab w:val="num" w:pos="1440"/>
        </w:tabs>
        <w:ind w:left="1440" w:hanging="360"/>
      </w:pPr>
      <w:rPr>
        <w:rFonts w:ascii="Wingdings 3" w:hAnsi="Wingdings 3" w:hint="default"/>
      </w:rPr>
    </w:lvl>
    <w:lvl w:ilvl="2" w:tplc="0A84AD14" w:tentative="1">
      <w:start w:val="1"/>
      <w:numFmt w:val="bullet"/>
      <w:lvlText w:val=""/>
      <w:lvlJc w:val="left"/>
      <w:pPr>
        <w:tabs>
          <w:tab w:val="num" w:pos="2160"/>
        </w:tabs>
        <w:ind w:left="2160" w:hanging="360"/>
      </w:pPr>
      <w:rPr>
        <w:rFonts w:ascii="Wingdings 3" w:hAnsi="Wingdings 3" w:hint="default"/>
      </w:rPr>
    </w:lvl>
    <w:lvl w:ilvl="3" w:tplc="850A6D12" w:tentative="1">
      <w:start w:val="1"/>
      <w:numFmt w:val="bullet"/>
      <w:lvlText w:val=""/>
      <w:lvlJc w:val="left"/>
      <w:pPr>
        <w:tabs>
          <w:tab w:val="num" w:pos="2880"/>
        </w:tabs>
        <w:ind w:left="2880" w:hanging="360"/>
      </w:pPr>
      <w:rPr>
        <w:rFonts w:ascii="Wingdings 3" w:hAnsi="Wingdings 3" w:hint="default"/>
      </w:rPr>
    </w:lvl>
    <w:lvl w:ilvl="4" w:tplc="DD128770" w:tentative="1">
      <w:start w:val="1"/>
      <w:numFmt w:val="bullet"/>
      <w:lvlText w:val=""/>
      <w:lvlJc w:val="left"/>
      <w:pPr>
        <w:tabs>
          <w:tab w:val="num" w:pos="3600"/>
        </w:tabs>
        <w:ind w:left="3600" w:hanging="360"/>
      </w:pPr>
      <w:rPr>
        <w:rFonts w:ascii="Wingdings 3" w:hAnsi="Wingdings 3" w:hint="default"/>
      </w:rPr>
    </w:lvl>
    <w:lvl w:ilvl="5" w:tplc="4BBCBE1E" w:tentative="1">
      <w:start w:val="1"/>
      <w:numFmt w:val="bullet"/>
      <w:lvlText w:val=""/>
      <w:lvlJc w:val="left"/>
      <w:pPr>
        <w:tabs>
          <w:tab w:val="num" w:pos="4320"/>
        </w:tabs>
        <w:ind w:left="4320" w:hanging="360"/>
      </w:pPr>
      <w:rPr>
        <w:rFonts w:ascii="Wingdings 3" w:hAnsi="Wingdings 3" w:hint="default"/>
      </w:rPr>
    </w:lvl>
    <w:lvl w:ilvl="6" w:tplc="FB7662E8" w:tentative="1">
      <w:start w:val="1"/>
      <w:numFmt w:val="bullet"/>
      <w:lvlText w:val=""/>
      <w:lvlJc w:val="left"/>
      <w:pPr>
        <w:tabs>
          <w:tab w:val="num" w:pos="5040"/>
        </w:tabs>
        <w:ind w:left="5040" w:hanging="360"/>
      </w:pPr>
      <w:rPr>
        <w:rFonts w:ascii="Wingdings 3" w:hAnsi="Wingdings 3" w:hint="default"/>
      </w:rPr>
    </w:lvl>
    <w:lvl w:ilvl="7" w:tplc="B30C4A00" w:tentative="1">
      <w:start w:val="1"/>
      <w:numFmt w:val="bullet"/>
      <w:lvlText w:val=""/>
      <w:lvlJc w:val="left"/>
      <w:pPr>
        <w:tabs>
          <w:tab w:val="num" w:pos="5760"/>
        </w:tabs>
        <w:ind w:left="5760" w:hanging="360"/>
      </w:pPr>
      <w:rPr>
        <w:rFonts w:ascii="Wingdings 3" w:hAnsi="Wingdings 3" w:hint="default"/>
      </w:rPr>
    </w:lvl>
    <w:lvl w:ilvl="8" w:tplc="6EBCBF5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AD63A5F"/>
    <w:multiLevelType w:val="hybridMultilevel"/>
    <w:tmpl w:val="2C64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917AF"/>
    <w:multiLevelType w:val="multilevel"/>
    <w:tmpl w:val="AE9C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7B1DF1"/>
    <w:multiLevelType w:val="hybridMultilevel"/>
    <w:tmpl w:val="6B2AA4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7585691">
    <w:abstractNumId w:val="1"/>
  </w:num>
  <w:num w:numId="2" w16cid:durableId="496727877">
    <w:abstractNumId w:val="2"/>
  </w:num>
  <w:num w:numId="3" w16cid:durableId="701978871">
    <w:abstractNumId w:val="3"/>
  </w:num>
  <w:num w:numId="4" w16cid:durableId="1254707953">
    <w:abstractNumId w:val="5"/>
  </w:num>
  <w:num w:numId="5" w16cid:durableId="1200775646">
    <w:abstractNumId w:val="0"/>
  </w:num>
  <w:num w:numId="6" w16cid:durableId="7287710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None" w15:userId="Nicole LYNN Gottdenker"/>
  </w15:person>
  <w15:person w15:author="Jonathan Wilson">
    <w15:presenceInfo w15:providerId="Windows Live" w15:userId="5c0a291a84f984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149&lt;/item&gt;&lt;item&gt;151&lt;/item&gt;&lt;item&gt;225&lt;/item&gt;&lt;item&gt;227&lt;/item&gt;&lt;item&gt;228&lt;/item&gt;&lt;item&gt;5533&lt;/item&gt;&lt;item&gt;7493&lt;/item&gt;&lt;item&gt;7494&lt;/item&gt;&lt;item&gt;7495&lt;/item&gt;&lt;item&gt;7496&lt;/item&gt;&lt;item&gt;7497&lt;/item&gt;&lt;item&gt;7616&lt;/item&gt;&lt;item&gt;7617&lt;/item&gt;&lt;item&gt;7619&lt;/item&gt;&lt;item&gt;7620&lt;/item&gt;&lt;item&gt;7622&lt;/item&gt;&lt;item&gt;7623&lt;/item&gt;&lt;item&gt;7624&lt;/item&gt;&lt;item&gt;7625&lt;/item&gt;&lt;item&gt;7628&lt;/item&gt;&lt;item&gt;7630&lt;/item&gt;&lt;item&gt;7631&lt;/item&gt;&lt;item&gt;7632&lt;/item&gt;&lt;item&gt;7637&lt;/item&gt;&lt;item&gt;7640&lt;/item&gt;&lt;item&gt;7643&lt;/item&gt;&lt;item&gt;7644&lt;/item&gt;&lt;item&gt;7748&lt;/item&gt;&lt;item&gt;7751&lt;/item&gt;&lt;item&gt;7771&lt;/item&gt;&lt;item&gt;7772&lt;/item&gt;&lt;item&gt;7773&lt;/item&gt;&lt;item&gt;7774&lt;/item&gt;&lt;item&gt;7783&lt;/item&gt;&lt;item&gt;7785&lt;/item&gt;&lt;item&gt;7786&lt;/item&gt;&lt;item&gt;7787&lt;/item&gt;&lt;item&gt;7788&lt;/item&gt;&lt;item&gt;7789&lt;/item&gt;&lt;/record-ids&gt;&lt;/item&gt;&lt;/Libraries&gt;"/>
  </w:docVars>
  <w:rsids>
    <w:rsidRoot w:val="00BD65F0"/>
    <w:rsid w:val="000053F2"/>
    <w:rsid w:val="00010045"/>
    <w:rsid w:val="0001464F"/>
    <w:rsid w:val="00016C23"/>
    <w:rsid w:val="000173D1"/>
    <w:rsid w:val="000325BF"/>
    <w:rsid w:val="00032879"/>
    <w:rsid w:val="00041D61"/>
    <w:rsid w:val="00045C1D"/>
    <w:rsid w:val="0006574A"/>
    <w:rsid w:val="000B6709"/>
    <w:rsid w:val="000C03D5"/>
    <w:rsid w:val="000C77ED"/>
    <w:rsid w:val="000E097C"/>
    <w:rsid w:val="000E4090"/>
    <w:rsid w:val="000F16D0"/>
    <w:rsid w:val="001053A1"/>
    <w:rsid w:val="00112196"/>
    <w:rsid w:val="00113CEA"/>
    <w:rsid w:val="00113DE3"/>
    <w:rsid w:val="001160DC"/>
    <w:rsid w:val="00116909"/>
    <w:rsid w:val="001236A5"/>
    <w:rsid w:val="00125DB6"/>
    <w:rsid w:val="00126342"/>
    <w:rsid w:val="00132795"/>
    <w:rsid w:val="00142773"/>
    <w:rsid w:val="00151E04"/>
    <w:rsid w:val="00161ABF"/>
    <w:rsid w:val="00164ADF"/>
    <w:rsid w:val="00167822"/>
    <w:rsid w:val="001762BB"/>
    <w:rsid w:val="001847D3"/>
    <w:rsid w:val="00190E35"/>
    <w:rsid w:val="0019200A"/>
    <w:rsid w:val="001A0ED1"/>
    <w:rsid w:val="001A6745"/>
    <w:rsid w:val="001B2C0A"/>
    <w:rsid w:val="001B667C"/>
    <w:rsid w:val="001C350C"/>
    <w:rsid w:val="001D7662"/>
    <w:rsid w:val="001D79CE"/>
    <w:rsid w:val="001E2B7B"/>
    <w:rsid w:val="00202130"/>
    <w:rsid w:val="00230067"/>
    <w:rsid w:val="00233C3B"/>
    <w:rsid w:val="0023623B"/>
    <w:rsid w:val="002371DA"/>
    <w:rsid w:val="00237FCB"/>
    <w:rsid w:val="00243D46"/>
    <w:rsid w:val="002453BD"/>
    <w:rsid w:val="0027137E"/>
    <w:rsid w:val="00271C63"/>
    <w:rsid w:val="00272AB0"/>
    <w:rsid w:val="00274F44"/>
    <w:rsid w:val="00276459"/>
    <w:rsid w:val="00284505"/>
    <w:rsid w:val="00296A43"/>
    <w:rsid w:val="002A07D2"/>
    <w:rsid w:val="002A1A98"/>
    <w:rsid w:val="002A6689"/>
    <w:rsid w:val="002B3A26"/>
    <w:rsid w:val="002C088E"/>
    <w:rsid w:val="002C5465"/>
    <w:rsid w:val="002D2C53"/>
    <w:rsid w:val="00304735"/>
    <w:rsid w:val="0030795B"/>
    <w:rsid w:val="00311BB4"/>
    <w:rsid w:val="00316396"/>
    <w:rsid w:val="00321D97"/>
    <w:rsid w:val="003243B7"/>
    <w:rsid w:val="00334054"/>
    <w:rsid w:val="0035083C"/>
    <w:rsid w:val="00376E97"/>
    <w:rsid w:val="0038271A"/>
    <w:rsid w:val="00384A96"/>
    <w:rsid w:val="00386B41"/>
    <w:rsid w:val="00391A9A"/>
    <w:rsid w:val="0039536C"/>
    <w:rsid w:val="003A1ECB"/>
    <w:rsid w:val="003B74CB"/>
    <w:rsid w:val="003C6071"/>
    <w:rsid w:val="003C6E16"/>
    <w:rsid w:val="003C7738"/>
    <w:rsid w:val="003C7C0A"/>
    <w:rsid w:val="003D7FA5"/>
    <w:rsid w:val="003E7783"/>
    <w:rsid w:val="003F215B"/>
    <w:rsid w:val="00404FC7"/>
    <w:rsid w:val="0041223B"/>
    <w:rsid w:val="004131A4"/>
    <w:rsid w:val="0041692B"/>
    <w:rsid w:val="00427384"/>
    <w:rsid w:val="00431C75"/>
    <w:rsid w:val="00431EC6"/>
    <w:rsid w:val="00437E41"/>
    <w:rsid w:val="004406A4"/>
    <w:rsid w:val="00443745"/>
    <w:rsid w:val="00444FB6"/>
    <w:rsid w:val="004509F2"/>
    <w:rsid w:val="004651D9"/>
    <w:rsid w:val="00471057"/>
    <w:rsid w:val="004A0098"/>
    <w:rsid w:val="004A25AF"/>
    <w:rsid w:val="004B7A85"/>
    <w:rsid w:val="004C6D97"/>
    <w:rsid w:val="004D5603"/>
    <w:rsid w:val="004E704A"/>
    <w:rsid w:val="004F5168"/>
    <w:rsid w:val="004F7A57"/>
    <w:rsid w:val="00510E2B"/>
    <w:rsid w:val="00511715"/>
    <w:rsid w:val="00512D24"/>
    <w:rsid w:val="00517E64"/>
    <w:rsid w:val="00520FF4"/>
    <w:rsid w:val="00521761"/>
    <w:rsid w:val="005245DB"/>
    <w:rsid w:val="00530DE4"/>
    <w:rsid w:val="00535143"/>
    <w:rsid w:val="005358B6"/>
    <w:rsid w:val="00545E88"/>
    <w:rsid w:val="005472B0"/>
    <w:rsid w:val="00547C81"/>
    <w:rsid w:val="005624D0"/>
    <w:rsid w:val="00562A8B"/>
    <w:rsid w:val="0057511D"/>
    <w:rsid w:val="0057670D"/>
    <w:rsid w:val="0058267A"/>
    <w:rsid w:val="005907E1"/>
    <w:rsid w:val="00597531"/>
    <w:rsid w:val="005A1D0D"/>
    <w:rsid w:val="005A39E3"/>
    <w:rsid w:val="005B2CF6"/>
    <w:rsid w:val="005B3FCE"/>
    <w:rsid w:val="005B5ECF"/>
    <w:rsid w:val="005C1482"/>
    <w:rsid w:val="005C1ADE"/>
    <w:rsid w:val="005C79AA"/>
    <w:rsid w:val="005D11AA"/>
    <w:rsid w:val="005D3E91"/>
    <w:rsid w:val="005E17B8"/>
    <w:rsid w:val="005E37D0"/>
    <w:rsid w:val="005F4B32"/>
    <w:rsid w:val="0060569B"/>
    <w:rsid w:val="0061598C"/>
    <w:rsid w:val="006201FD"/>
    <w:rsid w:val="0063330B"/>
    <w:rsid w:val="00633609"/>
    <w:rsid w:val="00647DC8"/>
    <w:rsid w:val="006601BB"/>
    <w:rsid w:val="00680F85"/>
    <w:rsid w:val="00687307"/>
    <w:rsid w:val="006A4CF9"/>
    <w:rsid w:val="006A5616"/>
    <w:rsid w:val="006A5F35"/>
    <w:rsid w:val="006B536E"/>
    <w:rsid w:val="006B7504"/>
    <w:rsid w:val="006C5851"/>
    <w:rsid w:val="006D32F9"/>
    <w:rsid w:val="006E659E"/>
    <w:rsid w:val="006E73F6"/>
    <w:rsid w:val="007059A1"/>
    <w:rsid w:val="007154E9"/>
    <w:rsid w:val="00721867"/>
    <w:rsid w:val="007251EE"/>
    <w:rsid w:val="00737B33"/>
    <w:rsid w:val="00744721"/>
    <w:rsid w:val="007566D4"/>
    <w:rsid w:val="0075729F"/>
    <w:rsid w:val="00782E02"/>
    <w:rsid w:val="00786BF4"/>
    <w:rsid w:val="007C6959"/>
    <w:rsid w:val="007E1970"/>
    <w:rsid w:val="007E7190"/>
    <w:rsid w:val="007F0E7B"/>
    <w:rsid w:val="007F3839"/>
    <w:rsid w:val="007F5F98"/>
    <w:rsid w:val="007F6EB0"/>
    <w:rsid w:val="008037F9"/>
    <w:rsid w:val="008104FE"/>
    <w:rsid w:val="00811547"/>
    <w:rsid w:val="00812D2E"/>
    <w:rsid w:val="00823D5C"/>
    <w:rsid w:val="00832B65"/>
    <w:rsid w:val="008529A8"/>
    <w:rsid w:val="00856F52"/>
    <w:rsid w:val="00857E62"/>
    <w:rsid w:val="00860263"/>
    <w:rsid w:val="00861C49"/>
    <w:rsid w:val="0086444E"/>
    <w:rsid w:val="008666F0"/>
    <w:rsid w:val="00874699"/>
    <w:rsid w:val="008806C2"/>
    <w:rsid w:val="008820FE"/>
    <w:rsid w:val="00884D40"/>
    <w:rsid w:val="00894134"/>
    <w:rsid w:val="00894816"/>
    <w:rsid w:val="008A1F1E"/>
    <w:rsid w:val="008A5622"/>
    <w:rsid w:val="008B0CE0"/>
    <w:rsid w:val="008B1020"/>
    <w:rsid w:val="008C13E5"/>
    <w:rsid w:val="008C1737"/>
    <w:rsid w:val="008C49F6"/>
    <w:rsid w:val="008C5894"/>
    <w:rsid w:val="008D0723"/>
    <w:rsid w:val="008D081D"/>
    <w:rsid w:val="008D1ABC"/>
    <w:rsid w:val="008D73FA"/>
    <w:rsid w:val="008E7540"/>
    <w:rsid w:val="008E79E0"/>
    <w:rsid w:val="00901310"/>
    <w:rsid w:val="00912C43"/>
    <w:rsid w:val="00913D22"/>
    <w:rsid w:val="00927182"/>
    <w:rsid w:val="009338FC"/>
    <w:rsid w:val="00937F9B"/>
    <w:rsid w:val="00951CB4"/>
    <w:rsid w:val="00955B20"/>
    <w:rsid w:val="009626E7"/>
    <w:rsid w:val="00963116"/>
    <w:rsid w:val="00995610"/>
    <w:rsid w:val="009A05AB"/>
    <w:rsid w:val="009C4E0F"/>
    <w:rsid w:val="009C7E07"/>
    <w:rsid w:val="009D2D78"/>
    <w:rsid w:val="009E56F6"/>
    <w:rsid w:val="009E7966"/>
    <w:rsid w:val="009F50AB"/>
    <w:rsid w:val="00A04007"/>
    <w:rsid w:val="00A07806"/>
    <w:rsid w:val="00A1187F"/>
    <w:rsid w:val="00A12C22"/>
    <w:rsid w:val="00A35DF0"/>
    <w:rsid w:val="00A42142"/>
    <w:rsid w:val="00A43FAB"/>
    <w:rsid w:val="00A452CA"/>
    <w:rsid w:val="00A53E60"/>
    <w:rsid w:val="00A62818"/>
    <w:rsid w:val="00A774A6"/>
    <w:rsid w:val="00A83448"/>
    <w:rsid w:val="00A87940"/>
    <w:rsid w:val="00A94849"/>
    <w:rsid w:val="00A967B2"/>
    <w:rsid w:val="00AA10A0"/>
    <w:rsid w:val="00AA5361"/>
    <w:rsid w:val="00AA6AB3"/>
    <w:rsid w:val="00AB3A1A"/>
    <w:rsid w:val="00AC04BC"/>
    <w:rsid w:val="00AC1410"/>
    <w:rsid w:val="00AC414A"/>
    <w:rsid w:val="00AC5530"/>
    <w:rsid w:val="00AD6C3E"/>
    <w:rsid w:val="00AE0E9C"/>
    <w:rsid w:val="00AF12C4"/>
    <w:rsid w:val="00B04025"/>
    <w:rsid w:val="00B04F24"/>
    <w:rsid w:val="00B068F4"/>
    <w:rsid w:val="00B2318F"/>
    <w:rsid w:val="00B24C2F"/>
    <w:rsid w:val="00B347D4"/>
    <w:rsid w:val="00B423B4"/>
    <w:rsid w:val="00B43883"/>
    <w:rsid w:val="00B50EDA"/>
    <w:rsid w:val="00B533DA"/>
    <w:rsid w:val="00B64D6E"/>
    <w:rsid w:val="00B73B72"/>
    <w:rsid w:val="00B7436B"/>
    <w:rsid w:val="00B7568C"/>
    <w:rsid w:val="00B977C1"/>
    <w:rsid w:val="00BA02B7"/>
    <w:rsid w:val="00BA3EC3"/>
    <w:rsid w:val="00BA41ED"/>
    <w:rsid w:val="00BA77F1"/>
    <w:rsid w:val="00BC77DD"/>
    <w:rsid w:val="00BD0227"/>
    <w:rsid w:val="00BD156C"/>
    <w:rsid w:val="00BD328A"/>
    <w:rsid w:val="00BD65F0"/>
    <w:rsid w:val="00BD7AF0"/>
    <w:rsid w:val="00BE501D"/>
    <w:rsid w:val="00BF4B76"/>
    <w:rsid w:val="00BF532D"/>
    <w:rsid w:val="00BF5974"/>
    <w:rsid w:val="00BF6D83"/>
    <w:rsid w:val="00C06652"/>
    <w:rsid w:val="00C11DC6"/>
    <w:rsid w:val="00C34951"/>
    <w:rsid w:val="00C432B9"/>
    <w:rsid w:val="00C43388"/>
    <w:rsid w:val="00C44318"/>
    <w:rsid w:val="00C479A5"/>
    <w:rsid w:val="00C47B0A"/>
    <w:rsid w:val="00C519FD"/>
    <w:rsid w:val="00C51C8B"/>
    <w:rsid w:val="00C54E5F"/>
    <w:rsid w:val="00C619F6"/>
    <w:rsid w:val="00C6461D"/>
    <w:rsid w:val="00C67E1D"/>
    <w:rsid w:val="00C73CA8"/>
    <w:rsid w:val="00C74ADD"/>
    <w:rsid w:val="00C84C77"/>
    <w:rsid w:val="00C91EF1"/>
    <w:rsid w:val="00C96957"/>
    <w:rsid w:val="00CB7A8E"/>
    <w:rsid w:val="00CC70A1"/>
    <w:rsid w:val="00CD44B5"/>
    <w:rsid w:val="00CD54B1"/>
    <w:rsid w:val="00CE0E06"/>
    <w:rsid w:val="00CE29F1"/>
    <w:rsid w:val="00CF2BC0"/>
    <w:rsid w:val="00CF2C53"/>
    <w:rsid w:val="00D0031B"/>
    <w:rsid w:val="00D072DC"/>
    <w:rsid w:val="00D10C62"/>
    <w:rsid w:val="00D15FE3"/>
    <w:rsid w:val="00D21ADB"/>
    <w:rsid w:val="00D24C5C"/>
    <w:rsid w:val="00D36585"/>
    <w:rsid w:val="00D427A7"/>
    <w:rsid w:val="00D438F7"/>
    <w:rsid w:val="00D63974"/>
    <w:rsid w:val="00D7768F"/>
    <w:rsid w:val="00D86B3B"/>
    <w:rsid w:val="00DB19C7"/>
    <w:rsid w:val="00DB752E"/>
    <w:rsid w:val="00DD3070"/>
    <w:rsid w:val="00DE0F0B"/>
    <w:rsid w:val="00DF0A72"/>
    <w:rsid w:val="00DF2016"/>
    <w:rsid w:val="00DF326F"/>
    <w:rsid w:val="00DF406D"/>
    <w:rsid w:val="00E25750"/>
    <w:rsid w:val="00E344CD"/>
    <w:rsid w:val="00E44365"/>
    <w:rsid w:val="00E4722B"/>
    <w:rsid w:val="00E47FE6"/>
    <w:rsid w:val="00E55158"/>
    <w:rsid w:val="00E6171C"/>
    <w:rsid w:val="00E62BCA"/>
    <w:rsid w:val="00E77CCE"/>
    <w:rsid w:val="00E9255D"/>
    <w:rsid w:val="00EA36E3"/>
    <w:rsid w:val="00EA6C73"/>
    <w:rsid w:val="00EC3F82"/>
    <w:rsid w:val="00ED6CD0"/>
    <w:rsid w:val="00EE07D8"/>
    <w:rsid w:val="00EE2A68"/>
    <w:rsid w:val="00EE2ED2"/>
    <w:rsid w:val="00EE7D87"/>
    <w:rsid w:val="00EF08A8"/>
    <w:rsid w:val="00F15805"/>
    <w:rsid w:val="00F22936"/>
    <w:rsid w:val="00F279FF"/>
    <w:rsid w:val="00F30EFD"/>
    <w:rsid w:val="00F35446"/>
    <w:rsid w:val="00F43533"/>
    <w:rsid w:val="00F45D1E"/>
    <w:rsid w:val="00F55701"/>
    <w:rsid w:val="00F7291C"/>
    <w:rsid w:val="00F7432A"/>
    <w:rsid w:val="00F96BFB"/>
    <w:rsid w:val="00FB227A"/>
    <w:rsid w:val="00FC416B"/>
    <w:rsid w:val="00FC6297"/>
    <w:rsid w:val="00FC7F44"/>
    <w:rsid w:val="00FD1570"/>
    <w:rsid w:val="00FD4647"/>
    <w:rsid w:val="00FE517B"/>
    <w:rsid w:val="00FF2C51"/>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06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66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34951"/>
    <w:rPr>
      <w:color w:val="605E5C"/>
      <w:shd w:val="clear" w:color="auto" w:fill="E1DFDD"/>
    </w:rPr>
  </w:style>
  <w:style w:type="character" w:customStyle="1" w:styleId="Heading2Char">
    <w:name w:val="Heading 2 Char"/>
    <w:basedOn w:val="DefaultParagraphFont"/>
    <w:link w:val="Heading2"/>
    <w:uiPriority w:val="9"/>
    <w:rsid w:val="00C066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66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80295085">
      <w:bodyDiv w:val="1"/>
      <w:marLeft w:val="0"/>
      <w:marRight w:val="0"/>
      <w:marTop w:val="0"/>
      <w:marBottom w:val="0"/>
      <w:divBdr>
        <w:top w:val="none" w:sz="0" w:space="0" w:color="auto"/>
        <w:left w:val="none" w:sz="0" w:space="0" w:color="auto"/>
        <w:bottom w:val="none" w:sz="0" w:space="0" w:color="auto"/>
        <w:right w:val="none" w:sz="0" w:space="0" w:color="auto"/>
      </w:divBdr>
    </w:div>
    <w:div w:id="168259985">
      <w:bodyDiv w:val="1"/>
      <w:marLeft w:val="0"/>
      <w:marRight w:val="0"/>
      <w:marTop w:val="0"/>
      <w:marBottom w:val="0"/>
      <w:divBdr>
        <w:top w:val="none" w:sz="0" w:space="0" w:color="auto"/>
        <w:left w:val="none" w:sz="0" w:space="0" w:color="auto"/>
        <w:bottom w:val="none" w:sz="0" w:space="0" w:color="auto"/>
        <w:right w:val="none" w:sz="0" w:space="0" w:color="auto"/>
      </w:divBdr>
    </w:div>
    <w:div w:id="222913241">
      <w:bodyDiv w:val="1"/>
      <w:marLeft w:val="0"/>
      <w:marRight w:val="0"/>
      <w:marTop w:val="0"/>
      <w:marBottom w:val="0"/>
      <w:divBdr>
        <w:top w:val="none" w:sz="0" w:space="0" w:color="auto"/>
        <w:left w:val="none" w:sz="0" w:space="0" w:color="auto"/>
        <w:bottom w:val="none" w:sz="0" w:space="0" w:color="auto"/>
        <w:right w:val="none" w:sz="0" w:space="0" w:color="auto"/>
      </w:divBdr>
    </w:div>
    <w:div w:id="291059932">
      <w:bodyDiv w:val="1"/>
      <w:marLeft w:val="0"/>
      <w:marRight w:val="0"/>
      <w:marTop w:val="0"/>
      <w:marBottom w:val="0"/>
      <w:divBdr>
        <w:top w:val="none" w:sz="0" w:space="0" w:color="auto"/>
        <w:left w:val="none" w:sz="0" w:space="0" w:color="auto"/>
        <w:bottom w:val="none" w:sz="0" w:space="0" w:color="auto"/>
        <w:right w:val="none" w:sz="0" w:space="0" w:color="auto"/>
      </w:divBdr>
    </w:div>
    <w:div w:id="426006118">
      <w:bodyDiv w:val="1"/>
      <w:marLeft w:val="0"/>
      <w:marRight w:val="0"/>
      <w:marTop w:val="0"/>
      <w:marBottom w:val="0"/>
      <w:divBdr>
        <w:top w:val="none" w:sz="0" w:space="0" w:color="auto"/>
        <w:left w:val="none" w:sz="0" w:space="0" w:color="auto"/>
        <w:bottom w:val="none" w:sz="0" w:space="0" w:color="auto"/>
        <w:right w:val="none" w:sz="0" w:space="0" w:color="auto"/>
      </w:divBdr>
      <w:divsChild>
        <w:div w:id="1062869892">
          <w:marLeft w:val="1166"/>
          <w:marRight w:val="0"/>
          <w:marTop w:val="200"/>
          <w:marBottom w:val="0"/>
          <w:divBdr>
            <w:top w:val="none" w:sz="0" w:space="0" w:color="auto"/>
            <w:left w:val="none" w:sz="0" w:space="0" w:color="auto"/>
            <w:bottom w:val="none" w:sz="0" w:space="0" w:color="auto"/>
            <w:right w:val="none" w:sz="0" w:space="0" w:color="auto"/>
          </w:divBdr>
        </w:div>
      </w:divsChild>
    </w:div>
    <w:div w:id="576674293">
      <w:bodyDiv w:val="1"/>
      <w:marLeft w:val="0"/>
      <w:marRight w:val="0"/>
      <w:marTop w:val="0"/>
      <w:marBottom w:val="0"/>
      <w:divBdr>
        <w:top w:val="none" w:sz="0" w:space="0" w:color="auto"/>
        <w:left w:val="none" w:sz="0" w:space="0" w:color="auto"/>
        <w:bottom w:val="none" w:sz="0" w:space="0" w:color="auto"/>
        <w:right w:val="none" w:sz="0" w:space="0" w:color="auto"/>
      </w:divBdr>
    </w:div>
    <w:div w:id="634142013">
      <w:bodyDiv w:val="1"/>
      <w:marLeft w:val="0"/>
      <w:marRight w:val="0"/>
      <w:marTop w:val="0"/>
      <w:marBottom w:val="0"/>
      <w:divBdr>
        <w:top w:val="none" w:sz="0" w:space="0" w:color="auto"/>
        <w:left w:val="none" w:sz="0" w:space="0" w:color="auto"/>
        <w:bottom w:val="none" w:sz="0" w:space="0" w:color="auto"/>
        <w:right w:val="none" w:sz="0" w:space="0" w:color="auto"/>
      </w:divBdr>
    </w:div>
    <w:div w:id="829755580">
      <w:bodyDiv w:val="1"/>
      <w:marLeft w:val="0"/>
      <w:marRight w:val="0"/>
      <w:marTop w:val="0"/>
      <w:marBottom w:val="0"/>
      <w:divBdr>
        <w:top w:val="none" w:sz="0" w:space="0" w:color="auto"/>
        <w:left w:val="none" w:sz="0" w:space="0" w:color="auto"/>
        <w:bottom w:val="none" w:sz="0" w:space="0" w:color="auto"/>
        <w:right w:val="none" w:sz="0" w:space="0" w:color="auto"/>
      </w:divBdr>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073042967">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231430749">
      <w:bodyDiv w:val="1"/>
      <w:marLeft w:val="0"/>
      <w:marRight w:val="0"/>
      <w:marTop w:val="0"/>
      <w:marBottom w:val="0"/>
      <w:divBdr>
        <w:top w:val="none" w:sz="0" w:space="0" w:color="auto"/>
        <w:left w:val="none" w:sz="0" w:space="0" w:color="auto"/>
        <w:bottom w:val="none" w:sz="0" w:space="0" w:color="auto"/>
        <w:right w:val="none" w:sz="0" w:space="0" w:color="auto"/>
      </w:divBdr>
    </w:div>
    <w:div w:id="1493986594">
      <w:bodyDiv w:val="1"/>
      <w:marLeft w:val="0"/>
      <w:marRight w:val="0"/>
      <w:marTop w:val="0"/>
      <w:marBottom w:val="0"/>
      <w:divBdr>
        <w:top w:val="none" w:sz="0" w:space="0" w:color="auto"/>
        <w:left w:val="none" w:sz="0" w:space="0" w:color="auto"/>
        <w:bottom w:val="none" w:sz="0" w:space="0" w:color="auto"/>
        <w:right w:val="none" w:sz="0" w:space="0" w:color="auto"/>
      </w:divBdr>
      <w:divsChild>
        <w:div w:id="1716544283">
          <w:marLeft w:val="0"/>
          <w:marRight w:val="0"/>
          <w:marTop w:val="0"/>
          <w:marBottom w:val="0"/>
          <w:divBdr>
            <w:top w:val="single" w:sz="2" w:space="0" w:color="D9D9E3"/>
            <w:left w:val="single" w:sz="2" w:space="0" w:color="D9D9E3"/>
            <w:bottom w:val="single" w:sz="2" w:space="0" w:color="D9D9E3"/>
            <w:right w:val="single" w:sz="2" w:space="0" w:color="D9D9E3"/>
          </w:divBdr>
          <w:divsChild>
            <w:div w:id="388306431">
              <w:marLeft w:val="0"/>
              <w:marRight w:val="0"/>
              <w:marTop w:val="0"/>
              <w:marBottom w:val="0"/>
              <w:divBdr>
                <w:top w:val="single" w:sz="2" w:space="0" w:color="D9D9E3"/>
                <w:left w:val="single" w:sz="2" w:space="0" w:color="D9D9E3"/>
                <w:bottom w:val="single" w:sz="2" w:space="0" w:color="D9D9E3"/>
                <w:right w:val="single" w:sz="2" w:space="0" w:color="D9D9E3"/>
              </w:divBdr>
              <w:divsChild>
                <w:div w:id="1722482805">
                  <w:marLeft w:val="0"/>
                  <w:marRight w:val="0"/>
                  <w:marTop w:val="0"/>
                  <w:marBottom w:val="0"/>
                  <w:divBdr>
                    <w:top w:val="single" w:sz="2" w:space="0" w:color="D9D9E3"/>
                    <w:left w:val="single" w:sz="2" w:space="0" w:color="D9D9E3"/>
                    <w:bottom w:val="single" w:sz="2" w:space="0" w:color="D9D9E3"/>
                    <w:right w:val="single" w:sz="2" w:space="0" w:color="D9D9E3"/>
                  </w:divBdr>
                  <w:divsChild>
                    <w:div w:id="114570713">
                      <w:marLeft w:val="0"/>
                      <w:marRight w:val="0"/>
                      <w:marTop w:val="0"/>
                      <w:marBottom w:val="0"/>
                      <w:divBdr>
                        <w:top w:val="single" w:sz="2" w:space="0" w:color="D9D9E3"/>
                        <w:left w:val="single" w:sz="2" w:space="0" w:color="D9D9E3"/>
                        <w:bottom w:val="single" w:sz="2" w:space="0" w:color="D9D9E3"/>
                        <w:right w:val="single" w:sz="2" w:space="0" w:color="D9D9E3"/>
                      </w:divBdr>
                      <w:divsChild>
                        <w:div w:id="925918148">
                          <w:marLeft w:val="0"/>
                          <w:marRight w:val="0"/>
                          <w:marTop w:val="0"/>
                          <w:marBottom w:val="0"/>
                          <w:divBdr>
                            <w:top w:val="single" w:sz="2" w:space="0" w:color="auto"/>
                            <w:left w:val="single" w:sz="2" w:space="0" w:color="auto"/>
                            <w:bottom w:val="single" w:sz="6" w:space="0" w:color="auto"/>
                            <w:right w:val="single" w:sz="2" w:space="0" w:color="auto"/>
                          </w:divBdr>
                          <w:divsChild>
                            <w:div w:id="1304045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6992">
                                  <w:marLeft w:val="0"/>
                                  <w:marRight w:val="0"/>
                                  <w:marTop w:val="0"/>
                                  <w:marBottom w:val="0"/>
                                  <w:divBdr>
                                    <w:top w:val="single" w:sz="2" w:space="0" w:color="D9D9E3"/>
                                    <w:left w:val="single" w:sz="2" w:space="0" w:color="D9D9E3"/>
                                    <w:bottom w:val="single" w:sz="2" w:space="0" w:color="D9D9E3"/>
                                    <w:right w:val="single" w:sz="2" w:space="0" w:color="D9D9E3"/>
                                  </w:divBdr>
                                  <w:divsChild>
                                    <w:div w:id="1764374151">
                                      <w:marLeft w:val="0"/>
                                      <w:marRight w:val="0"/>
                                      <w:marTop w:val="0"/>
                                      <w:marBottom w:val="0"/>
                                      <w:divBdr>
                                        <w:top w:val="single" w:sz="2" w:space="0" w:color="D9D9E3"/>
                                        <w:left w:val="single" w:sz="2" w:space="0" w:color="D9D9E3"/>
                                        <w:bottom w:val="single" w:sz="2" w:space="0" w:color="D9D9E3"/>
                                        <w:right w:val="single" w:sz="2" w:space="0" w:color="D9D9E3"/>
                                      </w:divBdr>
                                      <w:divsChild>
                                        <w:div w:id="2019234386">
                                          <w:marLeft w:val="0"/>
                                          <w:marRight w:val="0"/>
                                          <w:marTop w:val="0"/>
                                          <w:marBottom w:val="0"/>
                                          <w:divBdr>
                                            <w:top w:val="single" w:sz="2" w:space="0" w:color="D9D9E3"/>
                                            <w:left w:val="single" w:sz="2" w:space="0" w:color="D9D9E3"/>
                                            <w:bottom w:val="single" w:sz="2" w:space="0" w:color="D9D9E3"/>
                                            <w:right w:val="single" w:sz="2" w:space="0" w:color="D9D9E3"/>
                                          </w:divBdr>
                                          <w:divsChild>
                                            <w:div w:id="42264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2276363">
          <w:marLeft w:val="0"/>
          <w:marRight w:val="0"/>
          <w:marTop w:val="0"/>
          <w:marBottom w:val="0"/>
          <w:divBdr>
            <w:top w:val="none" w:sz="0" w:space="0" w:color="auto"/>
            <w:left w:val="none" w:sz="0" w:space="0" w:color="auto"/>
            <w:bottom w:val="none" w:sz="0" w:space="0" w:color="auto"/>
            <w:right w:val="none" w:sz="0" w:space="0" w:color="auto"/>
          </w:divBdr>
        </w:div>
      </w:divsChild>
    </w:div>
    <w:div w:id="1582834178">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888683318">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 w:id="1995798976">
      <w:bodyDiv w:val="1"/>
      <w:marLeft w:val="0"/>
      <w:marRight w:val="0"/>
      <w:marTop w:val="0"/>
      <w:marBottom w:val="0"/>
      <w:divBdr>
        <w:top w:val="none" w:sz="0" w:space="0" w:color="auto"/>
        <w:left w:val="none" w:sz="0" w:space="0" w:color="auto"/>
        <w:bottom w:val="none" w:sz="0" w:space="0" w:color="auto"/>
        <w:right w:val="none" w:sz="0" w:space="0" w:color="auto"/>
      </w:divBdr>
      <w:divsChild>
        <w:div w:id="1515148492">
          <w:marLeft w:val="0"/>
          <w:marRight w:val="0"/>
          <w:marTop w:val="0"/>
          <w:marBottom w:val="0"/>
          <w:divBdr>
            <w:top w:val="none" w:sz="0" w:space="0" w:color="auto"/>
            <w:left w:val="none" w:sz="0" w:space="0" w:color="auto"/>
            <w:bottom w:val="none" w:sz="0" w:space="0" w:color="auto"/>
            <w:right w:val="none" w:sz="0" w:space="0" w:color="auto"/>
          </w:divBdr>
        </w:div>
        <w:div w:id="1215194156">
          <w:marLeft w:val="0"/>
          <w:marRight w:val="0"/>
          <w:marTop w:val="0"/>
          <w:marBottom w:val="0"/>
          <w:divBdr>
            <w:top w:val="none" w:sz="0" w:space="0" w:color="auto"/>
            <w:left w:val="none" w:sz="0" w:space="0" w:color="auto"/>
            <w:bottom w:val="none" w:sz="0" w:space="0" w:color="auto"/>
            <w:right w:val="none" w:sz="0" w:space="0" w:color="auto"/>
          </w:divBdr>
        </w:div>
        <w:div w:id="135418121">
          <w:marLeft w:val="0"/>
          <w:marRight w:val="0"/>
          <w:marTop w:val="0"/>
          <w:marBottom w:val="0"/>
          <w:divBdr>
            <w:top w:val="none" w:sz="0" w:space="0" w:color="auto"/>
            <w:left w:val="none" w:sz="0" w:space="0" w:color="auto"/>
            <w:bottom w:val="none" w:sz="0" w:space="0" w:color="auto"/>
            <w:right w:val="none" w:sz="0" w:space="0" w:color="auto"/>
          </w:divBdr>
          <w:divsChild>
            <w:div w:id="2144420254">
              <w:marLeft w:val="0"/>
              <w:marRight w:val="0"/>
              <w:marTop w:val="0"/>
              <w:marBottom w:val="0"/>
              <w:divBdr>
                <w:top w:val="none" w:sz="0" w:space="0" w:color="auto"/>
                <w:left w:val="none" w:sz="0" w:space="0" w:color="auto"/>
                <w:bottom w:val="none" w:sz="0" w:space="0" w:color="auto"/>
                <w:right w:val="none" w:sz="0" w:space="0" w:color="auto"/>
              </w:divBdr>
            </w:div>
            <w:div w:id="19554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6466">
      <w:bodyDiv w:val="1"/>
      <w:marLeft w:val="0"/>
      <w:marRight w:val="0"/>
      <w:marTop w:val="0"/>
      <w:marBottom w:val="0"/>
      <w:divBdr>
        <w:top w:val="none" w:sz="0" w:space="0" w:color="auto"/>
        <w:left w:val="none" w:sz="0" w:space="0" w:color="auto"/>
        <w:bottom w:val="none" w:sz="0" w:space="0" w:color="auto"/>
        <w:right w:val="none" w:sz="0" w:space="0" w:color="auto"/>
      </w:divBdr>
    </w:div>
    <w:div w:id="20811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javascript:void(0)" TargetMode="External"/><Relationship Id="rId1" Type="http://schemas.openxmlformats.org/officeDocument/2006/relationships/hyperlink" Target="https://www.webofscience.com/wos/woscc/full-record/WOS:000759381700006"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2939</TotalTime>
  <Pages>31</Pages>
  <Words>12460</Words>
  <Characters>71026</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24</cp:revision>
  <cp:lastPrinted>2023-01-04T11:15:00Z</cp:lastPrinted>
  <dcterms:created xsi:type="dcterms:W3CDTF">2023-01-08T23:12:00Z</dcterms:created>
  <dcterms:modified xsi:type="dcterms:W3CDTF">2023-03-09T21:47:00Z</dcterms:modified>
</cp:coreProperties>
</file>